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277DF" w14:textId="77777777" w:rsidR="00BE3C25" w:rsidRDefault="00BE3C25" w:rsidP="00EE61E0">
      <w:bookmarkStart w:id="0" w:name="_Hlk170109760"/>
      <w:bookmarkEnd w:id="0"/>
    </w:p>
    <w:p w14:paraId="407277E4" w14:textId="77777777" w:rsidR="00BE3C25" w:rsidRPr="002956FB" w:rsidRDefault="00BE3C25" w:rsidP="00EE61E0">
      <w:pPr>
        <w:rPr>
          <w:rtl/>
        </w:rPr>
      </w:pPr>
    </w:p>
    <w:p w14:paraId="407277E5" w14:textId="77777777" w:rsidR="00BE3C25" w:rsidRDefault="00BE3C25" w:rsidP="00EE61E0">
      <w:pPr>
        <w:rPr>
          <w:rtl/>
        </w:rPr>
      </w:pPr>
    </w:p>
    <w:p w14:paraId="407277E6" w14:textId="77777777" w:rsidR="00BE3C25" w:rsidRDefault="00BE3C25" w:rsidP="00EE61E0">
      <w:pPr>
        <w:rPr>
          <w:rtl/>
        </w:rPr>
      </w:pPr>
    </w:p>
    <w:p w14:paraId="7F2C4C85" w14:textId="371E7695" w:rsidR="00E54BD3" w:rsidRPr="00917BD3" w:rsidRDefault="00BD56E7" w:rsidP="00917BD3">
      <w:pPr>
        <w:jc w:val="center"/>
        <w:rPr>
          <w:rFonts w:ascii="David" w:hAnsi="David" w:cs="David"/>
          <w:b/>
          <w:bCs/>
          <w:noProof/>
          <w:sz w:val="32"/>
          <w:szCs w:val="32"/>
        </w:rPr>
      </w:pPr>
      <w:r w:rsidRPr="00917BD3">
        <w:rPr>
          <w:b/>
          <w:bCs/>
          <w:sz w:val="28"/>
          <w:szCs w:val="28"/>
        </w:rPr>
        <w:t>Numerical Prediction of Fatigue</w:t>
      </w:r>
      <w:r w:rsidR="00566813">
        <w:rPr>
          <w:b/>
          <w:bCs/>
          <w:sz w:val="28"/>
          <w:szCs w:val="28"/>
        </w:rPr>
        <w:t>-</w:t>
      </w:r>
      <w:r w:rsidRPr="00917BD3">
        <w:rPr>
          <w:b/>
          <w:bCs/>
          <w:sz w:val="28"/>
          <w:szCs w:val="28"/>
        </w:rPr>
        <w:t>Cycle Threshold for Delamination Onset in Composite Laminates Using LS</w:t>
      </w:r>
      <w:r w:rsidR="00566813">
        <w:rPr>
          <w:b/>
          <w:bCs/>
          <w:sz w:val="28"/>
          <w:szCs w:val="28"/>
        </w:rPr>
        <w:t>-</w:t>
      </w:r>
      <w:r w:rsidRPr="00917BD3">
        <w:rPr>
          <w:b/>
          <w:bCs/>
          <w:sz w:val="28"/>
          <w:szCs w:val="28"/>
        </w:rPr>
        <w:t>DYNA</w:t>
      </w:r>
      <w:r w:rsidR="00E54BD3" w:rsidRPr="00917BD3">
        <w:rPr>
          <w:rFonts w:ascii="David" w:hAnsi="David" w:cs="David"/>
          <w:b/>
          <w:bCs/>
          <w:noProof/>
          <w:sz w:val="32"/>
          <w:szCs w:val="32"/>
        </w:rPr>
        <w:br w:type="page"/>
      </w:r>
    </w:p>
    <w:p w14:paraId="40727808" w14:textId="4B365A20" w:rsidR="00BE3C25" w:rsidRDefault="00BE3C25" w:rsidP="00CE7882">
      <w:pPr>
        <w:rPr>
          <w:noProof/>
          <w:rtl/>
        </w:rPr>
      </w:pPr>
      <w:r>
        <w:rPr>
          <w:noProof/>
        </w:rPr>
        <w:lastRenderedPageBreak/>
        <w:t>Abstract</w:t>
      </w:r>
    </w:p>
    <w:p w14:paraId="4072780A" w14:textId="77777777" w:rsidR="00BE3C25" w:rsidRDefault="00BE3C25" w:rsidP="00EE61E0">
      <w:pPr>
        <w:rPr>
          <w:noProof/>
        </w:rPr>
      </w:pPr>
    </w:p>
    <w:p w14:paraId="0F5F347C" w14:textId="261EE14B" w:rsidR="00F14F23" w:rsidRPr="00F14F23" w:rsidRDefault="00F14F23" w:rsidP="00CE7882">
      <w:r w:rsidRPr="00F14F23">
        <w:t>Delamination under cyclic loading is a dominant failure mechanism in laminated composites. Predicting the number of fatigue cycles to initiation of delamination growth (onset) is essential for design and life</w:t>
      </w:r>
      <w:r w:rsidR="00566813">
        <w:t>-</w:t>
      </w:r>
      <w:r w:rsidRPr="00F14F23">
        <w:t>management. This work develops an analysis tool that couples a finite</w:t>
      </w:r>
      <w:r w:rsidR="00566813">
        <w:t>-</w:t>
      </w:r>
      <w:r w:rsidRPr="00F14F23">
        <w:t>element model with a user</w:t>
      </w:r>
      <w:r w:rsidR="00566813">
        <w:t>-</w:t>
      </w:r>
      <w:r w:rsidRPr="00F14F23">
        <w:t xml:space="preserve">provided </w:t>
      </w:r>
      <w:r w:rsidR="00CF3321">
        <w:t>G</w:t>
      </w:r>
      <w:r w:rsidR="00566813">
        <w:t>-</w:t>
      </w:r>
      <w:r w:rsidR="00CF3321">
        <w:t>N</w:t>
      </w:r>
      <w:r w:rsidRPr="00F14F23">
        <w:t xml:space="preserve"> relationship obtained from experiments to predict the fatigue</w:t>
      </w:r>
      <w:r w:rsidR="00566813">
        <w:t>-</w:t>
      </w:r>
      <w:r w:rsidRPr="00F14F23">
        <w:t>cycle threshold for crack</w:t>
      </w:r>
      <w:r w:rsidR="00566813">
        <w:t>-</w:t>
      </w:r>
      <w:r w:rsidRPr="00F14F23">
        <w:t>growth onset along a laminate interface. The model employs a cohesive</w:t>
      </w:r>
      <w:r w:rsidR="00566813">
        <w:t>-</w:t>
      </w:r>
      <w:r w:rsidRPr="00F14F23">
        <w:t>zone formulation to represent the interface traction–separation response and to compute the local strain</w:t>
      </w:r>
      <w:r w:rsidR="00566813">
        <w:t>-</w:t>
      </w:r>
      <w:r w:rsidRPr="00F14F23">
        <w:t>energy release</w:t>
      </w:r>
      <w:r w:rsidRPr="00F14F23">
        <w:rPr>
          <w:b/>
          <w:bCs/>
        </w:rPr>
        <w:t xml:space="preserve"> </w:t>
      </w:r>
      <w:r w:rsidRPr="00F14F23">
        <w:t xml:space="preserve">rate components </w:t>
      </w:r>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II</m:t>
            </m:r>
          </m:sub>
        </m:sSub>
      </m:oMath>
      <w:r>
        <w:t xml:space="preserve"> </w:t>
      </w:r>
      <w:r w:rsidRPr="00F14F23">
        <w:t>at potential crack</w:t>
      </w:r>
      <w:r w:rsidR="00566813">
        <w:t>-</w:t>
      </w:r>
      <w:r w:rsidRPr="00F14F23">
        <w:t xml:space="preserve">front locations each cycle. For a given loading ratio </w:t>
      </w:r>
      <m:oMath>
        <m:r>
          <w:rPr>
            <w:rFonts w:ascii="Cambria Math" w:hAnsi="Cambria Math"/>
          </w:rPr>
          <m:t>R</m:t>
        </m:r>
      </m:oMath>
      <w:r>
        <w:t xml:space="preserve"> </w:t>
      </w:r>
      <w:r w:rsidRPr="00F14F23">
        <w:t>and maximum energy</w:t>
      </w:r>
      <w:r w:rsidR="00566813">
        <w:t>-</w:t>
      </w:r>
      <w:r w:rsidRPr="00F14F23">
        <w:t xml:space="preserve">release rate </w:t>
      </w:r>
      <m:oMath>
        <m:sSub>
          <m:sSubPr>
            <m:ctrlPr>
              <w:rPr>
                <w:rFonts w:ascii="Cambria Math" w:hAnsi="Cambria Math"/>
              </w:rPr>
            </m:ctrlPr>
          </m:sSubPr>
          <m:e>
            <m:r>
              <w:rPr>
                <w:rFonts w:ascii="Cambria Math" w:hAnsi="Cambria Math"/>
              </w:rPr>
              <m:t>G</m:t>
            </m:r>
          </m:e>
          <m:sub>
            <m:r>
              <m:rPr>
                <m:sty m:val="p"/>
              </m:rPr>
              <w:rPr>
                <w:rFonts w:ascii="Cambria Math" w:hAnsi="Cambria Math"/>
              </w:rPr>
              <m:t>max</m:t>
            </m:r>
          </m:sub>
        </m:sSub>
      </m:oMath>
      <w:r w:rsidRPr="00F14F23">
        <w:t xml:space="preserve">, the code interpolates the experimental </w:t>
      </w:r>
      <w:r w:rsidR="00CF3321">
        <w:t>G</w:t>
      </w:r>
      <w:r w:rsidR="00566813">
        <w:t>-</w:t>
      </w:r>
      <w:r w:rsidR="00CF3321">
        <w:t>N</w:t>
      </w:r>
      <w:r w:rsidRPr="00F14F23">
        <w:t xml:space="preserve"> curve and returns the predicted cycles to</w:t>
      </w:r>
      <w:r w:rsidR="00601F8A">
        <w:t xml:space="preserve"> fatigue delamination crack</w:t>
      </w:r>
      <w:r w:rsidRPr="00F14F23">
        <w:t xml:space="preserve"> onset </w:t>
      </w:r>
      <m:oMath>
        <m:sSub>
          <m:sSubPr>
            <m:ctrlPr>
              <w:rPr>
                <w:rFonts w:ascii="Cambria Math" w:hAnsi="Cambria Math"/>
              </w:rPr>
            </m:ctrlPr>
          </m:sSubPr>
          <m:e>
            <m:r>
              <w:rPr>
                <w:rFonts w:ascii="Cambria Math" w:hAnsi="Cambria Math"/>
              </w:rPr>
              <m:t>N</m:t>
            </m:r>
          </m:e>
          <m:sub>
            <m:r>
              <m:rPr>
                <m:nor/>
              </m:rPr>
              <m:t>onset</m:t>
            </m:r>
          </m:sub>
        </m:sSub>
      </m:oMath>
      <w:r w:rsidRPr="00F14F23">
        <w:t>. We demonstrate the workflow on a Double Cantilever Beam (DCB) configuration and provide color</w:t>
      </w:r>
      <w:r w:rsidR="00566813">
        <w:t>-</w:t>
      </w:r>
      <w:r w:rsidRPr="00F14F23">
        <w:t xml:space="preserve">maps of </w:t>
      </w:r>
      <m:oMath>
        <m:r>
          <w:rPr>
            <w:rFonts w:ascii="Cambria Math" w:hAnsi="Cambria Math"/>
          </w:rPr>
          <m:t>G</m:t>
        </m:r>
      </m:oMath>
      <w:r>
        <w:t xml:space="preserve"> </w:t>
      </w:r>
      <w:r w:rsidRPr="00F14F23">
        <w:t xml:space="preserve">along the interface to identify the most critical regions. Model predictions are planned to be validated against independent fatigue DCB tests using the same material system and layup. The resulting tool supports parametric studies (load amplitude, </w:t>
      </w:r>
      <m:oMath>
        <m:r>
          <w:rPr>
            <w:rFonts w:ascii="Cambria Math" w:hAnsi="Cambria Math"/>
          </w:rPr>
          <m:t>R</m:t>
        </m:r>
      </m:oMath>
      <w:r w:rsidR="00566813">
        <w:t>-</w:t>
      </w:r>
      <w:r w:rsidRPr="00F14F23">
        <w:t>ratio, mode mixity) and can be extended to mixed</w:t>
      </w:r>
      <w:r w:rsidR="00566813">
        <w:t>-</w:t>
      </w:r>
      <w:r w:rsidRPr="00F14F23">
        <w:t>mode criteria and different cohesive laws.</w:t>
      </w:r>
    </w:p>
    <w:p w14:paraId="4BFE8E39" w14:textId="77777777" w:rsidR="001052A7" w:rsidRDefault="001052A7" w:rsidP="00CE7882"/>
    <w:p w14:paraId="526D25DB" w14:textId="77EA0980" w:rsidR="00F14F23" w:rsidRPr="00F14F23" w:rsidRDefault="00F14F23" w:rsidP="00CE7882">
      <w:r w:rsidRPr="00F14F23">
        <w:rPr>
          <w:b/>
          <w:bCs/>
        </w:rPr>
        <w:t>Keywords:</w:t>
      </w:r>
      <w:r w:rsidRPr="00F14F23">
        <w:t xml:space="preserve"> composites, delamination, fatigue, </w:t>
      </w:r>
      <w:r w:rsidR="00CF3321">
        <w:t>G</w:t>
      </w:r>
      <w:r w:rsidR="00566813">
        <w:t>-</w:t>
      </w:r>
      <w:r w:rsidR="00CF3321">
        <w:t>N</w:t>
      </w:r>
      <w:r w:rsidRPr="00F14F23">
        <w:t>, cohesive zone, LS</w:t>
      </w:r>
      <w:r w:rsidR="00566813">
        <w:t>-</w:t>
      </w:r>
      <w:r w:rsidRPr="00F14F23">
        <w:t>DYNA, DCB</w:t>
      </w:r>
    </w:p>
    <w:p w14:paraId="4072780C" w14:textId="007B25A1" w:rsidR="00BE3C25" w:rsidRDefault="00BE3C25" w:rsidP="00EE61E0">
      <w:r>
        <w:br w:type="page"/>
      </w:r>
    </w:p>
    <w:sdt>
      <w:sdtPr>
        <w:rPr>
          <w:rFonts w:eastAsia="Times New Roman"/>
          <w:b w:val="0"/>
          <w:bCs w:val="0"/>
          <w:sz w:val="22"/>
          <w:szCs w:val="22"/>
          <w:u w:val="none"/>
        </w:rPr>
        <w:id w:val="-1434890079"/>
        <w:docPartObj>
          <w:docPartGallery w:val="Table of Contents"/>
          <w:docPartUnique/>
        </w:docPartObj>
      </w:sdtPr>
      <w:sdtContent>
        <w:p w14:paraId="3534935A" w14:textId="2F8D27D0" w:rsidR="00982598" w:rsidRPr="00FA78EB" w:rsidRDefault="00982598" w:rsidP="00E27B54">
          <w:pPr>
            <w:pStyle w:val="TOCHeading"/>
            <w:numPr>
              <w:ilvl w:val="0"/>
              <w:numId w:val="0"/>
            </w:numPr>
          </w:pPr>
          <w:r w:rsidRPr="00FA78EB">
            <w:t>Contents</w:t>
          </w:r>
        </w:p>
        <w:p w14:paraId="108695AB" w14:textId="7E536105" w:rsidR="00F233DF" w:rsidRDefault="00982598">
          <w:pPr>
            <w:pStyle w:val="TOC1"/>
            <w:rPr>
              <w:rFonts w:asciiTheme="minorHAnsi" w:eastAsiaTheme="minorEastAsia" w:hAnsiTheme="minorHAnsi" w:cstheme="minorBidi"/>
              <w:kern w:val="2"/>
              <w:sz w:val="24"/>
              <w:szCs w:val="24"/>
              <w:lang/>
              <w14:ligatures w14:val="standardContextual"/>
            </w:rPr>
          </w:pPr>
          <w:r>
            <w:rPr>
              <w:noProof w:val="0"/>
            </w:rPr>
            <w:fldChar w:fldCharType="begin"/>
          </w:r>
          <w:r>
            <w:instrText xml:space="preserve"> TOC \o "1-3" \h \z \u </w:instrText>
          </w:r>
          <w:r>
            <w:rPr>
              <w:noProof w:val="0"/>
            </w:rPr>
            <w:fldChar w:fldCharType="separate"/>
          </w:r>
          <w:hyperlink w:anchor="_Toc229432669" w:history="1">
            <w:r w:rsidR="00F233DF" w:rsidRPr="00EA4CFD">
              <w:rPr>
                <w:rStyle w:val="Hyperlink"/>
              </w:rPr>
              <w:t>1.</w:t>
            </w:r>
            <w:r w:rsidR="00F233DF">
              <w:rPr>
                <w:rFonts w:asciiTheme="minorHAnsi" w:eastAsiaTheme="minorEastAsia" w:hAnsiTheme="minorHAnsi" w:cstheme="minorBidi"/>
                <w:kern w:val="2"/>
                <w:sz w:val="24"/>
                <w:szCs w:val="24"/>
                <w:lang/>
                <w14:ligatures w14:val="standardContextual"/>
              </w:rPr>
              <w:tab/>
            </w:r>
            <w:r w:rsidR="00F233DF" w:rsidRPr="00EA4CFD">
              <w:rPr>
                <w:rStyle w:val="Hyperlink"/>
              </w:rPr>
              <w:t>Introduction</w:t>
            </w:r>
            <w:r w:rsidR="00F233DF">
              <w:rPr>
                <w:webHidden/>
              </w:rPr>
              <w:tab/>
            </w:r>
            <w:r w:rsidR="00F233DF">
              <w:rPr>
                <w:webHidden/>
              </w:rPr>
              <w:fldChar w:fldCharType="begin"/>
            </w:r>
            <w:r w:rsidR="00F233DF">
              <w:rPr>
                <w:webHidden/>
              </w:rPr>
              <w:instrText xml:space="preserve"> PAGEREF _Toc229432669 \h </w:instrText>
            </w:r>
            <w:r w:rsidR="00F233DF">
              <w:rPr>
                <w:webHidden/>
              </w:rPr>
            </w:r>
            <w:r w:rsidR="00F233DF">
              <w:rPr>
                <w:webHidden/>
              </w:rPr>
              <w:fldChar w:fldCharType="separate"/>
            </w:r>
            <w:r w:rsidR="00F233DF">
              <w:rPr>
                <w:webHidden/>
              </w:rPr>
              <w:t>6</w:t>
            </w:r>
            <w:r w:rsidR="00F233DF">
              <w:rPr>
                <w:webHidden/>
              </w:rPr>
              <w:fldChar w:fldCharType="end"/>
            </w:r>
          </w:hyperlink>
        </w:p>
        <w:p w14:paraId="162876D9" w14:textId="15B4C52C" w:rsidR="00F233DF" w:rsidRDefault="00F233DF">
          <w:pPr>
            <w:pStyle w:val="TOC1"/>
            <w:rPr>
              <w:rFonts w:asciiTheme="minorHAnsi" w:eastAsiaTheme="minorEastAsia" w:hAnsiTheme="minorHAnsi" w:cstheme="minorBidi"/>
              <w:kern w:val="2"/>
              <w:sz w:val="24"/>
              <w:szCs w:val="24"/>
              <w:lang/>
              <w14:ligatures w14:val="standardContextual"/>
            </w:rPr>
          </w:pPr>
          <w:hyperlink w:anchor="_Toc229432670" w:history="1">
            <w:r w:rsidRPr="00EA4CFD">
              <w:rPr>
                <w:rStyle w:val="Hyperlink"/>
              </w:rPr>
              <w:t>2.</w:t>
            </w:r>
            <w:r>
              <w:rPr>
                <w:rFonts w:asciiTheme="minorHAnsi" w:eastAsiaTheme="minorEastAsia" w:hAnsiTheme="minorHAnsi" w:cstheme="minorBidi"/>
                <w:kern w:val="2"/>
                <w:sz w:val="24"/>
                <w:szCs w:val="24"/>
                <w:lang/>
                <w14:ligatures w14:val="standardContextual"/>
              </w:rPr>
              <w:tab/>
            </w:r>
            <w:r w:rsidRPr="00EA4CFD">
              <w:rPr>
                <w:rStyle w:val="Hyperlink"/>
              </w:rPr>
              <w:t>Background</w:t>
            </w:r>
            <w:r>
              <w:rPr>
                <w:webHidden/>
              </w:rPr>
              <w:tab/>
            </w:r>
            <w:r>
              <w:rPr>
                <w:webHidden/>
              </w:rPr>
              <w:fldChar w:fldCharType="begin"/>
            </w:r>
            <w:r>
              <w:rPr>
                <w:webHidden/>
              </w:rPr>
              <w:instrText xml:space="preserve"> PAGEREF _Toc229432670 \h </w:instrText>
            </w:r>
            <w:r>
              <w:rPr>
                <w:webHidden/>
              </w:rPr>
            </w:r>
            <w:r>
              <w:rPr>
                <w:webHidden/>
              </w:rPr>
              <w:fldChar w:fldCharType="separate"/>
            </w:r>
            <w:r>
              <w:rPr>
                <w:webHidden/>
              </w:rPr>
              <w:t>7</w:t>
            </w:r>
            <w:r>
              <w:rPr>
                <w:webHidden/>
              </w:rPr>
              <w:fldChar w:fldCharType="end"/>
            </w:r>
          </w:hyperlink>
        </w:p>
        <w:p w14:paraId="29641F60" w14:textId="4982CDF6" w:rsidR="00F233DF" w:rsidRDefault="00F233DF">
          <w:pPr>
            <w:pStyle w:val="TOC2"/>
            <w:tabs>
              <w:tab w:val="left" w:pos="1134"/>
            </w:tabs>
            <w:rPr>
              <w:rFonts w:asciiTheme="minorHAnsi" w:eastAsiaTheme="minorEastAsia" w:hAnsiTheme="minorHAnsi" w:cstheme="minorBidi"/>
              <w:kern w:val="2"/>
              <w:sz w:val="24"/>
              <w:szCs w:val="24"/>
              <w:lang/>
              <w14:ligatures w14:val="standardContextual"/>
            </w:rPr>
          </w:pPr>
          <w:hyperlink w:anchor="_Toc229432671" w:history="1">
            <w:r w:rsidRPr="00EA4CFD">
              <w:rPr>
                <w:rStyle w:val="Hyperlink"/>
              </w:rPr>
              <w:t>2.1</w:t>
            </w:r>
            <w:r>
              <w:rPr>
                <w:rFonts w:asciiTheme="minorHAnsi" w:eastAsiaTheme="minorEastAsia" w:hAnsiTheme="minorHAnsi" w:cstheme="minorBidi"/>
                <w:kern w:val="2"/>
                <w:sz w:val="24"/>
                <w:szCs w:val="24"/>
                <w:lang/>
                <w14:ligatures w14:val="standardContextual"/>
              </w:rPr>
              <w:tab/>
            </w:r>
            <w:r w:rsidRPr="00EA4CFD">
              <w:rPr>
                <w:rStyle w:val="Hyperlink"/>
              </w:rPr>
              <w:t>Composite Laminates</w:t>
            </w:r>
            <w:r>
              <w:rPr>
                <w:webHidden/>
              </w:rPr>
              <w:tab/>
            </w:r>
            <w:r>
              <w:rPr>
                <w:webHidden/>
              </w:rPr>
              <w:fldChar w:fldCharType="begin"/>
            </w:r>
            <w:r>
              <w:rPr>
                <w:webHidden/>
              </w:rPr>
              <w:instrText xml:space="preserve"> PAGEREF _Toc229432671 \h </w:instrText>
            </w:r>
            <w:r>
              <w:rPr>
                <w:webHidden/>
              </w:rPr>
            </w:r>
            <w:r>
              <w:rPr>
                <w:webHidden/>
              </w:rPr>
              <w:fldChar w:fldCharType="separate"/>
            </w:r>
            <w:r>
              <w:rPr>
                <w:webHidden/>
              </w:rPr>
              <w:t>7</w:t>
            </w:r>
            <w:r>
              <w:rPr>
                <w:webHidden/>
              </w:rPr>
              <w:fldChar w:fldCharType="end"/>
            </w:r>
          </w:hyperlink>
        </w:p>
        <w:p w14:paraId="011476BA" w14:textId="1A5447AD" w:rsidR="00F233DF" w:rsidRDefault="00F233DF">
          <w:pPr>
            <w:pStyle w:val="TOC2"/>
            <w:tabs>
              <w:tab w:val="left" w:pos="1134"/>
            </w:tabs>
            <w:rPr>
              <w:rFonts w:asciiTheme="minorHAnsi" w:eastAsiaTheme="minorEastAsia" w:hAnsiTheme="minorHAnsi" w:cstheme="minorBidi"/>
              <w:kern w:val="2"/>
              <w:sz w:val="24"/>
              <w:szCs w:val="24"/>
              <w:lang/>
              <w14:ligatures w14:val="standardContextual"/>
            </w:rPr>
          </w:pPr>
          <w:hyperlink w:anchor="_Toc229432672" w:history="1">
            <w:r w:rsidRPr="00EA4CFD">
              <w:rPr>
                <w:rStyle w:val="Hyperlink"/>
              </w:rPr>
              <w:t>2.2</w:t>
            </w:r>
            <w:r>
              <w:rPr>
                <w:rFonts w:asciiTheme="minorHAnsi" w:eastAsiaTheme="minorEastAsia" w:hAnsiTheme="minorHAnsi" w:cstheme="minorBidi"/>
                <w:kern w:val="2"/>
                <w:sz w:val="24"/>
                <w:szCs w:val="24"/>
                <w:lang/>
                <w14:ligatures w14:val="standardContextual"/>
              </w:rPr>
              <w:tab/>
            </w:r>
            <w:r w:rsidRPr="00EA4CFD">
              <w:rPr>
                <w:rStyle w:val="Hyperlink"/>
              </w:rPr>
              <w:t>Fracture modes in laminates and strain-energy release rate</w:t>
            </w:r>
            <w:r>
              <w:rPr>
                <w:webHidden/>
              </w:rPr>
              <w:tab/>
            </w:r>
            <w:r>
              <w:rPr>
                <w:webHidden/>
              </w:rPr>
              <w:fldChar w:fldCharType="begin"/>
            </w:r>
            <w:r>
              <w:rPr>
                <w:webHidden/>
              </w:rPr>
              <w:instrText xml:space="preserve"> PAGEREF _Toc229432672 \h </w:instrText>
            </w:r>
            <w:r>
              <w:rPr>
                <w:webHidden/>
              </w:rPr>
            </w:r>
            <w:r>
              <w:rPr>
                <w:webHidden/>
              </w:rPr>
              <w:fldChar w:fldCharType="separate"/>
            </w:r>
            <w:r>
              <w:rPr>
                <w:webHidden/>
              </w:rPr>
              <w:t>8</w:t>
            </w:r>
            <w:r>
              <w:rPr>
                <w:webHidden/>
              </w:rPr>
              <w:fldChar w:fldCharType="end"/>
            </w:r>
          </w:hyperlink>
        </w:p>
        <w:p w14:paraId="091B70AD" w14:textId="1529D647" w:rsidR="00F233DF" w:rsidRDefault="00F233DF">
          <w:pPr>
            <w:pStyle w:val="TOC2"/>
            <w:tabs>
              <w:tab w:val="left" w:pos="1134"/>
            </w:tabs>
            <w:rPr>
              <w:rFonts w:asciiTheme="minorHAnsi" w:eastAsiaTheme="minorEastAsia" w:hAnsiTheme="minorHAnsi" w:cstheme="minorBidi"/>
              <w:kern w:val="2"/>
              <w:sz w:val="24"/>
              <w:szCs w:val="24"/>
              <w:lang/>
              <w14:ligatures w14:val="standardContextual"/>
            </w:rPr>
          </w:pPr>
          <w:hyperlink w:anchor="_Toc229432673" w:history="1">
            <w:r w:rsidRPr="00EA4CFD">
              <w:rPr>
                <w:rStyle w:val="Hyperlink"/>
              </w:rPr>
              <w:t>2.3</w:t>
            </w:r>
            <w:r>
              <w:rPr>
                <w:rFonts w:asciiTheme="minorHAnsi" w:eastAsiaTheme="minorEastAsia" w:hAnsiTheme="minorHAnsi" w:cstheme="minorBidi"/>
                <w:kern w:val="2"/>
                <w:sz w:val="24"/>
                <w:szCs w:val="24"/>
                <w:lang/>
                <w14:ligatures w14:val="standardContextual"/>
              </w:rPr>
              <w:tab/>
            </w:r>
            <w:r w:rsidRPr="00EA4CFD">
              <w:rPr>
                <w:rStyle w:val="Hyperlink"/>
              </w:rPr>
              <w:t>Fatigue parameters and load cycle definitions</w:t>
            </w:r>
            <w:r>
              <w:rPr>
                <w:webHidden/>
              </w:rPr>
              <w:tab/>
            </w:r>
            <w:r>
              <w:rPr>
                <w:webHidden/>
              </w:rPr>
              <w:fldChar w:fldCharType="begin"/>
            </w:r>
            <w:r>
              <w:rPr>
                <w:webHidden/>
              </w:rPr>
              <w:instrText xml:space="preserve"> PAGEREF _Toc229432673 \h </w:instrText>
            </w:r>
            <w:r>
              <w:rPr>
                <w:webHidden/>
              </w:rPr>
            </w:r>
            <w:r>
              <w:rPr>
                <w:webHidden/>
              </w:rPr>
              <w:fldChar w:fldCharType="separate"/>
            </w:r>
            <w:r>
              <w:rPr>
                <w:webHidden/>
              </w:rPr>
              <w:t>10</w:t>
            </w:r>
            <w:r>
              <w:rPr>
                <w:webHidden/>
              </w:rPr>
              <w:fldChar w:fldCharType="end"/>
            </w:r>
          </w:hyperlink>
        </w:p>
        <w:p w14:paraId="7CBE4BAD" w14:textId="180A3EEF" w:rsidR="00F233DF" w:rsidRDefault="00F233DF">
          <w:pPr>
            <w:pStyle w:val="TOC2"/>
            <w:tabs>
              <w:tab w:val="left" w:pos="1134"/>
            </w:tabs>
            <w:rPr>
              <w:rFonts w:asciiTheme="minorHAnsi" w:eastAsiaTheme="minorEastAsia" w:hAnsiTheme="minorHAnsi" w:cstheme="minorBidi"/>
              <w:kern w:val="2"/>
              <w:sz w:val="24"/>
              <w:szCs w:val="24"/>
              <w:lang/>
              <w14:ligatures w14:val="standardContextual"/>
            </w:rPr>
          </w:pPr>
          <w:hyperlink w:anchor="_Toc229432674" w:history="1">
            <w:r w:rsidRPr="00EA4CFD">
              <w:rPr>
                <w:rStyle w:val="Hyperlink"/>
              </w:rPr>
              <w:t>2.4</w:t>
            </w:r>
            <w:r>
              <w:rPr>
                <w:rFonts w:asciiTheme="minorHAnsi" w:eastAsiaTheme="minorEastAsia" w:hAnsiTheme="minorHAnsi" w:cstheme="minorBidi"/>
                <w:kern w:val="2"/>
                <w:sz w:val="24"/>
                <w:szCs w:val="24"/>
                <w:lang/>
                <w14:ligatures w14:val="standardContextual"/>
              </w:rPr>
              <w:tab/>
            </w:r>
            <w:r w:rsidRPr="00EA4CFD">
              <w:rPr>
                <w:rStyle w:val="Hyperlink"/>
              </w:rPr>
              <w:t>Mechanism of crack propagation in the interface due to fatigue loading</w:t>
            </w:r>
            <w:r>
              <w:rPr>
                <w:webHidden/>
              </w:rPr>
              <w:tab/>
            </w:r>
            <w:r>
              <w:rPr>
                <w:webHidden/>
              </w:rPr>
              <w:fldChar w:fldCharType="begin"/>
            </w:r>
            <w:r>
              <w:rPr>
                <w:webHidden/>
              </w:rPr>
              <w:instrText xml:space="preserve"> PAGEREF _Toc229432674 \h </w:instrText>
            </w:r>
            <w:r>
              <w:rPr>
                <w:webHidden/>
              </w:rPr>
            </w:r>
            <w:r>
              <w:rPr>
                <w:webHidden/>
              </w:rPr>
              <w:fldChar w:fldCharType="separate"/>
            </w:r>
            <w:r>
              <w:rPr>
                <w:webHidden/>
              </w:rPr>
              <w:t>12</w:t>
            </w:r>
            <w:r>
              <w:rPr>
                <w:webHidden/>
              </w:rPr>
              <w:fldChar w:fldCharType="end"/>
            </w:r>
          </w:hyperlink>
        </w:p>
        <w:p w14:paraId="2B6A2558" w14:textId="639C4C90" w:rsidR="00F233DF" w:rsidRDefault="00F233DF">
          <w:pPr>
            <w:pStyle w:val="TOC2"/>
            <w:tabs>
              <w:tab w:val="left" w:pos="1134"/>
            </w:tabs>
            <w:rPr>
              <w:rFonts w:asciiTheme="minorHAnsi" w:eastAsiaTheme="minorEastAsia" w:hAnsiTheme="minorHAnsi" w:cstheme="minorBidi"/>
              <w:kern w:val="2"/>
              <w:sz w:val="24"/>
              <w:szCs w:val="24"/>
              <w:lang/>
              <w14:ligatures w14:val="standardContextual"/>
            </w:rPr>
          </w:pPr>
          <w:hyperlink w:anchor="_Toc229432675" w:history="1">
            <w:r w:rsidRPr="00EA4CFD">
              <w:rPr>
                <w:rStyle w:val="Hyperlink"/>
              </w:rPr>
              <w:t>2.5</w:t>
            </w:r>
            <w:r>
              <w:rPr>
                <w:rFonts w:asciiTheme="minorHAnsi" w:eastAsiaTheme="minorEastAsia" w:hAnsiTheme="minorHAnsi" w:cstheme="minorBidi"/>
                <w:kern w:val="2"/>
                <w:sz w:val="24"/>
                <w:szCs w:val="24"/>
                <w:lang/>
                <w14:ligatures w14:val="standardContextual"/>
              </w:rPr>
              <w:tab/>
            </w:r>
            <w:r w:rsidRPr="00EA4CFD">
              <w:rPr>
                <w:rStyle w:val="Hyperlink"/>
              </w:rPr>
              <w:t>Static onset criterion and the G–N diagram</w:t>
            </w:r>
            <w:r>
              <w:rPr>
                <w:webHidden/>
              </w:rPr>
              <w:tab/>
            </w:r>
            <w:r>
              <w:rPr>
                <w:webHidden/>
              </w:rPr>
              <w:fldChar w:fldCharType="begin"/>
            </w:r>
            <w:r>
              <w:rPr>
                <w:webHidden/>
              </w:rPr>
              <w:instrText xml:space="preserve"> PAGEREF _Toc229432675 \h </w:instrText>
            </w:r>
            <w:r>
              <w:rPr>
                <w:webHidden/>
              </w:rPr>
            </w:r>
            <w:r>
              <w:rPr>
                <w:webHidden/>
              </w:rPr>
              <w:fldChar w:fldCharType="separate"/>
            </w:r>
            <w:r>
              <w:rPr>
                <w:webHidden/>
              </w:rPr>
              <w:t>14</w:t>
            </w:r>
            <w:r>
              <w:rPr>
                <w:webHidden/>
              </w:rPr>
              <w:fldChar w:fldCharType="end"/>
            </w:r>
          </w:hyperlink>
        </w:p>
        <w:p w14:paraId="22277C02" w14:textId="645CC211" w:rsidR="00F233DF" w:rsidRDefault="00F233DF">
          <w:pPr>
            <w:pStyle w:val="TOC1"/>
            <w:rPr>
              <w:rFonts w:asciiTheme="minorHAnsi" w:eastAsiaTheme="minorEastAsia" w:hAnsiTheme="minorHAnsi" w:cstheme="minorBidi"/>
              <w:kern w:val="2"/>
              <w:sz w:val="24"/>
              <w:szCs w:val="24"/>
              <w:lang/>
              <w14:ligatures w14:val="standardContextual"/>
            </w:rPr>
          </w:pPr>
          <w:hyperlink w:anchor="_Toc229432676" w:history="1">
            <w:r w:rsidRPr="00EA4CFD">
              <w:rPr>
                <w:rStyle w:val="Hyperlink"/>
              </w:rPr>
              <w:t>3.</w:t>
            </w:r>
            <w:r>
              <w:rPr>
                <w:rFonts w:asciiTheme="minorHAnsi" w:eastAsiaTheme="minorEastAsia" w:hAnsiTheme="minorHAnsi" w:cstheme="minorBidi"/>
                <w:kern w:val="2"/>
                <w:sz w:val="24"/>
                <w:szCs w:val="24"/>
                <w:lang/>
                <w14:ligatures w14:val="standardContextual"/>
              </w:rPr>
              <w:tab/>
            </w:r>
            <w:r w:rsidRPr="00EA4CFD">
              <w:rPr>
                <w:rStyle w:val="Hyperlink"/>
              </w:rPr>
              <w:t>Numerical Method</w:t>
            </w:r>
            <w:r>
              <w:rPr>
                <w:webHidden/>
              </w:rPr>
              <w:tab/>
            </w:r>
            <w:r>
              <w:rPr>
                <w:webHidden/>
              </w:rPr>
              <w:fldChar w:fldCharType="begin"/>
            </w:r>
            <w:r>
              <w:rPr>
                <w:webHidden/>
              </w:rPr>
              <w:instrText xml:space="preserve"> PAGEREF _Toc229432676 \h </w:instrText>
            </w:r>
            <w:r>
              <w:rPr>
                <w:webHidden/>
              </w:rPr>
            </w:r>
            <w:r>
              <w:rPr>
                <w:webHidden/>
              </w:rPr>
              <w:fldChar w:fldCharType="separate"/>
            </w:r>
            <w:r>
              <w:rPr>
                <w:webHidden/>
              </w:rPr>
              <w:t>16</w:t>
            </w:r>
            <w:r>
              <w:rPr>
                <w:webHidden/>
              </w:rPr>
              <w:fldChar w:fldCharType="end"/>
            </w:r>
          </w:hyperlink>
        </w:p>
        <w:p w14:paraId="5FCD26CD" w14:textId="4086F7BA" w:rsidR="00F233DF" w:rsidRDefault="00F233DF">
          <w:pPr>
            <w:pStyle w:val="TOC2"/>
            <w:tabs>
              <w:tab w:val="left" w:pos="1134"/>
            </w:tabs>
            <w:rPr>
              <w:rFonts w:asciiTheme="minorHAnsi" w:eastAsiaTheme="minorEastAsia" w:hAnsiTheme="minorHAnsi" w:cstheme="minorBidi"/>
              <w:kern w:val="2"/>
              <w:sz w:val="24"/>
              <w:szCs w:val="24"/>
              <w:lang/>
              <w14:ligatures w14:val="standardContextual"/>
            </w:rPr>
          </w:pPr>
          <w:hyperlink w:anchor="_Toc229432677" w:history="1">
            <w:r w:rsidRPr="00EA4CFD">
              <w:rPr>
                <w:rStyle w:val="Hyperlink"/>
              </w:rPr>
              <w:t>3.1</w:t>
            </w:r>
            <w:r>
              <w:rPr>
                <w:rFonts w:asciiTheme="minorHAnsi" w:eastAsiaTheme="minorEastAsia" w:hAnsiTheme="minorHAnsi" w:cstheme="minorBidi"/>
                <w:kern w:val="2"/>
                <w:sz w:val="24"/>
                <w:szCs w:val="24"/>
                <w:lang/>
                <w14:ligatures w14:val="standardContextual"/>
              </w:rPr>
              <w:tab/>
            </w:r>
            <w:r w:rsidRPr="00EA4CFD">
              <w:rPr>
                <w:rStyle w:val="Hyperlink"/>
              </w:rPr>
              <w:t>Modeling principle</w:t>
            </w:r>
            <w:r>
              <w:rPr>
                <w:webHidden/>
              </w:rPr>
              <w:tab/>
            </w:r>
            <w:r>
              <w:rPr>
                <w:webHidden/>
              </w:rPr>
              <w:fldChar w:fldCharType="begin"/>
            </w:r>
            <w:r>
              <w:rPr>
                <w:webHidden/>
              </w:rPr>
              <w:instrText xml:space="preserve"> PAGEREF _Toc229432677 \h </w:instrText>
            </w:r>
            <w:r>
              <w:rPr>
                <w:webHidden/>
              </w:rPr>
            </w:r>
            <w:r>
              <w:rPr>
                <w:webHidden/>
              </w:rPr>
              <w:fldChar w:fldCharType="separate"/>
            </w:r>
            <w:r>
              <w:rPr>
                <w:webHidden/>
              </w:rPr>
              <w:t>16</w:t>
            </w:r>
            <w:r>
              <w:rPr>
                <w:webHidden/>
              </w:rPr>
              <w:fldChar w:fldCharType="end"/>
            </w:r>
          </w:hyperlink>
        </w:p>
        <w:p w14:paraId="5C566AA6" w14:textId="1AF8BA19" w:rsidR="00F233DF" w:rsidRDefault="00F233DF">
          <w:pPr>
            <w:pStyle w:val="TOC2"/>
            <w:tabs>
              <w:tab w:val="left" w:pos="1134"/>
            </w:tabs>
            <w:rPr>
              <w:rFonts w:asciiTheme="minorHAnsi" w:eastAsiaTheme="minorEastAsia" w:hAnsiTheme="minorHAnsi" w:cstheme="minorBidi"/>
              <w:kern w:val="2"/>
              <w:sz w:val="24"/>
              <w:szCs w:val="24"/>
              <w:lang/>
              <w14:ligatures w14:val="standardContextual"/>
            </w:rPr>
          </w:pPr>
          <w:hyperlink w:anchor="_Toc229432678" w:history="1">
            <w:r w:rsidRPr="00EA4CFD">
              <w:rPr>
                <w:rStyle w:val="Hyperlink"/>
              </w:rPr>
              <w:t>3.2</w:t>
            </w:r>
            <w:r>
              <w:rPr>
                <w:rFonts w:asciiTheme="minorHAnsi" w:eastAsiaTheme="minorEastAsia" w:hAnsiTheme="minorHAnsi" w:cstheme="minorBidi"/>
                <w:kern w:val="2"/>
                <w:sz w:val="24"/>
                <w:szCs w:val="24"/>
                <w:lang/>
                <w14:ligatures w14:val="standardContextual"/>
              </w:rPr>
              <w:tab/>
            </w:r>
            <w:r w:rsidRPr="00EA4CFD">
              <w:rPr>
                <w:rStyle w:val="Hyperlink"/>
              </w:rPr>
              <w:t>Cohesive zone element: role and constitutive law</w:t>
            </w:r>
            <w:r>
              <w:rPr>
                <w:webHidden/>
              </w:rPr>
              <w:tab/>
            </w:r>
            <w:r>
              <w:rPr>
                <w:webHidden/>
              </w:rPr>
              <w:fldChar w:fldCharType="begin"/>
            </w:r>
            <w:r>
              <w:rPr>
                <w:webHidden/>
              </w:rPr>
              <w:instrText xml:space="preserve"> PAGEREF _Toc229432678 \h </w:instrText>
            </w:r>
            <w:r>
              <w:rPr>
                <w:webHidden/>
              </w:rPr>
            </w:r>
            <w:r>
              <w:rPr>
                <w:webHidden/>
              </w:rPr>
              <w:fldChar w:fldCharType="separate"/>
            </w:r>
            <w:r>
              <w:rPr>
                <w:webHidden/>
              </w:rPr>
              <w:t>16</w:t>
            </w:r>
            <w:r>
              <w:rPr>
                <w:webHidden/>
              </w:rPr>
              <w:fldChar w:fldCharType="end"/>
            </w:r>
          </w:hyperlink>
        </w:p>
        <w:p w14:paraId="7A465CE2" w14:textId="74DA7CAC" w:rsidR="00F233DF" w:rsidRDefault="00F233DF">
          <w:pPr>
            <w:pStyle w:val="TOC2"/>
            <w:tabs>
              <w:tab w:val="left" w:pos="1134"/>
            </w:tabs>
            <w:rPr>
              <w:rFonts w:asciiTheme="minorHAnsi" w:eastAsiaTheme="minorEastAsia" w:hAnsiTheme="minorHAnsi" w:cstheme="minorBidi"/>
              <w:kern w:val="2"/>
              <w:sz w:val="24"/>
              <w:szCs w:val="24"/>
              <w:lang/>
              <w14:ligatures w14:val="standardContextual"/>
            </w:rPr>
          </w:pPr>
          <w:hyperlink w:anchor="_Toc229432679" w:history="1">
            <w:r w:rsidRPr="00EA4CFD">
              <w:rPr>
                <w:rStyle w:val="Hyperlink"/>
              </w:rPr>
              <w:t>3.3</w:t>
            </w:r>
            <w:r>
              <w:rPr>
                <w:rFonts w:asciiTheme="minorHAnsi" w:eastAsiaTheme="minorEastAsia" w:hAnsiTheme="minorHAnsi" w:cstheme="minorBidi"/>
                <w:kern w:val="2"/>
                <w:sz w:val="24"/>
                <w:szCs w:val="24"/>
                <w:lang/>
                <w14:ligatures w14:val="standardContextual"/>
              </w:rPr>
              <w:tab/>
            </w:r>
            <w:r w:rsidRPr="00EA4CFD">
              <w:rPr>
                <w:rStyle w:val="Hyperlink"/>
              </w:rPr>
              <w:t>The numerical process</w:t>
            </w:r>
            <w:r>
              <w:rPr>
                <w:webHidden/>
              </w:rPr>
              <w:tab/>
            </w:r>
            <w:r>
              <w:rPr>
                <w:webHidden/>
              </w:rPr>
              <w:fldChar w:fldCharType="begin"/>
            </w:r>
            <w:r>
              <w:rPr>
                <w:webHidden/>
              </w:rPr>
              <w:instrText xml:space="preserve"> PAGEREF _Toc229432679 \h </w:instrText>
            </w:r>
            <w:r>
              <w:rPr>
                <w:webHidden/>
              </w:rPr>
            </w:r>
            <w:r>
              <w:rPr>
                <w:webHidden/>
              </w:rPr>
              <w:fldChar w:fldCharType="separate"/>
            </w:r>
            <w:r>
              <w:rPr>
                <w:webHidden/>
              </w:rPr>
              <w:t>17</w:t>
            </w:r>
            <w:r>
              <w:rPr>
                <w:webHidden/>
              </w:rPr>
              <w:fldChar w:fldCharType="end"/>
            </w:r>
          </w:hyperlink>
        </w:p>
        <w:p w14:paraId="78665098" w14:textId="47E41C46" w:rsidR="00F233DF" w:rsidRDefault="00F233DF">
          <w:pPr>
            <w:pStyle w:val="TOC2"/>
            <w:tabs>
              <w:tab w:val="left" w:pos="1134"/>
            </w:tabs>
            <w:rPr>
              <w:rFonts w:asciiTheme="minorHAnsi" w:eastAsiaTheme="minorEastAsia" w:hAnsiTheme="minorHAnsi" w:cstheme="minorBidi"/>
              <w:kern w:val="2"/>
              <w:sz w:val="24"/>
              <w:szCs w:val="24"/>
              <w:lang/>
              <w14:ligatures w14:val="standardContextual"/>
            </w:rPr>
          </w:pPr>
          <w:hyperlink w:anchor="_Toc229432680" w:history="1">
            <w:r w:rsidRPr="00EA4CFD">
              <w:rPr>
                <w:rStyle w:val="Hyperlink"/>
              </w:rPr>
              <w:t>3.4</w:t>
            </w:r>
            <w:r>
              <w:rPr>
                <w:rFonts w:asciiTheme="minorHAnsi" w:eastAsiaTheme="minorEastAsia" w:hAnsiTheme="minorHAnsi" w:cstheme="minorBidi"/>
                <w:kern w:val="2"/>
                <w:sz w:val="24"/>
                <w:szCs w:val="24"/>
                <w:lang/>
                <w14:ligatures w14:val="standardContextual"/>
              </w:rPr>
              <w:tab/>
            </w:r>
            <w:r w:rsidRPr="00EA4CFD">
              <w:rPr>
                <w:rStyle w:val="Hyperlink"/>
              </w:rPr>
              <w:t>Computing G(t) per element</w:t>
            </w:r>
            <w:r>
              <w:rPr>
                <w:webHidden/>
              </w:rPr>
              <w:tab/>
            </w:r>
            <w:r>
              <w:rPr>
                <w:webHidden/>
              </w:rPr>
              <w:fldChar w:fldCharType="begin"/>
            </w:r>
            <w:r>
              <w:rPr>
                <w:webHidden/>
              </w:rPr>
              <w:instrText xml:space="preserve"> PAGEREF _Toc229432680 \h </w:instrText>
            </w:r>
            <w:r>
              <w:rPr>
                <w:webHidden/>
              </w:rPr>
            </w:r>
            <w:r>
              <w:rPr>
                <w:webHidden/>
              </w:rPr>
              <w:fldChar w:fldCharType="separate"/>
            </w:r>
            <w:r>
              <w:rPr>
                <w:webHidden/>
              </w:rPr>
              <w:t>19</w:t>
            </w:r>
            <w:r>
              <w:rPr>
                <w:webHidden/>
              </w:rPr>
              <w:fldChar w:fldCharType="end"/>
            </w:r>
          </w:hyperlink>
        </w:p>
        <w:p w14:paraId="082ED939" w14:textId="29A62FB4" w:rsidR="00F233DF" w:rsidRDefault="00F233DF">
          <w:pPr>
            <w:pStyle w:val="TOC2"/>
            <w:tabs>
              <w:tab w:val="left" w:pos="1134"/>
            </w:tabs>
            <w:rPr>
              <w:rFonts w:asciiTheme="minorHAnsi" w:eastAsiaTheme="minorEastAsia" w:hAnsiTheme="minorHAnsi" w:cstheme="minorBidi"/>
              <w:kern w:val="2"/>
              <w:sz w:val="24"/>
              <w:szCs w:val="24"/>
              <w:lang/>
              <w14:ligatures w14:val="standardContextual"/>
            </w:rPr>
          </w:pPr>
          <w:hyperlink w:anchor="_Toc229432681" w:history="1">
            <w:r w:rsidRPr="00EA4CFD">
              <w:rPr>
                <w:rStyle w:val="Hyperlink"/>
              </w:rPr>
              <w:t>3.5</w:t>
            </w:r>
            <w:r>
              <w:rPr>
                <w:rFonts w:asciiTheme="minorHAnsi" w:eastAsiaTheme="minorEastAsia" w:hAnsiTheme="minorHAnsi" w:cstheme="minorBidi"/>
                <w:kern w:val="2"/>
                <w:sz w:val="24"/>
                <w:szCs w:val="24"/>
                <w:lang/>
                <w14:ligatures w14:val="standardContextual"/>
              </w:rPr>
              <w:tab/>
            </w:r>
            <w:r w:rsidRPr="00EA4CFD">
              <w:rPr>
                <w:rStyle w:val="Hyperlink"/>
              </w:rPr>
              <w:t>From G_max to N: the per-element fatigue map</w:t>
            </w:r>
            <w:r>
              <w:rPr>
                <w:webHidden/>
              </w:rPr>
              <w:tab/>
            </w:r>
            <w:r>
              <w:rPr>
                <w:webHidden/>
              </w:rPr>
              <w:fldChar w:fldCharType="begin"/>
            </w:r>
            <w:r>
              <w:rPr>
                <w:webHidden/>
              </w:rPr>
              <w:instrText xml:space="preserve"> PAGEREF _Toc229432681 \h </w:instrText>
            </w:r>
            <w:r>
              <w:rPr>
                <w:webHidden/>
              </w:rPr>
            </w:r>
            <w:r>
              <w:rPr>
                <w:webHidden/>
              </w:rPr>
              <w:fldChar w:fldCharType="separate"/>
            </w:r>
            <w:r>
              <w:rPr>
                <w:webHidden/>
              </w:rPr>
              <w:t>19</w:t>
            </w:r>
            <w:r>
              <w:rPr>
                <w:webHidden/>
              </w:rPr>
              <w:fldChar w:fldCharType="end"/>
            </w:r>
          </w:hyperlink>
        </w:p>
        <w:p w14:paraId="085018E2" w14:textId="55248D17" w:rsidR="00F233DF" w:rsidRDefault="00F233DF">
          <w:pPr>
            <w:pStyle w:val="TOC1"/>
            <w:rPr>
              <w:rFonts w:asciiTheme="minorHAnsi" w:eastAsiaTheme="minorEastAsia" w:hAnsiTheme="minorHAnsi" w:cstheme="minorBidi"/>
              <w:kern w:val="2"/>
              <w:sz w:val="24"/>
              <w:szCs w:val="24"/>
              <w:lang/>
              <w14:ligatures w14:val="standardContextual"/>
            </w:rPr>
          </w:pPr>
          <w:hyperlink w:anchor="_Toc229432682" w:history="1">
            <w:r w:rsidRPr="00EA4CFD">
              <w:rPr>
                <w:rStyle w:val="Hyperlink"/>
              </w:rPr>
              <w:t>4.</w:t>
            </w:r>
            <w:r>
              <w:rPr>
                <w:rFonts w:asciiTheme="minorHAnsi" w:eastAsiaTheme="minorEastAsia" w:hAnsiTheme="minorHAnsi" w:cstheme="minorBidi"/>
                <w:kern w:val="2"/>
                <w:sz w:val="24"/>
                <w:szCs w:val="24"/>
                <w:lang/>
                <w14:ligatures w14:val="standardContextual"/>
              </w:rPr>
              <w:tab/>
            </w:r>
            <w:r w:rsidRPr="00EA4CFD">
              <w:rPr>
                <w:rStyle w:val="Hyperlink"/>
              </w:rPr>
              <w:t>Bibliography</w:t>
            </w:r>
            <w:r>
              <w:rPr>
                <w:webHidden/>
              </w:rPr>
              <w:tab/>
            </w:r>
            <w:r>
              <w:rPr>
                <w:webHidden/>
              </w:rPr>
              <w:fldChar w:fldCharType="begin"/>
            </w:r>
            <w:r>
              <w:rPr>
                <w:webHidden/>
              </w:rPr>
              <w:instrText xml:space="preserve"> PAGEREF _Toc229432682 \h </w:instrText>
            </w:r>
            <w:r>
              <w:rPr>
                <w:webHidden/>
              </w:rPr>
            </w:r>
            <w:r>
              <w:rPr>
                <w:webHidden/>
              </w:rPr>
              <w:fldChar w:fldCharType="separate"/>
            </w:r>
            <w:r>
              <w:rPr>
                <w:webHidden/>
              </w:rPr>
              <w:t>21</w:t>
            </w:r>
            <w:r>
              <w:rPr>
                <w:webHidden/>
              </w:rPr>
              <w:fldChar w:fldCharType="end"/>
            </w:r>
          </w:hyperlink>
        </w:p>
        <w:p w14:paraId="03D739EC" w14:textId="65839048" w:rsidR="00F233DF" w:rsidRDefault="00F233DF">
          <w:pPr>
            <w:pStyle w:val="TOC1"/>
            <w:rPr>
              <w:rFonts w:asciiTheme="minorHAnsi" w:eastAsiaTheme="minorEastAsia" w:hAnsiTheme="minorHAnsi" w:cstheme="minorBidi"/>
              <w:kern w:val="2"/>
              <w:sz w:val="24"/>
              <w:szCs w:val="24"/>
              <w:lang/>
              <w14:ligatures w14:val="standardContextual"/>
            </w:rPr>
          </w:pPr>
          <w:hyperlink w:anchor="_Toc229432683" w:history="1">
            <w:r w:rsidRPr="00EA4CFD">
              <w:rPr>
                <w:rStyle w:val="Hyperlink"/>
              </w:rPr>
              <w:t>5.</w:t>
            </w:r>
            <w:r>
              <w:rPr>
                <w:rFonts w:asciiTheme="minorHAnsi" w:eastAsiaTheme="minorEastAsia" w:hAnsiTheme="minorHAnsi" w:cstheme="minorBidi"/>
                <w:kern w:val="2"/>
                <w:sz w:val="24"/>
                <w:szCs w:val="24"/>
                <w:lang/>
                <w14:ligatures w14:val="standardContextual"/>
              </w:rPr>
              <w:tab/>
            </w:r>
            <w:r w:rsidRPr="00EA4CFD">
              <w:rPr>
                <w:rStyle w:val="Hyperlink"/>
              </w:rPr>
              <w:t>Appendix A</w:t>
            </w:r>
            <w:r>
              <w:rPr>
                <w:webHidden/>
              </w:rPr>
              <w:tab/>
            </w:r>
            <w:r>
              <w:rPr>
                <w:webHidden/>
              </w:rPr>
              <w:fldChar w:fldCharType="begin"/>
            </w:r>
            <w:r>
              <w:rPr>
                <w:webHidden/>
              </w:rPr>
              <w:instrText xml:space="preserve"> PAGEREF _Toc229432683 \h </w:instrText>
            </w:r>
            <w:r>
              <w:rPr>
                <w:webHidden/>
              </w:rPr>
            </w:r>
            <w:r>
              <w:rPr>
                <w:webHidden/>
              </w:rPr>
              <w:fldChar w:fldCharType="separate"/>
            </w:r>
            <w:r>
              <w:rPr>
                <w:webHidden/>
              </w:rPr>
              <w:t>26</w:t>
            </w:r>
            <w:r>
              <w:rPr>
                <w:webHidden/>
              </w:rPr>
              <w:fldChar w:fldCharType="end"/>
            </w:r>
          </w:hyperlink>
        </w:p>
        <w:p w14:paraId="72D5BF77" w14:textId="3BFBBF46" w:rsidR="00F233DF" w:rsidRDefault="00F233DF">
          <w:pPr>
            <w:pStyle w:val="TOC2"/>
            <w:tabs>
              <w:tab w:val="left" w:pos="1134"/>
            </w:tabs>
            <w:rPr>
              <w:rFonts w:asciiTheme="minorHAnsi" w:eastAsiaTheme="minorEastAsia" w:hAnsiTheme="minorHAnsi" w:cstheme="minorBidi"/>
              <w:kern w:val="2"/>
              <w:sz w:val="24"/>
              <w:szCs w:val="24"/>
              <w:lang/>
              <w14:ligatures w14:val="standardContextual"/>
            </w:rPr>
          </w:pPr>
          <w:hyperlink w:anchor="_Toc229432684" w:history="1">
            <w:r w:rsidRPr="00EA4CFD">
              <w:rPr>
                <w:rStyle w:val="Hyperlink"/>
              </w:rPr>
              <w:t>A.1.</w:t>
            </w:r>
            <w:r>
              <w:rPr>
                <w:rFonts w:asciiTheme="minorHAnsi" w:eastAsiaTheme="minorEastAsia" w:hAnsiTheme="minorHAnsi" w:cstheme="minorBidi"/>
                <w:kern w:val="2"/>
                <w:sz w:val="24"/>
                <w:szCs w:val="24"/>
                <w:lang/>
                <w14:ligatures w14:val="standardContextual"/>
              </w:rPr>
              <w:tab/>
            </w:r>
            <w:r w:rsidRPr="00EA4CFD">
              <w:rPr>
                <w:rStyle w:val="Hyperlink"/>
              </w:rPr>
              <w:t>Geometric properties and test description for UD Size 1 – baseline</w:t>
            </w:r>
            <w:r>
              <w:rPr>
                <w:webHidden/>
              </w:rPr>
              <w:tab/>
            </w:r>
            <w:r>
              <w:rPr>
                <w:webHidden/>
              </w:rPr>
              <w:fldChar w:fldCharType="begin"/>
            </w:r>
            <w:r>
              <w:rPr>
                <w:webHidden/>
              </w:rPr>
              <w:instrText xml:space="preserve"> PAGEREF _Toc229432684 \h </w:instrText>
            </w:r>
            <w:r>
              <w:rPr>
                <w:webHidden/>
              </w:rPr>
            </w:r>
            <w:r>
              <w:rPr>
                <w:webHidden/>
              </w:rPr>
              <w:fldChar w:fldCharType="separate"/>
            </w:r>
            <w:r>
              <w:rPr>
                <w:webHidden/>
              </w:rPr>
              <w:t>26</w:t>
            </w:r>
            <w:r>
              <w:rPr>
                <w:webHidden/>
              </w:rPr>
              <w:fldChar w:fldCharType="end"/>
            </w:r>
          </w:hyperlink>
        </w:p>
        <w:p w14:paraId="3D05C52D" w14:textId="0D1F22EF" w:rsidR="00B66040" w:rsidRDefault="00982598" w:rsidP="00EE61E0">
          <w:r>
            <w:rPr>
              <w:b/>
              <w:bCs/>
              <w:noProof/>
            </w:rPr>
            <w:fldChar w:fldCharType="end"/>
          </w:r>
        </w:p>
      </w:sdtContent>
    </w:sdt>
    <w:p w14:paraId="1B0FBFC4" w14:textId="77777777" w:rsidR="00B66040" w:rsidRDefault="00B66040" w:rsidP="00EE61E0">
      <w:r>
        <w:br w:type="page"/>
      </w:r>
    </w:p>
    <w:p w14:paraId="63FEF363" w14:textId="77777777" w:rsidR="00982598" w:rsidRDefault="00982598" w:rsidP="00EE61E0"/>
    <w:p w14:paraId="0A4D4929" w14:textId="77777777" w:rsidR="00B66040" w:rsidRPr="00FA78EB" w:rsidRDefault="00B66040" w:rsidP="001B52CB">
      <w:pPr>
        <w:pStyle w:val="TOCHeading"/>
      </w:pPr>
      <w:bookmarkStart w:id="1" w:name="_Toc173849057"/>
      <w:bookmarkStart w:id="2" w:name="_Toc173849744"/>
      <w:bookmarkStart w:id="3" w:name="_Toc173937562"/>
      <w:bookmarkStart w:id="4" w:name="_Toc173992555"/>
      <w:bookmarkStart w:id="5" w:name="_Toc173849058"/>
      <w:bookmarkStart w:id="6" w:name="_Toc173849745"/>
      <w:bookmarkStart w:id="7" w:name="_Toc173937563"/>
      <w:bookmarkStart w:id="8" w:name="_Toc173992556"/>
      <w:bookmarkStart w:id="9" w:name="_Toc173849059"/>
      <w:bookmarkStart w:id="10" w:name="_Toc173849746"/>
      <w:bookmarkStart w:id="11" w:name="_Toc173937564"/>
      <w:bookmarkStart w:id="12" w:name="_Toc173992557"/>
      <w:bookmarkStart w:id="13" w:name="_Toc129260743"/>
      <w:bookmarkEnd w:id="1"/>
      <w:bookmarkEnd w:id="2"/>
      <w:bookmarkEnd w:id="3"/>
      <w:bookmarkEnd w:id="4"/>
      <w:bookmarkEnd w:id="5"/>
      <w:bookmarkEnd w:id="6"/>
      <w:bookmarkEnd w:id="7"/>
      <w:bookmarkEnd w:id="8"/>
      <w:bookmarkEnd w:id="9"/>
      <w:bookmarkEnd w:id="10"/>
      <w:bookmarkEnd w:id="11"/>
      <w:bookmarkEnd w:id="12"/>
      <w:r w:rsidRPr="00FA78EB">
        <w:t>List of Tables</w:t>
      </w:r>
    </w:p>
    <w:p w14:paraId="381B9801" w14:textId="4F47D61E" w:rsidR="00372727" w:rsidRDefault="007D2917" w:rsidP="00CE7882">
      <w:r>
        <w:fldChar w:fldCharType="begin"/>
      </w:r>
      <w:r>
        <w:instrText>TOC \h \z \c "Table"</w:instrText>
      </w:r>
      <w:r>
        <w:fldChar w:fldCharType="separate"/>
      </w:r>
      <w:r w:rsidR="005C4DC7">
        <w:rPr>
          <w:b/>
          <w:bCs/>
          <w:noProof/>
        </w:rPr>
        <w:t>No table of figures entries found.</w:t>
      </w:r>
      <w:r>
        <w:fldChar w:fldCharType="end"/>
      </w:r>
      <w:r w:rsidR="00372727">
        <w:br w:type="page"/>
      </w:r>
    </w:p>
    <w:p w14:paraId="60601464" w14:textId="2002E054" w:rsidR="00372727" w:rsidRPr="00FA78EB" w:rsidRDefault="00372727" w:rsidP="001B52CB">
      <w:pPr>
        <w:pStyle w:val="TOCHeading"/>
      </w:pPr>
      <w:r w:rsidRPr="00FA78EB">
        <w:lastRenderedPageBreak/>
        <w:t>List of Figures</w:t>
      </w:r>
    </w:p>
    <w:p w14:paraId="0910B0EC" w14:textId="77777777" w:rsidR="00372727" w:rsidRDefault="00372727" w:rsidP="00EE61E0">
      <w:pPr>
        <w:pStyle w:val="TableofFigures"/>
      </w:pPr>
    </w:p>
    <w:p w14:paraId="275F0CFA" w14:textId="5EC50875" w:rsidR="005C4DC7" w:rsidRDefault="00372727">
      <w:pPr>
        <w:pStyle w:val="TableofFigures"/>
        <w:rPr>
          <w:rFonts w:asciiTheme="minorHAnsi" w:eastAsiaTheme="minorEastAsia" w:hAnsiTheme="minorHAnsi" w:cstheme="minorBidi"/>
          <w:noProof/>
          <w:kern w:val="2"/>
          <w:sz w:val="24"/>
          <w:szCs w:val="24"/>
          <w:lang/>
          <w14:ligatures w14:val="standardContextual"/>
        </w:rPr>
      </w:pPr>
      <w:r>
        <w:fldChar w:fldCharType="begin"/>
      </w:r>
      <w:r>
        <w:instrText xml:space="preserve"> TOC \h \z \c "Figure" </w:instrText>
      </w:r>
      <w:r>
        <w:fldChar w:fldCharType="separate"/>
      </w:r>
      <w:hyperlink w:anchor="_Toc229008668" w:history="1">
        <w:r w:rsidR="005C4DC7" w:rsidRPr="004F7530">
          <w:rPr>
            <w:rStyle w:val="Hyperlink"/>
            <w:noProof/>
          </w:rPr>
          <w:t>Figure 1: A cross</w:t>
        </w:r>
        <w:r w:rsidR="00566813">
          <w:rPr>
            <w:rStyle w:val="Hyperlink"/>
            <w:noProof/>
          </w:rPr>
          <w:t>-</w:t>
        </w:r>
        <w:r w:rsidR="005C4DC7" w:rsidRPr="004F7530">
          <w:rPr>
            <w:rStyle w:val="Hyperlink"/>
            <w:noProof/>
          </w:rPr>
          <w:t>section of two layers of a laminated composite material</w:t>
        </w:r>
        <w:r w:rsidR="005C4DC7">
          <w:rPr>
            <w:noProof/>
            <w:webHidden/>
          </w:rPr>
          <w:tab/>
        </w:r>
        <w:r w:rsidR="005C4DC7">
          <w:rPr>
            <w:noProof/>
            <w:webHidden/>
          </w:rPr>
          <w:fldChar w:fldCharType="begin"/>
        </w:r>
        <w:r w:rsidR="005C4DC7">
          <w:rPr>
            <w:noProof/>
            <w:webHidden/>
          </w:rPr>
          <w:instrText xml:space="preserve"> PAGEREF _Toc229008668 \h </w:instrText>
        </w:r>
        <w:r w:rsidR="005C4DC7">
          <w:rPr>
            <w:noProof/>
            <w:webHidden/>
          </w:rPr>
        </w:r>
        <w:r w:rsidR="005C4DC7">
          <w:rPr>
            <w:noProof/>
            <w:webHidden/>
          </w:rPr>
          <w:fldChar w:fldCharType="separate"/>
        </w:r>
        <w:r w:rsidR="005C4DC7">
          <w:rPr>
            <w:noProof/>
            <w:webHidden/>
          </w:rPr>
          <w:t>7</w:t>
        </w:r>
        <w:r w:rsidR="005C4DC7">
          <w:rPr>
            <w:noProof/>
            <w:webHidden/>
          </w:rPr>
          <w:fldChar w:fldCharType="end"/>
        </w:r>
      </w:hyperlink>
    </w:p>
    <w:p w14:paraId="0481ACAA" w14:textId="26EC936E" w:rsidR="005C4DC7" w:rsidRDefault="005C4DC7">
      <w:pPr>
        <w:pStyle w:val="TableofFigures"/>
        <w:rPr>
          <w:rFonts w:asciiTheme="minorHAnsi" w:eastAsiaTheme="minorEastAsia" w:hAnsiTheme="minorHAnsi" w:cstheme="minorBidi"/>
          <w:noProof/>
          <w:kern w:val="2"/>
          <w:sz w:val="24"/>
          <w:szCs w:val="24"/>
          <w:lang/>
          <w14:ligatures w14:val="standardContextual"/>
        </w:rPr>
      </w:pPr>
      <w:hyperlink w:anchor="_Toc229008669" w:history="1">
        <w:r w:rsidRPr="004F7530">
          <w:rPr>
            <w:rStyle w:val="Hyperlink"/>
            <w:noProof/>
          </w:rPr>
          <w:t xml:space="preserve">Figure 2: Illustration of the three basic fracture modes: Mode </w:t>
        </w:r>
        <m:oMath>
          <m:r>
            <w:rPr>
              <w:rStyle w:val="Hyperlink"/>
              <w:rFonts w:ascii="Cambria Math" w:hAnsi="Cambria Math"/>
              <w:noProof/>
            </w:rPr>
            <m:t>I</m:t>
          </m:r>
        </m:oMath>
        <w:r w:rsidRPr="004F7530">
          <w:rPr>
            <w:rStyle w:val="Hyperlink"/>
            <w:noProof/>
          </w:rPr>
          <w:t xml:space="preserve"> (opening), Mode </w:t>
        </w:r>
        <m:oMath>
          <m:r>
            <w:rPr>
              <w:rStyle w:val="Hyperlink"/>
              <w:rFonts w:ascii="Cambria Math" w:hAnsi="Cambria Math"/>
              <w:noProof/>
            </w:rPr>
            <m:t>II</m:t>
          </m:r>
        </m:oMath>
        <w:r w:rsidRPr="004F7530">
          <w:rPr>
            <w:rStyle w:val="Hyperlink"/>
            <w:noProof/>
          </w:rPr>
          <w:t xml:space="preserve"> (in</w:t>
        </w:r>
        <w:r w:rsidR="00566813">
          <w:rPr>
            <w:rStyle w:val="Hyperlink"/>
            <w:noProof/>
          </w:rPr>
          <w:t>-</w:t>
        </w:r>
        <w:r w:rsidRPr="004F7530">
          <w:rPr>
            <w:rStyle w:val="Hyperlink"/>
            <w:noProof/>
          </w:rPr>
          <w:t xml:space="preserve">plane shear), and Mode </w:t>
        </w:r>
        <m:oMath>
          <m:r>
            <w:rPr>
              <w:rStyle w:val="Hyperlink"/>
              <w:rFonts w:ascii="Cambria Math" w:hAnsi="Cambria Math"/>
              <w:noProof/>
            </w:rPr>
            <m:t>III</m:t>
          </m:r>
        </m:oMath>
        <w:r w:rsidRPr="004F7530">
          <w:rPr>
            <w:rStyle w:val="Hyperlink"/>
            <w:noProof/>
          </w:rPr>
          <w:t xml:space="preserve"> (out</w:t>
        </w:r>
        <w:r w:rsidR="00566813">
          <w:rPr>
            <w:rStyle w:val="Hyperlink"/>
            <w:noProof/>
          </w:rPr>
          <w:t>-</w:t>
        </w:r>
        <w:r w:rsidRPr="004F7530">
          <w:rPr>
            <w:rStyle w:val="Hyperlink"/>
            <w:noProof/>
          </w:rPr>
          <w:t>of</w:t>
        </w:r>
        <w:r w:rsidR="00566813">
          <w:rPr>
            <w:rStyle w:val="Hyperlink"/>
            <w:noProof/>
          </w:rPr>
          <w:t>-</w:t>
        </w:r>
        <w:r w:rsidRPr="004F7530">
          <w:rPr>
            <w:rStyle w:val="Hyperlink"/>
            <w:noProof/>
          </w:rPr>
          <w:t>plane shear).</w:t>
        </w:r>
        <w:r>
          <w:rPr>
            <w:noProof/>
            <w:webHidden/>
          </w:rPr>
          <w:tab/>
        </w:r>
        <w:r>
          <w:rPr>
            <w:noProof/>
            <w:webHidden/>
          </w:rPr>
          <w:fldChar w:fldCharType="begin"/>
        </w:r>
        <w:r>
          <w:rPr>
            <w:noProof/>
            <w:webHidden/>
          </w:rPr>
          <w:instrText xml:space="preserve"> PAGEREF _Toc229008669 \h </w:instrText>
        </w:r>
        <w:r>
          <w:rPr>
            <w:noProof/>
            <w:webHidden/>
          </w:rPr>
        </w:r>
        <w:r>
          <w:rPr>
            <w:noProof/>
            <w:webHidden/>
          </w:rPr>
          <w:fldChar w:fldCharType="separate"/>
        </w:r>
        <w:r>
          <w:rPr>
            <w:noProof/>
            <w:webHidden/>
          </w:rPr>
          <w:t>8</w:t>
        </w:r>
        <w:r>
          <w:rPr>
            <w:noProof/>
            <w:webHidden/>
          </w:rPr>
          <w:fldChar w:fldCharType="end"/>
        </w:r>
      </w:hyperlink>
    </w:p>
    <w:p w14:paraId="7DC9A110" w14:textId="675AB157" w:rsidR="005C4DC7" w:rsidRDefault="005C4DC7">
      <w:pPr>
        <w:pStyle w:val="TableofFigures"/>
        <w:rPr>
          <w:rFonts w:asciiTheme="minorHAnsi" w:eastAsiaTheme="minorEastAsia" w:hAnsiTheme="minorHAnsi" w:cstheme="minorBidi"/>
          <w:noProof/>
          <w:kern w:val="2"/>
          <w:sz w:val="24"/>
          <w:szCs w:val="24"/>
          <w:lang/>
          <w14:ligatures w14:val="standardContextual"/>
        </w:rPr>
      </w:pPr>
      <w:hyperlink w:anchor="_Toc229008670" w:history="1">
        <w:r w:rsidRPr="004F7530">
          <w:rPr>
            <w:rStyle w:val="Hyperlink"/>
            <w:noProof/>
          </w:rPr>
          <w:t>Figure</w:t>
        </w:r>
        <w:r w:rsidRPr="004F7530">
          <w:rPr>
            <w:rStyle w:val="Hyperlink"/>
            <w:noProof/>
            <w:rtl/>
          </w:rPr>
          <w:t xml:space="preserve"> </w:t>
        </w:r>
        <w:r w:rsidRPr="004F7530">
          <w:rPr>
            <w:rStyle w:val="Hyperlink"/>
            <w:noProof/>
          </w:rPr>
          <w:t>3: Typical fatigue loading cycle</w:t>
        </w:r>
        <w:r>
          <w:rPr>
            <w:noProof/>
            <w:webHidden/>
          </w:rPr>
          <w:tab/>
        </w:r>
        <w:r>
          <w:rPr>
            <w:noProof/>
            <w:webHidden/>
          </w:rPr>
          <w:fldChar w:fldCharType="begin"/>
        </w:r>
        <w:r>
          <w:rPr>
            <w:noProof/>
            <w:webHidden/>
          </w:rPr>
          <w:instrText xml:space="preserve"> PAGEREF _Toc229008670 \h </w:instrText>
        </w:r>
        <w:r>
          <w:rPr>
            <w:noProof/>
            <w:webHidden/>
          </w:rPr>
        </w:r>
        <w:r>
          <w:rPr>
            <w:noProof/>
            <w:webHidden/>
          </w:rPr>
          <w:fldChar w:fldCharType="separate"/>
        </w:r>
        <w:r>
          <w:rPr>
            <w:noProof/>
            <w:webHidden/>
          </w:rPr>
          <w:t>11</w:t>
        </w:r>
        <w:r>
          <w:rPr>
            <w:noProof/>
            <w:webHidden/>
          </w:rPr>
          <w:fldChar w:fldCharType="end"/>
        </w:r>
      </w:hyperlink>
    </w:p>
    <w:p w14:paraId="3B34E291" w14:textId="332E07DD" w:rsidR="005C4DC7" w:rsidRDefault="005C4DC7">
      <w:pPr>
        <w:pStyle w:val="TableofFigures"/>
        <w:rPr>
          <w:rFonts w:asciiTheme="minorHAnsi" w:eastAsiaTheme="minorEastAsia" w:hAnsiTheme="minorHAnsi" w:cstheme="minorBidi"/>
          <w:noProof/>
          <w:kern w:val="2"/>
          <w:sz w:val="24"/>
          <w:szCs w:val="24"/>
          <w:lang/>
          <w14:ligatures w14:val="standardContextual"/>
        </w:rPr>
      </w:pPr>
      <w:hyperlink w:anchor="_Toc229008671" w:history="1">
        <w:r w:rsidRPr="004F7530">
          <w:rPr>
            <w:rStyle w:val="Hyperlink"/>
            <w:b/>
            <w:bCs/>
            <w:noProof/>
          </w:rPr>
          <w:t>Figure 4</w:t>
        </w:r>
        <w:r w:rsidRPr="004F7530">
          <w:rPr>
            <w:rStyle w:val="Hyperlink"/>
            <w:noProof/>
          </w:rPr>
          <w:t>: Schematic Interface Crack progression in a composite specimen undergoing fatigue cycles.</w:t>
        </w:r>
        <w:r w:rsidRPr="004F7530">
          <w:rPr>
            <w:rStyle w:val="Hyperlink"/>
            <w:rFonts w:asciiTheme="majorBidi" w:hAnsiTheme="majorBidi" w:cstheme="majorBidi"/>
            <w:noProof/>
          </w:rPr>
          <w:t xml:space="preserve"> I</w:t>
        </w:r>
        <w:r w:rsidRPr="004F7530">
          <w:rPr>
            <w:rStyle w:val="Hyperlink"/>
            <w:noProof/>
          </w:rPr>
          <w:t xml:space="preserve"> – Undamaged specimen containing an initial pre</w:t>
        </w:r>
        <w:r w:rsidR="00566813">
          <w:rPr>
            <w:rStyle w:val="Hyperlink"/>
            <w:noProof/>
          </w:rPr>
          <w:t>-</w:t>
        </w:r>
        <w:r w:rsidRPr="004F7530">
          <w:rPr>
            <w:rStyle w:val="Hyperlink"/>
            <w:noProof/>
          </w:rPr>
          <w:t xml:space="preserve">manufactured crack of length </w:t>
        </w:r>
        <m:oMath>
          <m:r>
            <w:rPr>
              <w:rStyle w:val="Hyperlink"/>
              <w:rFonts w:ascii="Cambria Math" w:hAnsi="Cambria Math"/>
              <w:noProof/>
            </w:rPr>
            <m:t>a</m:t>
          </m:r>
          <m:r>
            <m:rPr>
              <m:sty m:val="p"/>
            </m:rPr>
            <w:rPr>
              <w:rStyle w:val="Hyperlink"/>
              <w:rFonts w:ascii="Cambria Math" w:hAnsi="Cambria Math"/>
              <w:noProof/>
            </w:rPr>
            <m:t>0</m:t>
          </m:r>
        </m:oMath>
        <w:r w:rsidRPr="004F7530">
          <w:rPr>
            <w:rStyle w:val="Hyperlink"/>
            <w:noProof/>
          </w:rPr>
          <w:t xml:space="preserve">. </w:t>
        </w:r>
        <w:r w:rsidRPr="004F7530">
          <w:rPr>
            <w:rStyle w:val="Hyperlink"/>
            <w:rFonts w:asciiTheme="majorBidi" w:hAnsiTheme="majorBidi" w:cstheme="majorBidi"/>
            <w:noProof/>
          </w:rPr>
          <w:t>II</w:t>
        </w:r>
        <w:r w:rsidRPr="004F7530">
          <w:rPr>
            <w:rStyle w:val="Hyperlink"/>
            <w:noProof/>
          </w:rPr>
          <w:t xml:space="preserve"> –</w:t>
        </w:r>
        <w:r w:rsidRPr="004F7530">
          <w:rPr>
            <w:rStyle w:val="Hyperlink"/>
            <w:rFonts w:asciiTheme="majorBidi" w:hAnsiTheme="majorBidi" w:cstheme="majorBidi"/>
            <w:noProof/>
          </w:rPr>
          <w:t>V</w:t>
        </w:r>
        <w:r w:rsidRPr="004F7530">
          <w:rPr>
            <w:rStyle w:val="Hyperlink"/>
            <w:noProof/>
          </w:rPr>
          <w:t xml:space="preserve"> – Damage development and fatigue crack onset due to fatigue loading.</w:t>
        </w:r>
        <w:r>
          <w:rPr>
            <w:noProof/>
            <w:webHidden/>
          </w:rPr>
          <w:tab/>
        </w:r>
        <w:r>
          <w:rPr>
            <w:noProof/>
            <w:webHidden/>
          </w:rPr>
          <w:fldChar w:fldCharType="begin"/>
        </w:r>
        <w:r>
          <w:rPr>
            <w:noProof/>
            <w:webHidden/>
          </w:rPr>
          <w:instrText xml:space="preserve"> PAGEREF _Toc229008671 \h </w:instrText>
        </w:r>
        <w:r>
          <w:rPr>
            <w:noProof/>
            <w:webHidden/>
          </w:rPr>
        </w:r>
        <w:r>
          <w:rPr>
            <w:noProof/>
            <w:webHidden/>
          </w:rPr>
          <w:fldChar w:fldCharType="separate"/>
        </w:r>
        <w:r>
          <w:rPr>
            <w:noProof/>
            <w:webHidden/>
          </w:rPr>
          <w:t>13</w:t>
        </w:r>
        <w:r>
          <w:rPr>
            <w:noProof/>
            <w:webHidden/>
          </w:rPr>
          <w:fldChar w:fldCharType="end"/>
        </w:r>
      </w:hyperlink>
    </w:p>
    <w:p w14:paraId="76E4A2F9" w14:textId="2F3127D4" w:rsidR="005C4DC7" w:rsidRDefault="005C4DC7">
      <w:pPr>
        <w:pStyle w:val="TableofFigures"/>
        <w:rPr>
          <w:rFonts w:asciiTheme="minorHAnsi" w:eastAsiaTheme="minorEastAsia" w:hAnsiTheme="minorHAnsi" w:cstheme="minorBidi"/>
          <w:noProof/>
          <w:kern w:val="2"/>
          <w:sz w:val="24"/>
          <w:szCs w:val="24"/>
          <w:lang/>
          <w14:ligatures w14:val="standardContextual"/>
        </w:rPr>
      </w:pPr>
      <w:hyperlink w:anchor="_Toc229008672" w:history="1">
        <w:r w:rsidRPr="004F7530">
          <w:rPr>
            <w:rStyle w:val="Hyperlink"/>
            <w:noProof/>
          </w:rPr>
          <w:t>Figure 5: A schematic G</w:t>
        </w:r>
        <w:r w:rsidR="00566813">
          <w:rPr>
            <w:rStyle w:val="Hyperlink"/>
            <w:noProof/>
          </w:rPr>
          <w:t>-</w:t>
        </w:r>
        <w:r w:rsidRPr="004F7530">
          <w:rPr>
            <w:rStyle w:val="Hyperlink"/>
            <w:noProof/>
          </w:rPr>
          <w:t>N Graph.</w:t>
        </w:r>
        <w:r>
          <w:rPr>
            <w:noProof/>
            <w:webHidden/>
          </w:rPr>
          <w:tab/>
        </w:r>
        <w:r>
          <w:rPr>
            <w:noProof/>
            <w:webHidden/>
          </w:rPr>
          <w:fldChar w:fldCharType="begin"/>
        </w:r>
        <w:r>
          <w:rPr>
            <w:noProof/>
            <w:webHidden/>
          </w:rPr>
          <w:instrText xml:space="preserve"> PAGEREF _Toc229008672 \h </w:instrText>
        </w:r>
        <w:r>
          <w:rPr>
            <w:noProof/>
            <w:webHidden/>
          </w:rPr>
        </w:r>
        <w:r>
          <w:rPr>
            <w:noProof/>
            <w:webHidden/>
          </w:rPr>
          <w:fldChar w:fldCharType="separate"/>
        </w:r>
        <w:r>
          <w:rPr>
            <w:noProof/>
            <w:webHidden/>
          </w:rPr>
          <w:t>15</w:t>
        </w:r>
        <w:r>
          <w:rPr>
            <w:noProof/>
            <w:webHidden/>
          </w:rPr>
          <w:fldChar w:fldCharType="end"/>
        </w:r>
      </w:hyperlink>
    </w:p>
    <w:p w14:paraId="40A0AE36" w14:textId="3C4D238B" w:rsidR="00372727" w:rsidRDefault="00372727" w:rsidP="00EE61E0">
      <w:r>
        <w:fldChar w:fldCharType="end"/>
      </w:r>
    </w:p>
    <w:p w14:paraId="224A01BC" w14:textId="624DF80F" w:rsidR="00B66040" w:rsidRPr="00372727" w:rsidRDefault="00B66040" w:rsidP="00EE61E0"/>
    <w:p w14:paraId="77C32ECE" w14:textId="6F481F96" w:rsidR="003A497B" w:rsidRDefault="003A497B" w:rsidP="00EE61E0">
      <w:pPr>
        <w:rPr>
          <w:rFonts w:eastAsia="SimSun"/>
          <w:sz w:val="30"/>
          <w:szCs w:val="32"/>
          <w:u w:val="single"/>
        </w:rPr>
      </w:pPr>
      <w:r>
        <w:br w:type="page"/>
      </w:r>
    </w:p>
    <w:p w14:paraId="4072781E" w14:textId="7FAF00EB" w:rsidR="00BE3C25" w:rsidRDefault="00BE3C25" w:rsidP="00FA78EB">
      <w:pPr>
        <w:pStyle w:val="Heading1"/>
        <w:numPr>
          <w:ilvl w:val="0"/>
          <w:numId w:val="10"/>
        </w:numPr>
      </w:pPr>
      <w:bookmarkStart w:id="14" w:name="_Toc229432669"/>
      <w:r>
        <w:lastRenderedPageBreak/>
        <w:t>Introduction</w:t>
      </w:r>
      <w:bookmarkEnd w:id="13"/>
      <w:bookmarkEnd w:id="14"/>
    </w:p>
    <w:p w14:paraId="21C2990F" w14:textId="05AD7C9C" w:rsidR="00554863" w:rsidRPr="00554863" w:rsidRDefault="00554863" w:rsidP="00554863">
      <w:r w:rsidRPr="00554863">
        <w:t>Modern aerospace and automotive structures increasingly rely on laminated composites due to their high specific stiffness and strength, corrosion resistance, and design flexibility. Yet delamination</w:t>
      </w:r>
      <w:r>
        <w:t xml:space="preserve"> </w:t>
      </w:r>
      <w:r w:rsidR="00566813">
        <w:t>-</w:t>
      </w:r>
      <w:r>
        <w:t xml:space="preserve"> </w:t>
      </w:r>
      <w:r w:rsidRPr="00554863">
        <w:t>the separation of adjacent plies along their interface, which remains a governing damage mode, particularly under cyclic loading where crack initiation may occur well below the static onset level. Designing against delamination therefore requires not only static toughness data, but also an ability to predict the conditions and number of cycles that lead to the onset of interfacial crack growth.</w:t>
      </w:r>
    </w:p>
    <w:p w14:paraId="03034FC8" w14:textId="77777777" w:rsidR="00E374AC" w:rsidRPr="003C0A73" w:rsidRDefault="00E374AC" w:rsidP="00CE7882">
      <w:pPr>
        <w:rPr>
          <w:rtl/>
        </w:rPr>
      </w:pPr>
    </w:p>
    <w:p w14:paraId="4C4CBBA2" w14:textId="64BCB2F9" w:rsidR="00FB6334" w:rsidRDefault="00FB6334" w:rsidP="008A6D11">
      <w:r w:rsidRPr="003C0A73">
        <w:t xml:space="preserve">A standard experimental approach characterizes fatigue behavior through </w:t>
      </w:r>
      <w:r>
        <w:t>G</w:t>
      </w:r>
      <w:r w:rsidR="00566813">
        <w:t>-</w:t>
      </w:r>
      <w:r>
        <w:t>N</w:t>
      </w:r>
      <w:r w:rsidRPr="00651AB2">
        <w:t xml:space="preserve"> curves</w:t>
      </w:r>
      <w:r w:rsidRPr="003C0A73">
        <w:t>, which relate an applied (mode</w:t>
      </w:r>
      <w:r w:rsidR="00566813">
        <w:t>-</w:t>
      </w:r>
      <w:r w:rsidRPr="003C0A73">
        <w:t>specific or mixed</w:t>
      </w:r>
      <w:r w:rsidR="00566813">
        <w:t>-</w:t>
      </w:r>
      <w:r w:rsidRPr="003C0A73">
        <w:t>mode) energy</w:t>
      </w:r>
      <w:r w:rsidR="00566813">
        <w:t>-</w:t>
      </w:r>
      <w:r w:rsidRPr="003C0A73">
        <w:t xml:space="preserve">release rate amplitude to the </w:t>
      </w:r>
      <w:r w:rsidRPr="00651AB2">
        <w:t>number of cycles to onset of delamination growth</w:t>
      </w:r>
      <w:r w:rsidRPr="003C0A73">
        <w:t xml:space="preserve">. These curves are </w:t>
      </w:r>
      <w:r w:rsidRPr="00651AB2">
        <w:t>obtained</w:t>
      </w:r>
      <w:r w:rsidRPr="003C0A73">
        <w:rPr>
          <w:b/>
          <w:bCs/>
        </w:rPr>
        <w:t xml:space="preserve"> </w:t>
      </w:r>
      <w:r w:rsidRPr="00651AB2">
        <w:t>experimentally</w:t>
      </w:r>
      <w:r w:rsidRPr="003C0A73">
        <w:t xml:space="preserve">, and form the empirical backbone used for life prediction. Numerical models are then used to </w:t>
      </w:r>
      <w:r w:rsidRPr="00651AB2">
        <w:t>evaluate local</w:t>
      </w:r>
      <w:r w:rsidRPr="003C0A73">
        <w:rPr>
          <w:b/>
          <w:bCs/>
        </w:rPr>
        <w:t xml:space="preserve"> </w:t>
      </w:r>
      <m:oMath>
        <m:r>
          <w:rPr>
            <w:rFonts w:ascii="Cambria Math" w:hAnsi="Cambria Math"/>
          </w:rPr>
          <m:t>G</m:t>
        </m:r>
      </m:oMath>
      <w:r>
        <w:t xml:space="preserve"> </w:t>
      </w:r>
      <w:r w:rsidRPr="003C0A73">
        <w:t>under service loading and to interpret or generalize the test results to structures and load cases beyond the tested configurations</w:t>
      </w:r>
      <w:r>
        <w:t xml:space="preserve">, </w:t>
      </w:r>
      <w:r w:rsidR="00481C05">
        <w:t>to</w:t>
      </w:r>
      <w:r>
        <w:t xml:space="preserve"> predict fatigue life onset in the structure</w:t>
      </w:r>
      <w:r w:rsidRPr="003C0A73">
        <w:t xml:space="preserve">. </w:t>
      </w:r>
    </w:p>
    <w:p w14:paraId="6E50F4E5" w14:textId="77777777" w:rsidR="003C0A73" w:rsidRDefault="003C0A73" w:rsidP="00EE61E0"/>
    <w:p w14:paraId="1E921E62" w14:textId="2B3A5497" w:rsidR="00482B97" w:rsidRPr="00964246" w:rsidRDefault="00482B97">
      <w:r w:rsidRPr="00964246">
        <w:t>This project develops a simulation</w:t>
      </w:r>
      <w:r w:rsidR="00566813">
        <w:t>-</w:t>
      </w:r>
      <w:r w:rsidRPr="00964246">
        <w:t>based analysis workflow for evaluating delamination onset under cyclic loading in composite laminates by combining finite</w:t>
      </w:r>
      <w:r w:rsidR="00566813">
        <w:t>-</w:t>
      </w:r>
      <w:r w:rsidRPr="00964246">
        <w:t>element results with experimentally measured fatigue behavior.</w:t>
      </w:r>
    </w:p>
    <w:p w14:paraId="3139EE3A" w14:textId="77777777" w:rsidR="0024206A" w:rsidRPr="00964246" w:rsidRDefault="0024206A" w:rsidP="00EE61E0"/>
    <w:p w14:paraId="21A21907" w14:textId="5CD694EB" w:rsidR="00482B97" w:rsidRPr="00964246" w:rsidRDefault="00482B97">
      <w:r w:rsidRPr="00964246">
        <w:t>Within this framework, delamination is represented using a cohesive interface formulation in LS</w:t>
      </w:r>
      <w:r w:rsidR="00566813">
        <w:t>-</w:t>
      </w:r>
      <w:r w:rsidRPr="00964246">
        <w:t>DYNA. The analysis extracts cycle</w:t>
      </w:r>
      <w:r w:rsidR="00566813">
        <w:t>-</w:t>
      </w:r>
      <w:r w:rsidRPr="00964246">
        <w:t>dependent interface quantities (tractions and separations) to evaluate the corresponding energy</w:t>
      </w:r>
      <w:r w:rsidR="00566813">
        <w:t>-</w:t>
      </w:r>
      <w:r w:rsidRPr="00964246">
        <w:t>release</w:t>
      </w:r>
      <w:r w:rsidR="00566813">
        <w:t>-</w:t>
      </w:r>
      <w:r w:rsidRPr="00964246">
        <w:t>rate components, and then uses experimentally obtained G–N curves to estimate the number of fatigue cycles to delamination onset at the most critical interface location.</w:t>
      </w:r>
    </w:p>
    <w:p w14:paraId="117531AC" w14:textId="5E97EA33" w:rsidR="00482B97" w:rsidRDefault="00482B97">
      <w:r w:rsidRPr="00964246">
        <w:t xml:space="preserve">The remainder of this report is organized as follows. Section 2 summarizes the scientific background required for the subsequent sections. Section 3 presents the </w:t>
      </w:r>
      <w:r w:rsidRPr="00964246">
        <w:lastRenderedPageBreak/>
        <w:t>numerical method and post</w:t>
      </w:r>
      <w:r w:rsidR="00566813">
        <w:t>-</w:t>
      </w:r>
      <w:r w:rsidRPr="00964246">
        <w:t>processing approach. Section 4 outlines example outputs and discusses sensitivity to loading parameters. Finally, Section 5 describes the planned validation approach and acceptance criteria.</w:t>
      </w:r>
    </w:p>
    <w:p w14:paraId="27781E39" w14:textId="77777777" w:rsidR="00835F40" w:rsidRDefault="00835F40" w:rsidP="00EE61E0">
      <w:pPr>
        <w:pStyle w:val="Default"/>
        <w:spacing w:line="360" w:lineRule="auto"/>
        <w:jc w:val="both"/>
        <w:rPr>
          <w:rFonts w:ascii="Segoe UI Semilight" w:eastAsia="Times New Roman" w:hAnsi="Segoe UI Semilight" w:cs="Segoe UI Semilight"/>
          <w:color w:val="auto"/>
          <w:sz w:val="22"/>
          <w:szCs w:val="22"/>
        </w:rPr>
      </w:pPr>
    </w:p>
    <w:p w14:paraId="280D3563" w14:textId="77777777" w:rsidR="00835F40" w:rsidRPr="003A497B" w:rsidRDefault="00835F40" w:rsidP="00EE61E0">
      <w:pPr>
        <w:pStyle w:val="Default"/>
        <w:spacing w:line="360" w:lineRule="auto"/>
        <w:jc w:val="both"/>
        <w:rPr>
          <w:rFonts w:ascii="Segoe UI Semilight" w:eastAsia="Times New Roman" w:hAnsi="Segoe UI Semilight" w:cs="Segoe UI Semilight"/>
          <w:color w:val="auto"/>
          <w:sz w:val="22"/>
          <w:szCs w:val="22"/>
        </w:rPr>
      </w:pPr>
    </w:p>
    <w:p w14:paraId="4072782D" w14:textId="77777777" w:rsidR="00BE3C25" w:rsidRDefault="00BE3C25" w:rsidP="00EE61E0">
      <w:pPr>
        <w:rPr>
          <w:rFonts w:eastAsia="SimSun"/>
        </w:rPr>
      </w:pPr>
    </w:p>
    <w:p w14:paraId="4072782E" w14:textId="05F3BAE3" w:rsidR="00BE3C25" w:rsidRDefault="00365A77" w:rsidP="00EE61E0">
      <w:pPr>
        <w:pStyle w:val="Heading1"/>
        <w:numPr>
          <w:ilvl w:val="0"/>
          <w:numId w:val="5"/>
        </w:numPr>
      </w:pPr>
      <w:bookmarkStart w:id="15" w:name="_Toc229432670"/>
      <w:r>
        <w:t>Background</w:t>
      </w:r>
      <w:bookmarkEnd w:id="15"/>
    </w:p>
    <w:p w14:paraId="4072782F" w14:textId="7F3B0877" w:rsidR="00BE3C25" w:rsidRDefault="00EB53D8" w:rsidP="00CE7882">
      <w:r w:rsidRPr="00EB53D8">
        <w:t>This section summarizes the concepts needed to model fatigue‑driven delamination in laminates. We begin with</w:t>
      </w:r>
      <w:r w:rsidR="007C419B">
        <w:t xml:space="preserve"> composite</w:t>
      </w:r>
      <w:r w:rsidRPr="00EB53D8">
        <w:t xml:space="preserve"> laminate construction and failure modes, proceed to strain‑energy release rate definitions, and then describe fatigue parameters and the G</w:t>
      </w:r>
      <w:r w:rsidR="00566813">
        <w:t>-</w:t>
      </w:r>
      <w:r w:rsidRPr="00EB53D8">
        <w:t>N framework used to define onset.</w:t>
      </w:r>
    </w:p>
    <w:p w14:paraId="5F1631B4" w14:textId="77777777" w:rsidR="00FB572D" w:rsidRDefault="00FB572D" w:rsidP="00EE61E0"/>
    <w:p w14:paraId="3A1C8AA0" w14:textId="29F9B6A7" w:rsidR="002F4BC9" w:rsidRDefault="002F4BC9" w:rsidP="005F6CA9">
      <w:pPr>
        <w:pStyle w:val="Heading2"/>
      </w:pPr>
      <w:bookmarkStart w:id="16" w:name="_Toc229432671"/>
      <w:r>
        <w:t xml:space="preserve">Composite </w:t>
      </w:r>
      <w:r w:rsidR="00B62A77">
        <w:t>Laminates</w:t>
      </w:r>
      <w:bookmarkEnd w:id="16"/>
    </w:p>
    <w:p w14:paraId="32F2297C" w14:textId="768A1D13" w:rsidR="00EB53D8" w:rsidRPr="00EB53D8" w:rsidRDefault="009D01EC" w:rsidP="00CE7882">
      <w:r>
        <w:rPr>
          <w:noProof/>
        </w:rPr>
        <mc:AlternateContent>
          <mc:Choice Requires="wpg">
            <w:drawing>
              <wp:anchor distT="0" distB="0" distL="114300" distR="114300" simplePos="0" relativeHeight="251658242" behindDoc="0" locked="0" layoutInCell="1" allowOverlap="1" wp14:anchorId="3536E5D3" wp14:editId="675D2D6C">
                <wp:simplePos x="0" y="0"/>
                <wp:positionH relativeFrom="margin">
                  <wp:align>center</wp:align>
                </wp:positionH>
                <wp:positionV relativeFrom="paragraph">
                  <wp:posOffset>855345</wp:posOffset>
                </wp:positionV>
                <wp:extent cx="4474210" cy="2650490"/>
                <wp:effectExtent l="0" t="0" r="2540" b="0"/>
                <wp:wrapTopAndBottom/>
                <wp:docPr id="1516681297" name="Group 110"/>
                <wp:cNvGraphicFramePr/>
                <a:graphic xmlns:a="http://schemas.openxmlformats.org/drawingml/2006/main">
                  <a:graphicData uri="http://schemas.microsoft.com/office/word/2010/wordprocessingGroup">
                    <wpg:wgp>
                      <wpg:cNvGrpSpPr/>
                      <wpg:grpSpPr>
                        <a:xfrm>
                          <a:off x="0" y="0"/>
                          <a:ext cx="4474210" cy="2650490"/>
                          <a:chOff x="0" y="0"/>
                          <a:chExt cx="4474210" cy="2650529"/>
                        </a:xfrm>
                      </wpg:grpSpPr>
                      <wpg:grpSp>
                        <wpg:cNvPr id="1126807986" name="Group 20"/>
                        <wpg:cNvGrpSpPr/>
                        <wpg:grpSpPr>
                          <a:xfrm>
                            <a:off x="0" y="206878"/>
                            <a:ext cx="4474210" cy="2443651"/>
                            <a:chOff x="0" y="0"/>
                            <a:chExt cx="4473575" cy="2444115"/>
                          </a:xfrm>
                        </wpg:grpSpPr>
                        <pic:pic xmlns:pic="http://schemas.openxmlformats.org/drawingml/2006/picture">
                          <pic:nvPicPr>
                            <pic:cNvPr id="1367200831" name="Picture 28"/>
                            <pic:cNvPicPr>
                              <a:picLocks noChangeAspect="1"/>
                            </pic:cNvPicPr>
                          </pic:nvPicPr>
                          <pic:blipFill rotWithShape="1">
                            <a:blip r:embed="rId11" cstate="print">
                              <a:clrChange>
                                <a:clrFrom>
                                  <a:srgbClr val="FAFAFA"/>
                                </a:clrFrom>
                                <a:clrTo>
                                  <a:srgbClr val="FAFAFA">
                                    <a:alpha val="0"/>
                                  </a:srgbClr>
                                </a:clrTo>
                              </a:clrChange>
                              <a:extLst>
                                <a:ext uri="{28A0092B-C50C-407E-A947-70E740481C1C}">
                                  <a14:useLocalDpi xmlns:a14="http://schemas.microsoft.com/office/drawing/2010/main" val="0"/>
                                </a:ext>
                              </a:extLst>
                            </a:blip>
                            <a:srcRect l="6480" r="10336"/>
                            <a:stretch>
                              <a:fillRect/>
                            </a:stretch>
                          </pic:blipFill>
                          <pic:spPr bwMode="auto">
                            <a:xfrm>
                              <a:off x="404261" y="0"/>
                              <a:ext cx="3656965" cy="2105660"/>
                            </a:xfrm>
                            <a:prstGeom prst="rect">
                              <a:avLst/>
                            </a:prstGeom>
                            <a:noFill/>
                            <a:ln>
                              <a:noFill/>
                            </a:ln>
                            <a:extLst>
                              <a:ext uri="{53640926-AAD7-44D8-BBD7-CCE9431645EC}">
                                <a14:shadowObscured xmlns:a14="http://schemas.microsoft.com/office/drawing/2010/main"/>
                              </a:ext>
                            </a:extLst>
                          </pic:spPr>
                        </pic:pic>
                        <wps:wsp>
                          <wps:cNvPr id="1114125522" name="Text Box 1"/>
                          <wps:cNvSpPr txBox="1"/>
                          <wps:spPr>
                            <a:xfrm>
                              <a:off x="0" y="2165350"/>
                              <a:ext cx="4473575" cy="278765"/>
                            </a:xfrm>
                            <a:prstGeom prst="rect">
                              <a:avLst/>
                            </a:prstGeom>
                            <a:solidFill>
                              <a:prstClr val="white"/>
                            </a:solidFill>
                            <a:ln>
                              <a:noFill/>
                            </a:ln>
                          </wps:spPr>
                          <wps:txbx>
                            <w:txbxContent>
                              <w:p w14:paraId="57447A8B" w14:textId="67FEA069" w:rsidR="00564D26" w:rsidRPr="00E87272" w:rsidRDefault="00564D26" w:rsidP="00A76501">
                                <w:pPr>
                                  <w:pStyle w:val="Caption"/>
                                  <w:rPr>
                                    <w:noProof/>
                                  </w:rPr>
                                </w:pPr>
                                <w:bookmarkStart w:id="17" w:name="_Ref223026404"/>
                                <w:bookmarkStart w:id="18" w:name="_Toc229008668"/>
                                <w:r>
                                  <w:t xml:space="preserve">Figure </w:t>
                                </w:r>
                                <w:r>
                                  <w:fldChar w:fldCharType="begin"/>
                                </w:r>
                                <w:r>
                                  <w:instrText>SEQ Figure \* ARABIC</w:instrText>
                                </w:r>
                                <w:r>
                                  <w:fldChar w:fldCharType="separate"/>
                                </w:r>
                                <w:r w:rsidR="00950DB1">
                                  <w:rPr>
                                    <w:noProof/>
                                  </w:rPr>
                                  <w:t>1</w:t>
                                </w:r>
                                <w:r>
                                  <w:fldChar w:fldCharType="end"/>
                                </w:r>
                                <w:bookmarkEnd w:id="17"/>
                                <w:r>
                                  <w:t>: A cross-section of two layers of a laminated composite material</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s:wsp>
                        <wps:cNvPr id="282498623" name="Straight Arrow Connector 91"/>
                        <wps:cNvCnPr/>
                        <wps:spPr>
                          <a:xfrm>
                            <a:off x="711659" y="719935"/>
                            <a:ext cx="336550" cy="254587"/>
                          </a:xfrm>
                          <a:prstGeom prst="straightConnector1">
                            <a:avLst/>
                          </a:prstGeom>
                          <a:ln w="19050">
                            <a:solidFill>
                              <a:srgbClr val="00336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173356" name="Straight Arrow Connector 91"/>
                        <wps:cNvCnPr/>
                        <wps:spPr>
                          <a:xfrm flipV="1">
                            <a:off x="3178505" y="244116"/>
                            <a:ext cx="98425" cy="255856"/>
                          </a:xfrm>
                          <a:prstGeom prst="straightConnector1">
                            <a:avLst/>
                          </a:prstGeom>
                          <a:ln w="19050">
                            <a:solidFill>
                              <a:srgbClr val="003366"/>
                            </a:solidFill>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217" name="Text Box 2"/>
                        <wps:cNvSpPr txBox="1">
                          <a:spLocks noChangeArrowheads="1"/>
                        </wps:cNvSpPr>
                        <wps:spPr bwMode="auto">
                          <a:xfrm>
                            <a:off x="202740" y="500645"/>
                            <a:ext cx="585470" cy="271094"/>
                          </a:xfrm>
                          <a:prstGeom prst="rect">
                            <a:avLst/>
                          </a:prstGeom>
                          <a:noFill/>
                          <a:ln w="9525">
                            <a:noFill/>
                            <a:miter lim="800000"/>
                            <a:headEnd/>
                            <a:tailEnd/>
                          </a:ln>
                        </wps:spPr>
                        <wps:txbx>
                          <w:txbxContent>
                            <w:p w14:paraId="12D08101" w14:textId="613DC9C9" w:rsidR="00402C3D" w:rsidRDefault="00FB7088" w:rsidP="00FB7088">
                              <w:pPr>
                                <w:pStyle w:val="NoSpacing"/>
                                <w:jc w:val="center"/>
                              </w:pPr>
                              <w:r>
                                <w:t>matrix</w:t>
                              </w:r>
                            </w:p>
                          </w:txbxContent>
                        </wps:txbx>
                        <wps:bodyPr rot="0" vert="horz" wrap="square" lIns="91440" tIns="45720" rIns="91440" bIns="45720" anchor="t" anchorCtr="0">
                          <a:spAutoFit/>
                        </wps:bodyPr>
                      </wps:wsp>
                      <wps:wsp>
                        <wps:cNvPr id="562950637" name="Text Box 2"/>
                        <wps:cNvSpPr txBox="1">
                          <a:spLocks noChangeArrowheads="1"/>
                        </wps:cNvSpPr>
                        <wps:spPr bwMode="auto">
                          <a:xfrm>
                            <a:off x="2879739" y="0"/>
                            <a:ext cx="995680" cy="271094"/>
                          </a:xfrm>
                          <a:prstGeom prst="rect">
                            <a:avLst/>
                          </a:prstGeom>
                          <a:noFill/>
                          <a:ln w="9525">
                            <a:noFill/>
                            <a:miter lim="800000"/>
                            <a:headEnd/>
                            <a:tailEnd/>
                          </a:ln>
                        </wps:spPr>
                        <wps:txbx>
                          <w:txbxContent>
                            <w:p w14:paraId="5E418963" w14:textId="32B6C6C5" w:rsidR="00FB7088" w:rsidRDefault="00FB7088" w:rsidP="00FB7088">
                              <w:pPr>
                                <w:pStyle w:val="NoSpacing"/>
                                <w:jc w:val="center"/>
                              </w:pPr>
                              <w:r>
                                <w:t>Fibers</w:t>
                              </w:r>
                            </w:p>
                          </w:txbxContent>
                        </wps:txbx>
                        <wps:bodyPr rot="0" vert="horz" wrap="square" lIns="91440" tIns="45720" rIns="91440" bIns="45720" anchor="t" anchorCtr="0">
                          <a:spAutoFit/>
                        </wps:bodyPr>
                      </wps:wsp>
                      <wps:wsp>
                        <wps:cNvPr id="1017747093" name="Straight Arrow Connector 91"/>
                        <wps:cNvCnPr/>
                        <wps:spPr>
                          <a:xfrm>
                            <a:off x="3240568" y="1506071"/>
                            <a:ext cx="336550" cy="309759"/>
                          </a:xfrm>
                          <a:prstGeom prst="straightConnector1">
                            <a:avLst/>
                          </a:prstGeom>
                          <a:ln w="19050">
                            <a:solidFill>
                              <a:srgbClr val="003366"/>
                            </a:solidFill>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1580799927" name="Text Box 2"/>
                        <wps:cNvSpPr txBox="1">
                          <a:spLocks noChangeArrowheads="1"/>
                        </wps:cNvSpPr>
                        <wps:spPr bwMode="auto">
                          <a:xfrm>
                            <a:off x="3363833" y="1737774"/>
                            <a:ext cx="995680" cy="271094"/>
                          </a:xfrm>
                          <a:prstGeom prst="rect">
                            <a:avLst/>
                          </a:prstGeom>
                          <a:noFill/>
                          <a:ln w="9525">
                            <a:noFill/>
                            <a:miter lim="800000"/>
                            <a:headEnd/>
                            <a:tailEnd/>
                          </a:ln>
                        </wps:spPr>
                        <wps:txbx>
                          <w:txbxContent>
                            <w:p w14:paraId="164F8E08" w14:textId="091D41A2" w:rsidR="00FB7088" w:rsidRDefault="00FB7088" w:rsidP="00FB7088">
                              <w:pPr>
                                <w:pStyle w:val="NoSpacing"/>
                                <w:jc w:val="center"/>
                              </w:pPr>
                              <w:r>
                                <w:t>Interface</w:t>
                              </w:r>
                            </w:p>
                          </w:txbxContent>
                        </wps:txbx>
                        <wps:bodyPr rot="0" vert="horz" wrap="square" lIns="91440" tIns="45720" rIns="91440" bIns="45720" anchor="t" anchorCtr="0">
                          <a:spAutoFit/>
                        </wps:bodyPr>
                      </wps:wsp>
                    </wpg:wgp>
                  </a:graphicData>
                </a:graphic>
              </wp:anchor>
            </w:drawing>
          </mc:Choice>
          <mc:Fallback>
            <w:pict>
              <v:group w14:anchorId="3536E5D3" id="Group 110" o:spid="_x0000_s1026" style="position:absolute;left:0;text-align:left;margin-left:0;margin-top:67.35pt;width:352.3pt;height:208.7pt;z-index:251658242;mso-position-horizontal:center;mso-position-horizontal-relative:margin" coordsize="44742,265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">
                <v:group id="Group 20" o:spid="_x0000_s1027" style="position:absolute;top:2068;width:44742;height:24437" coordsize="44735,24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 o:spid="_x0000_s1028" type="#_x0000_t75" style="position:absolute;left:4042;width:36570;height:210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">
                    <v:imagedata r:id="rId12" o:title="" cropleft="4247f" cropright="6774f" chromakey="#fafafa"/>
                  </v:shape>
                  <v:shapetype id="_x0000_t202" coordsize="21600,21600" o:spt="202" path="m,l,21600r21600,l21600,xe">
                    <v:stroke joinstyle="miter"/>
                    <v:path gradientshapeok="t" o:connecttype="rect"/>
                  </v:shapetype>
                  <v:shape id="_x0000_s1029" type="#_x0000_t202" style="position:absolute;top:21653;width:44735;height: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" stroked="f">
                    <v:textbox style="mso-fit-shape-to-text:t" inset="0,0,0,0">
                      <w:txbxContent>
                        <w:p w14:paraId="57447A8B" w14:textId="67FEA069" w:rsidR="00564D26" w:rsidRPr="00E87272" w:rsidRDefault="00564D26" w:rsidP="00A76501">
                          <w:pPr>
                            <w:pStyle w:val="Caption"/>
                            <w:rPr>
                              <w:noProof/>
                            </w:rPr>
                          </w:pPr>
                          <w:bookmarkStart w:id="19" w:name="_Ref223026404"/>
                          <w:bookmarkStart w:id="20" w:name="_Toc229008668"/>
                          <w:r>
                            <w:t xml:space="preserve">Figure </w:t>
                          </w:r>
                          <w:r>
                            <w:fldChar w:fldCharType="begin"/>
                          </w:r>
                          <w:r>
                            <w:instrText>SEQ Figure \* ARABIC</w:instrText>
                          </w:r>
                          <w:r>
                            <w:fldChar w:fldCharType="separate"/>
                          </w:r>
                          <w:r w:rsidR="00950DB1">
                            <w:rPr>
                              <w:noProof/>
                            </w:rPr>
                            <w:t>1</w:t>
                          </w:r>
                          <w:r>
                            <w:fldChar w:fldCharType="end"/>
                          </w:r>
                          <w:bookmarkEnd w:id="19"/>
                          <w:r>
                            <w:t>: A cross-section of two layers of a laminated composite material</w:t>
                          </w:r>
                          <w:bookmarkEnd w:id="20"/>
                        </w:p>
                      </w:txbxContent>
                    </v:textbox>
                  </v:shape>
                </v:group>
                <v:shapetype id="_x0000_t32" coordsize="21600,21600" o:spt="32" o:oned="t" path="m,l21600,21600e" filled="f">
                  <v:path arrowok="t" fillok="f" o:connecttype="none"/>
                  <o:lock v:ext="edit" shapetype="t"/>
                </v:shapetype>
                <v:shape id="Straight Arrow Connector 91" o:spid="_x0000_s1030" type="#_x0000_t32" style="position:absolute;left:7116;top:7199;width:3366;height:25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" strokecolor="#036" strokeweight="1.5pt">
                  <v:stroke endarrow="block" joinstyle="miter"/>
                </v:shape>
                <v:shape id="Straight Arrow Connector 91" o:spid="_x0000_s1031" type="#_x0000_t32" style="position:absolute;left:31785;top:2441;width:984;height:255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" strokecolor="#036" strokeweight="1.5pt">
                  <v:stroke startarrow="block" joinstyle="miter"/>
                </v:shape>
                <v:shape id="Text Box 2" o:spid="_x0000_s1032" type="#_x0000_t202" style="position:absolute;left:2027;top:5006;width:5855;height:2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" filled="f" stroked="f">
                  <v:textbox style="mso-fit-shape-to-text:t">
                    <w:txbxContent>
                      <w:p w14:paraId="12D08101" w14:textId="613DC9C9" w:rsidR="00402C3D" w:rsidRDefault="00FB7088" w:rsidP="00FB7088">
                        <w:pPr>
                          <w:pStyle w:val="NoSpacing"/>
                          <w:jc w:val="center"/>
                        </w:pPr>
                        <w:r>
                          <w:t>matrix</w:t>
                        </w:r>
                      </w:p>
                    </w:txbxContent>
                  </v:textbox>
                </v:shape>
                <v:shape id="Text Box 2" o:spid="_x0000_s1033" type="#_x0000_t202" style="position:absolute;left:28797;width:9957;height:2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" filled="f" stroked="f">
                  <v:textbox style="mso-fit-shape-to-text:t">
                    <w:txbxContent>
                      <w:p w14:paraId="5E418963" w14:textId="32B6C6C5" w:rsidR="00FB7088" w:rsidRDefault="00FB7088" w:rsidP="00FB7088">
                        <w:pPr>
                          <w:pStyle w:val="NoSpacing"/>
                          <w:jc w:val="center"/>
                        </w:pPr>
                        <w:r>
                          <w:t>Fibers</w:t>
                        </w:r>
                      </w:p>
                    </w:txbxContent>
                  </v:textbox>
                </v:shape>
                <v:shape id="Straight Arrow Connector 91" o:spid="_x0000_s1034" type="#_x0000_t32" style="position:absolute;left:32405;top:15060;width:3366;height:30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" strokecolor="#036" strokeweight="1.5pt">
                  <v:stroke startarrow="block" joinstyle="miter"/>
                </v:shape>
                <v:shape id="Text Box 2" o:spid="_x0000_s1035" type="#_x0000_t202" style="position:absolute;left:33638;top:17377;width:9957;height:2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" filled="f" stroked="f">
                  <v:textbox style="mso-fit-shape-to-text:t">
                    <w:txbxContent>
                      <w:p w14:paraId="164F8E08" w14:textId="091D41A2" w:rsidR="00FB7088" w:rsidRDefault="00FB7088" w:rsidP="00FB7088">
                        <w:pPr>
                          <w:pStyle w:val="NoSpacing"/>
                          <w:jc w:val="center"/>
                        </w:pPr>
                        <w:r>
                          <w:t>Interface</w:t>
                        </w:r>
                      </w:p>
                    </w:txbxContent>
                  </v:textbox>
                </v:shape>
                <w10:wrap type="topAndBottom" anchorx="margin"/>
              </v:group>
            </w:pict>
          </mc:Fallback>
        </mc:AlternateContent>
      </w:r>
      <w:r w:rsidR="007C419B">
        <w:t>Composite l</w:t>
      </w:r>
      <w:r w:rsidR="00EB53D8" w:rsidRPr="00EB53D8">
        <w:t>aminates consist of stacked plies of stiff fibers in a matrix</w:t>
      </w:r>
      <w:r w:rsidR="003A2B07">
        <w:t xml:space="preserve"> (as shown in </w:t>
      </w:r>
      <w:r w:rsidR="003A2B07">
        <w:fldChar w:fldCharType="begin"/>
      </w:r>
      <w:r w:rsidR="003A2B07">
        <w:instrText xml:space="preserve"> REF _Ref223026404 \h </w:instrText>
      </w:r>
      <w:r w:rsidR="00EE61E0">
        <w:instrText xml:space="preserve"> \* MERGEFORMAT </w:instrText>
      </w:r>
      <w:r w:rsidR="003A2B07">
        <w:fldChar w:fldCharType="separate"/>
      </w:r>
      <w:r w:rsidR="007D2917">
        <w:t xml:space="preserve">Figure </w:t>
      </w:r>
      <w:r w:rsidR="007D2917">
        <w:rPr>
          <w:noProof/>
        </w:rPr>
        <w:t>1</w:t>
      </w:r>
      <w:r w:rsidR="003A2B07">
        <w:fldChar w:fldCharType="end"/>
      </w:r>
      <w:r w:rsidR="003A2B07">
        <w:t>)</w:t>
      </w:r>
      <w:r w:rsidR="00EB53D8" w:rsidRPr="00EB53D8">
        <w:t>. Interfaces between plies may</w:t>
      </w:r>
      <w:r w:rsidR="003A2B07">
        <w:t xml:space="preserve"> get</w:t>
      </w:r>
      <w:r w:rsidR="00EB53D8" w:rsidRPr="00EB53D8">
        <w:t xml:space="preserve"> deboned, leading to </w:t>
      </w:r>
      <w:r w:rsidR="00EB53D8" w:rsidRPr="00651AB2">
        <w:t>delamination</w:t>
      </w:r>
      <w:r w:rsidR="00EB53D8" w:rsidRPr="00EB53D8">
        <w:t xml:space="preserve">, which is a primary damage mechanism in </w:t>
      </w:r>
      <w:r w:rsidR="006642DE">
        <w:t xml:space="preserve">composite laminates </w:t>
      </w:r>
      <w:r w:rsidR="00EB53D8" w:rsidRPr="00EB53D8">
        <w:t>service.</w:t>
      </w:r>
    </w:p>
    <w:p w14:paraId="713E7435" w14:textId="77777777" w:rsidR="00C46955" w:rsidRDefault="00C46955" w:rsidP="00CE7882"/>
    <w:p w14:paraId="094CAE95" w14:textId="0CD62A49" w:rsidR="002100C0" w:rsidRDefault="002100C0" w:rsidP="00CE7882">
      <w:r>
        <w:t>Figure 1 shows a simplified cross</w:t>
      </w:r>
      <w:r w:rsidR="00566813">
        <w:t>-</w:t>
      </w:r>
      <w:r>
        <w:t xml:space="preserve">section </w:t>
      </w:r>
      <w:r w:rsidR="000E6F75">
        <w:t xml:space="preserve">of a composite laminate </w:t>
      </w:r>
      <w:r>
        <w:t xml:space="preserve">with only two plies. For clarity, the fiber direction is shown identical in both plies; in practical laminates the fiber orientation typically varies from ply to ply (e.g., 0/±45/90) to </w:t>
      </w:r>
      <w:r>
        <w:lastRenderedPageBreak/>
        <w:t>tailor stiffness and strength. Although the matrix and the inter</w:t>
      </w:r>
      <w:r w:rsidR="00566813">
        <w:t>-</w:t>
      </w:r>
      <w:r>
        <w:t>ply region are made of the same resin, the interface is fiber</w:t>
      </w:r>
      <w:r w:rsidR="00566813">
        <w:t>-</w:t>
      </w:r>
      <w:r>
        <w:t>free and therefore commonly becomes the weakest plane where delamination is most likely to initiate.</w:t>
      </w:r>
    </w:p>
    <w:p w14:paraId="573D18B5" w14:textId="77777777" w:rsidR="00037A7D" w:rsidRDefault="00037A7D" w:rsidP="00CE7882">
      <w:pPr>
        <w:pStyle w:val="NormalIndent"/>
      </w:pPr>
    </w:p>
    <w:p w14:paraId="17F24D9C" w14:textId="7E1582EF" w:rsidR="002F4BC9" w:rsidRDefault="003A2B07" w:rsidP="005F6CA9">
      <w:pPr>
        <w:pStyle w:val="Heading2"/>
      </w:pPr>
      <w:bookmarkStart w:id="21" w:name="_Toc229432672"/>
      <w:r w:rsidRPr="003A2B07">
        <w:t>Fracture modes in laminates</w:t>
      </w:r>
      <w:r w:rsidR="00B64187">
        <w:t xml:space="preserve"> and </w:t>
      </w:r>
      <w:r w:rsidR="00080A79" w:rsidRPr="00651AB2">
        <w:t>strain</w:t>
      </w:r>
      <w:r w:rsidR="00566813">
        <w:t>-</w:t>
      </w:r>
      <w:r w:rsidR="00B64187" w:rsidRPr="00651AB2">
        <w:t>energy release rate</w:t>
      </w:r>
      <w:bookmarkEnd w:id="21"/>
    </w:p>
    <w:p w14:paraId="56441113" w14:textId="59E47349" w:rsidR="00F817ED" w:rsidRPr="00F817ED" w:rsidRDefault="00651AB2" w:rsidP="00F817ED">
      <w:r w:rsidRPr="00651AB2">
        <w:t xml:space="preserve">Interfacial cracks </w:t>
      </w:r>
      <w:r w:rsidR="00F817ED" w:rsidRPr="00F817ED">
        <w:t xml:space="preserve">in laminated composites can develop and propagate under different loading configurations. These configurations </w:t>
      </w:r>
      <w:r w:rsidRPr="00651AB2">
        <w:t xml:space="preserve">are </w:t>
      </w:r>
      <w:r w:rsidR="00F817ED" w:rsidRPr="00F817ED">
        <w:t>traditionally</w:t>
      </w:r>
      <w:r w:rsidRPr="00651AB2">
        <w:t xml:space="preserve"> categorized </w:t>
      </w:r>
      <w:r w:rsidR="00F817ED" w:rsidRPr="00F817ED">
        <w:t xml:space="preserve">into three fundamental </w:t>
      </w:r>
      <w:r w:rsidR="00F817ED" w:rsidRPr="00F817ED">
        <w:rPr>
          <w:b/>
          <w:bCs/>
        </w:rPr>
        <w:t>fracture modes</w:t>
      </w:r>
      <w:r w:rsidR="00F817ED" w:rsidRPr="00F817ED">
        <w:t xml:space="preserve">, which describe the relative deformation between the two crack faces. The modes are illustrated in </w:t>
      </w:r>
      <w:r w:rsidR="00F817ED" w:rsidRPr="00F817ED">
        <w:rPr>
          <w:b/>
          <w:bCs/>
        </w:rPr>
        <w:t>Figure 2</w:t>
      </w:r>
      <w:r w:rsidR="00F817ED" w:rsidRPr="00F817ED">
        <w:t>, and the terminology used throughout this report follows this standard classification.</w:t>
      </w:r>
    </w:p>
    <w:p w14:paraId="0C4FEE0E" w14:textId="59EC2D8A" w:rsidR="00F817ED" w:rsidRPr="00F817ED" w:rsidRDefault="00651AB2" w:rsidP="00F817ED">
      <w:pPr>
        <w:numPr>
          <w:ilvl w:val="0"/>
          <w:numId w:val="11"/>
        </w:numPr>
      </w:pPr>
      <w:r w:rsidRPr="00F817ED">
        <w:rPr>
          <w:b/>
          <w:bCs/>
        </w:rPr>
        <w:t xml:space="preserve">Mode </w:t>
      </w:r>
      <w:r w:rsidR="00F817ED" w:rsidRPr="00F817ED">
        <w:rPr>
          <w:b/>
          <w:bCs/>
        </w:rPr>
        <w:t>I</w:t>
      </w:r>
      <w:r w:rsidRPr="00F817ED">
        <w:rPr>
          <w:b/>
          <w:bCs/>
        </w:rPr>
        <w:t xml:space="preserve"> (opening</w:t>
      </w:r>
      <w:r w:rsidR="00F817ED" w:rsidRPr="00F817ED">
        <w:rPr>
          <w:b/>
          <w:bCs/>
        </w:rPr>
        <w:t xml:space="preserve"> mode)</w:t>
      </w:r>
      <w:r w:rsidR="00F817ED" w:rsidRPr="00F817ED">
        <w:t xml:space="preserve"> – the two crack surfaces separate in the direction normal to the interface.</w:t>
      </w:r>
    </w:p>
    <w:p w14:paraId="716C54FE" w14:textId="154024D0" w:rsidR="00F817ED" w:rsidRPr="00F817ED" w:rsidRDefault="00651AB2" w:rsidP="00F817ED">
      <w:pPr>
        <w:numPr>
          <w:ilvl w:val="0"/>
          <w:numId w:val="11"/>
        </w:numPr>
      </w:pPr>
      <w:r w:rsidRPr="00F817ED">
        <w:rPr>
          <w:b/>
          <w:bCs/>
        </w:rPr>
        <w:t xml:space="preserve">Mode </w:t>
      </w:r>
      <w:r w:rsidR="00F817ED" w:rsidRPr="00F817ED">
        <w:rPr>
          <w:b/>
          <w:bCs/>
        </w:rPr>
        <w:t>II</w:t>
      </w:r>
      <w:r w:rsidRPr="00F817ED">
        <w:rPr>
          <w:b/>
          <w:bCs/>
        </w:rPr>
        <w:t xml:space="preserve"> (sliding</w:t>
      </w:r>
      <w:r w:rsidR="00F817ED" w:rsidRPr="00F817ED">
        <w:rPr>
          <w:b/>
          <w:bCs/>
        </w:rPr>
        <w:t xml:space="preserve"> / </w:t>
      </w:r>
      <w:r w:rsidRPr="00F817ED">
        <w:rPr>
          <w:b/>
          <w:bCs/>
        </w:rPr>
        <w:t>in</w:t>
      </w:r>
      <w:r w:rsidR="00566813">
        <w:rPr>
          <w:b/>
          <w:bCs/>
        </w:rPr>
        <w:t>-</w:t>
      </w:r>
      <w:r w:rsidRPr="00F817ED">
        <w:rPr>
          <w:b/>
          <w:bCs/>
        </w:rPr>
        <w:t>plane shear</w:t>
      </w:r>
      <w:r w:rsidR="00F817ED" w:rsidRPr="00F817ED">
        <w:rPr>
          <w:b/>
          <w:bCs/>
        </w:rPr>
        <w:t xml:space="preserve"> mode)</w:t>
      </w:r>
      <w:r w:rsidR="00F817ED" w:rsidRPr="00F817ED">
        <w:t xml:space="preserve"> – the crack surfaces slide relative to one another in the plane of the interface but perpendicular to the crack front.</w:t>
      </w:r>
    </w:p>
    <w:p w14:paraId="6405802B" w14:textId="5BF646C2" w:rsidR="00F817ED" w:rsidRPr="00F817ED" w:rsidRDefault="00651AB2" w:rsidP="00F817ED">
      <w:pPr>
        <w:numPr>
          <w:ilvl w:val="0"/>
          <w:numId w:val="11"/>
        </w:numPr>
      </w:pPr>
      <w:r w:rsidRPr="00F817ED">
        <w:rPr>
          <w:b/>
          <w:bCs/>
        </w:rPr>
        <w:t xml:space="preserve">Mode </w:t>
      </w:r>
      <w:r w:rsidR="00F817ED" w:rsidRPr="00F817ED">
        <w:rPr>
          <w:b/>
          <w:bCs/>
        </w:rPr>
        <w:t>III</w:t>
      </w:r>
      <w:r w:rsidRPr="00F817ED">
        <w:rPr>
          <w:b/>
          <w:bCs/>
        </w:rPr>
        <w:t xml:space="preserve"> (tearing</w:t>
      </w:r>
      <w:r w:rsidR="00F817ED" w:rsidRPr="00F817ED">
        <w:rPr>
          <w:b/>
          <w:bCs/>
        </w:rPr>
        <w:t xml:space="preserve"> / </w:t>
      </w:r>
      <w:r w:rsidRPr="00F817ED">
        <w:rPr>
          <w:b/>
          <w:bCs/>
        </w:rPr>
        <w:t>out</w:t>
      </w:r>
      <w:r w:rsidR="00566813">
        <w:rPr>
          <w:b/>
          <w:bCs/>
        </w:rPr>
        <w:t>-</w:t>
      </w:r>
      <w:r w:rsidRPr="00F817ED">
        <w:rPr>
          <w:b/>
          <w:bCs/>
        </w:rPr>
        <w:t>of</w:t>
      </w:r>
      <w:r w:rsidR="00566813">
        <w:rPr>
          <w:b/>
          <w:bCs/>
        </w:rPr>
        <w:t>-</w:t>
      </w:r>
      <w:r w:rsidRPr="00F817ED">
        <w:rPr>
          <w:b/>
          <w:bCs/>
        </w:rPr>
        <w:t>plane shear</w:t>
      </w:r>
      <w:r w:rsidR="00F817ED" w:rsidRPr="00F817ED">
        <w:rPr>
          <w:b/>
          <w:bCs/>
        </w:rPr>
        <w:t xml:space="preserve"> mode)</w:t>
      </w:r>
      <w:r w:rsidR="00F817ED" w:rsidRPr="00F817ED">
        <w:t xml:space="preserve"> – the crack surfaces shear relative to one another parallel to both the interface and the crack front.</w:t>
      </w:r>
    </w:p>
    <w:p w14:paraId="4212E10A" w14:textId="246458B1" w:rsidR="00F817ED" w:rsidRPr="00F817ED" w:rsidRDefault="00F817ED" w:rsidP="00F817ED">
      <w:r w:rsidRPr="00F817ED">
        <w:t>Mode I and Mode II are typically the dominant modes in laminated composites, whereas Mode III is often negligible compared to the other two due to laminate geometry and loading constraints.</w:t>
      </w:r>
    </w:p>
    <w:p w14:paraId="69501A4A" w14:textId="73A5B8BD" w:rsidR="00F817ED" w:rsidRPr="00F817ED" w:rsidRDefault="00F817ED" w:rsidP="00F817ED">
      <w:r w:rsidRPr="00F817ED">
        <w:t xml:space="preserve">These mode descriptions provide the basis for defining the </w:t>
      </w:r>
      <w:r w:rsidRPr="00F817ED">
        <w:rPr>
          <w:b/>
          <w:bCs/>
        </w:rPr>
        <w:t>strain</w:t>
      </w:r>
      <w:r w:rsidR="00566813">
        <w:rPr>
          <w:b/>
          <w:bCs/>
        </w:rPr>
        <w:t>-</w:t>
      </w:r>
      <w:r w:rsidRPr="00F817ED">
        <w:rPr>
          <w:b/>
          <w:bCs/>
        </w:rPr>
        <w:t>energy release rate</w:t>
      </w:r>
      <w:r w:rsidRPr="00F817ED">
        <w:t xml:space="preserve"> and its modal components, which quantify how much mechanical energy becomes available for crack growth under each loading type.</w:t>
      </w:r>
    </w:p>
    <w:p w14:paraId="33A3E6C1" w14:textId="2C2790D6" w:rsidR="0045658A" w:rsidRDefault="00F817ED" w:rsidP="00CE7882">
      <w:r>
        <w:rPr>
          <w:rFonts w:ascii="Segoe UI" w:hAnsi="Segoe UI" w:cs="Segoe UI"/>
          <w:noProof/>
          <w:sz w:val="21"/>
          <w:szCs w:val="21"/>
        </w:rPr>
        <mc:AlternateContent>
          <mc:Choice Requires="wpg">
            <w:drawing>
              <wp:anchor distT="0" distB="0" distL="114300" distR="114300" simplePos="0" relativeHeight="251658244" behindDoc="0" locked="0" layoutInCell="1" allowOverlap="1" wp14:anchorId="2B54EB8A" wp14:editId="7CA481FD">
                <wp:simplePos x="0" y="0"/>
                <wp:positionH relativeFrom="margin">
                  <wp:posOffset>355600</wp:posOffset>
                </wp:positionH>
                <wp:positionV relativeFrom="paragraph">
                  <wp:posOffset>274955</wp:posOffset>
                </wp:positionV>
                <wp:extent cx="5321935" cy="1936750"/>
                <wp:effectExtent l="0" t="0" r="0" b="6350"/>
                <wp:wrapTopAndBottom/>
                <wp:docPr id="1653093415" name="Group 137"/>
                <wp:cNvGraphicFramePr/>
                <a:graphic xmlns:a="http://schemas.openxmlformats.org/drawingml/2006/main">
                  <a:graphicData uri="http://schemas.microsoft.com/office/word/2010/wordprocessingGroup">
                    <wpg:wgp>
                      <wpg:cNvGrpSpPr/>
                      <wpg:grpSpPr>
                        <a:xfrm>
                          <a:off x="0" y="0"/>
                          <a:ext cx="5321935" cy="1936750"/>
                          <a:chOff x="0" y="0"/>
                          <a:chExt cx="5321935" cy="1936939"/>
                        </a:xfrm>
                      </wpg:grpSpPr>
                      <wps:wsp>
                        <wps:cNvPr id="777027085" name="Text Box 1"/>
                        <wps:cNvSpPr txBox="1"/>
                        <wps:spPr>
                          <a:xfrm>
                            <a:off x="0" y="1394624"/>
                            <a:ext cx="5300345" cy="542315"/>
                          </a:xfrm>
                          <a:prstGeom prst="rect">
                            <a:avLst/>
                          </a:prstGeom>
                          <a:solidFill>
                            <a:prstClr val="white"/>
                          </a:solidFill>
                          <a:ln>
                            <a:noFill/>
                          </a:ln>
                        </wps:spPr>
                        <wps:txbx>
                          <w:txbxContent>
                            <w:p w14:paraId="7AC3FDB4" w14:textId="59B74ED4" w:rsidR="00594A28" w:rsidRPr="00594A28" w:rsidRDefault="004B1293" w:rsidP="00594A28">
                              <w:pPr>
                                <w:pStyle w:val="Caption"/>
                              </w:pPr>
                              <w:bookmarkStart w:id="22" w:name="_Ref223025472"/>
                              <w:bookmarkStart w:id="23" w:name="_Toc229008669"/>
                              <w:r>
                                <w:t xml:space="preserve">Figure </w:t>
                              </w:r>
                              <w:r>
                                <w:fldChar w:fldCharType="begin"/>
                              </w:r>
                              <w:r>
                                <w:instrText>SEQ Figure \* ARABIC</w:instrText>
                              </w:r>
                              <w:r>
                                <w:fldChar w:fldCharType="separate"/>
                              </w:r>
                              <w:r w:rsidR="00950DB1">
                                <w:rPr>
                                  <w:noProof/>
                                </w:rPr>
                                <w:t>2</w:t>
                              </w:r>
                              <w:r>
                                <w:fldChar w:fldCharType="end"/>
                              </w:r>
                              <w:bookmarkEnd w:id="22"/>
                              <w:r>
                                <w:t xml:space="preserve">: </w:t>
                              </w:r>
                              <w:r w:rsidR="00594A28" w:rsidRPr="00594A28">
                                <w:t xml:space="preserve">Illustration of the three basic fracture modes: Mode </w:t>
                              </w:r>
                              <m:oMath>
                                <m:r>
                                  <w:rPr>
                                    <w:rFonts w:ascii="Cambria Math" w:hAnsi="Cambria Math"/>
                                  </w:rPr>
                                  <m:t>I</m:t>
                                </m:r>
                              </m:oMath>
                              <w:r w:rsidR="00594A28" w:rsidRPr="00594A28">
                                <w:t xml:space="preserve"> (opening), Mode </w:t>
                              </w:r>
                              <m:oMath>
                                <m:r>
                                  <w:rPr>
                                    <w:rFonts w:ascii="Cambria Math" w:hAnsi="Cambria Math"/>
                                  </w:rPr>
                                  <m:t>II</m:t>
                                </m:r>
                              </m:oMath>
                              <w:r w:rsidR="00594A28" w:rsidRPr="00594A28">
                                <w:t xml:space="preserve"> (in</w:t>
                              </w:r>
                              <w:r w:rsidR="00594A28" w:rsidRPr="00594A28">
                                <w:noBreakHyphen/>
                                <w:t xml:space="preserve">plane shear), and Mode </w:t>
                              </w:r>
                              <m:oMath>
                                <m:r>
                                  <w:rPr>
                                    <w:rFonts w:ascii="Cambria Math" w:hAnsi="Cambria Math"/>
                                  </w:rPr>
                                  <m:t>III</m:t>
                                </m:r>
                              </m:oMath>
                              <w:r w:rsidR="00594A28" w:rsidRPr="00594A28">
                                <w:t xml:space="preserve"> (out</w:t>
                              </w:r>
                              <w:r w:rsidR="00594A28" w:rsidRPr="00594A28">
                                <w:noBreakHyphen/>
                                <w:t>of</w:t>
                              </w:r>
                              <w:r w:rsidR="00594A28" w:rsidRPr="00594A28">
                                <w:noBreakHyphen/>
                                <w:t>plane shear).</w:t>
                              </w:r>
                              <w:bookmarkEnd w:id="23"/>
                            </w:p>
                            <w:p w14:paraId="0F8EFF13" w14:textId="4BE8EEA8" w:rsidR="004B1293" w:rsidRPr="00594A28" w:rsidRDefault="004B1293" w:rsidP="00A921FE">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cNvPr id="697238430" name="Group 136"/>
                        <wpg:cNvGrpSpPr/>
                        <wpg:grpSpPr>
                          <a:xfrm>
                            <a:off x="0" y="0"/>
                            <a:ext cx="5321935" cy="1347133"/>
                            <a:chOff x="0" y="0"/>
                            <a:chExt cx="5321935" cy="1347133"/>
                          </a:xfrm>
                        </wpg:grpSpPr>
                        <wpg:grpSp>
                          <wpg:cNvPr id="594231695" name="Group 130"/>
                          <wpg:cNvGrpSpPr/>
                          <wpg:grpSpPr>
                            <a:xfrm>
                              <a:off x="9868" y="0"/>
                              <a:ext cx="1693545" cy="946150"/>
                              <a:chOff x="0" y="0"/>
                              <a:chExt cx="1693554" cy="946413"/>
                            </a:xfrm>
                          </wpg:grpSpPr>
                          <wps:wsp>
                            <wps:cNvPr id="1575661687" name="Freeform: Shape 111"/>
                            <wps:cNvSpPr/>
                            <wps:spPr>
                              <a:xfrm>
                                <a:off x="0" y="153083"/>
                                <a:ext cx="1693554" cy="411576"/>
                              </a:xfrm>
                              <a:custGeom>
                                <a:avLst/>
                                <a:gdLst>
                                  <a:gd name="csX0" fmla="*/ -7 w 1693908"/>
                                  <a:gd name="csY0" fmla="*/ 411700 h 412163"/>
                                  <a:gd name="csX1" fmla="*/ 1016339 w 1693908"/>
                                  <a:gd name="csY1" fmla="*/ -463 h 412163"/>
                                  <a:gd name="csX2" fmla="*/ 1693901 w 1693908"/>
                                  <a:gd name="csY2" fmla="*/ -463 h 412163"/>
                                  <a:gd name="csX3" fmla="*/ 715199 w 1693908"/>
                                  <a:gd name="csY3" fmla="*/ 411700 h 412163"/>
                                </a:gdLst>
                                <a:ahLst/>
                                <a:cxnLst>
                                  <a:cxn ang="0">
                                    <a:pos x="csX0" y="csY0"/>
                                  </a:cxn>
                                  <a:cxn ang="0">
                                    <a:pos x="csX1" y="csY1"/>
                                  </a:cxn>
                                  <a:cxn ang="0">
                                    <a:pos x="csX2" y="csY2"/>
                                  </a:cxn>
                                  <a:cxn ang="0">
                                    <a:pos x="csX3" y="csY3"/>
                                  </a:cxn>
                                </a:cxnLst>
                                <a:rect l="l" t="t" r="r" b="b"/>
                                <a:pathLst>
                                  <a:path w="1693908" h="412163">
                                    <a:moveTo>
                                      <a:pt x="-7" y="411700"/>
                                    </a:moveTo>
                                    <a:lnTo>
                                      <a:pt x="1016339" y="-463"/>
                                    </a:lnTo>
                                    <a:lnTo>
                                      <a:pt x="1693901" y="-463"/>
                                    </a:lnTo>
                                    <a:lnTo>
                                      <a:pt x="715199" y="411700"/>
                                    </a:lnTo>
                                    <a:close/>
                                  </a:path>
                                </a:pathLst>
                              </a:custGeom>
                              <a:solidFill>
                                <a:srgbClr val="AEAEAE"/>
                              </a:solidFill>
                              <a:ln w="7491" cap="flat">
                                <a:noFill/>
                                <a:prstDash val="solid"/>
                                <a:miter/>
                              </a:ln>
                            </wps:spPr>
                            <wps:bodyPr/>
                          </wps:wsp>
                          <wps:wsp>
                            <wps:cNvPr id="963191936" name="Freeform: Shape 112"/>
                            <wps:cNvSpPr/>
                            <wps:spPr>
                              <a:xfrm>
                                <a:off x="0" y="564116"/>
                                <a:ext cx="719387" cy="74831"/>
                              </a:xfrm>
                              <a:custGeom>
                                <a:avLst/>
                                <a:gdLst>
                                  <a:gd name="csX0" fmla="*/ -7 w 719538"/>
                                  <a:gd name="csY0" fmla="*/ -463 h 74938"/>
                                  <a:gd name="csX1" fmla="*/ -7 w 719538"/>
                                  <a:gd name="csY1" fmla="*/ 74476 h 74938"/>
                                  <a:gd name="csX2" fmla="*/ 719531 w 719538"/>
                                  <a:gd name="csY2" fmla="*/ 74476 h 74938"/>
                                  <a:gd name="csX3" fmla="*/ 719531 w 719538"/>
                                  <a:gd name="csY3" fmla="*/ -463 h 74938"/>
                                </a:gdLst>
                                <a:ahLst/>
                                <a:cxnLst>
                                  <a:cxn ang="0">
                                    <a:pos x="csX0" y="csY0"/>
                                  </a:cxn>
                                  <a:cxn ang="0">
                                    <a:pos x="csX1" y="csY1"/>
                                  </a:cxn>
                                  <a:cxn ang="0">
                                    <a:pos x="csX2" y="csY2"/>
                                  </a:cxn>
                                  <a:cxn ang="0">
                                    <a:pos x="csX3" y="csY3"/>
                                  </a:cxn>
                                </a:cxnLst>
                                <a:rect l="l" t="t" r="r" b="b"/>
                                <a:pathLst>
                                  <a:path w="719538" h="74938">
                                    <a:moveTo>
                                      <a:pt x="-7" y="-463"/>
                                    </a:moveTo>
                                    <a:lnTo>
                                      <a:pt x="-7" y="74476"/>
                                    </a:lnTo>
                                    <a:lnTo>
                                      <a:pt x="719531" y="74476"/>
                                    </a:lnTo>
                                    <a:lnTo>
                                      <a:pt x="719531" y="-463"/>
                                    </a:lnTo>
                                    <a:close/>
                                  </a:path>
                                </a:pathLst>
                              </a:custGeom>
                              <a:solidFill>
                                <a:srgbClr val="747474"/>
                              </a:solidFill>
                              <a:ln w="7491" cap="flat">
                                <a:noFill/>
                                <a:prstDash val="solid"/>
                                <a:miter/>
                              </a:ln>
                            </wps:spPr>
                            <wps:bodyPr/>
                          </wps:wsp>
                          <wps:wsp>
                            <wps:cNvPr id="880318923" name="Freeform: Shape 113"/>
                            <wps:cNvSpPr/>
                            <wps:spPr>
                              <a:xfrm>
                                <a:off x="717819" y="77441"/>
                                <a:ext cx="974166" cy="561240"/>
                              </a:xfrm>
                              <a:custGeom>
                                <a:avLst/>
                                <a:gdLst>
                                  <a:gd name="csX0" fmla="*/ 974363 w 974370"/>
                                  <a:gd name="csY0" fmla="*/ -463 h 562040"/>
                                  <a:gd name="csX1" fmla="*/ -7 w 974370"/>
                                  <a:gd name="csY1" fmla="*/ 224338 h 562040"/>
                                  <a:gd name="csX2" fmla="*/ -7 w 974370"/>
                                  <a:gd name="csY2" fmla="*/ 299284 h 562040"/>
                                  <a:gd name="csX3" fmla="*/ 524654 w 974370"/>
                                  <a:gd name="csY3" fmla="*/ 224338 h 562040"/>
                                  <a:gd name="csX4" fmla="*/ -7 w 974370"/>
                                  <a:gd name="csY4" fmla="*/ 486639 h 562040"/>
                                  <a:gd name="csX5" fmla="*/ -7 w 974370"/>
                                  <a:gd name="csY5" fmla="*/ 561577 h 562040"/>
                                  <a:gd name="csX6" fmla="*/ 974363 w 974370"/>
                                  <a:gd name="csY6" fmla="*/ 149422 h 562040"/>
                                  <a:gd name="csX7" fmla="*/ 974363 w 974370"/>
                                  <a:gd name="csY7" fmla="*/ 74483 h 562040"/>
                                  <a:gd name="csX0" fmla="*/ 974370 w 974370"/>
                                  <a:gd name="csY0" fmla="*/ 0 h 562040"/>
                                  <a:gd name="csX1" fmla="*/ 0 w 974370"/>
                                  <a:gd name="csY1" fmla="*/ 224801 h 562040"/>
                                  <a:gd name="csX2" fmla="*/ 7 w 974370"/>
                                  <a:gd name="csY2" fmla="*/ 305223 h 562040"/>
                                  <a:gd name="csX3" fmla="*/ 524661 w 974370"/>
                                  <a:gd name="csY3" fmla="*/ 224801 h 562040"/>
                                  <a:gd name="csX4" fmla="*/ 0 w 974370"/>
                                  <a:gd name="csY4" fmla="*/ 487102 h 562040"/>
                                  <a:gd name="csX5" fmla="*/ 0 w 974370"/>
                                  <a:gd name="csY5" fmla="*/ 562040 h 562040"/>
                                  <a:gd name="csX6" fmla="*/ 974370 w 974370"/>
                                  <a:gd name="csY6" fmla="*/ 149885 h 562040"/>
                                  <a:gd name="csX7" fmla="*/ 974370 w 974370"/>
                                  <a:gd name="csY7" fmla="*/ 74946 h 562040"/>
                                  <a:gd name="csX8" fmla="*/ 974370 w 974370"/>
                                  <a:gd name="csY8" fmla="*/ 0 h 56204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974370" h="562040">
                                    <a:moveTo>
                                      <a:pt x="974370" y="0"/>
                                    </a:moveTo>
                                    <a:lnTo>
                                      <a:pt x="0" y="224801"/>
                                    </a:lnTo>
                                    <a:cubicBezTo>
                                      <a:pt x="2" y="251608"/>
                                      <a:pt x="5" y="278416"/>
                                      <a:pt x="7" y="305223"/>
                                    </a:cubicBezTo>
                                    <a:lnTo>
                                      <a:pt x="524661" y="224801"/>
                                    </a:lnTo>
                                    <a:lnTo>
                                      <a:pt x="0" y="487102"/>
                                    </a:lnTo>
                                    <a:lnTo>
                                      <a:pt x="0" y="562040"/>
                                    </a:lnTo>
                                    <a:lnTo>
                                      <a:pt x="974370" y="149885"/>
                                    </a:lnTo>
                                    <a:lnTo>
                                      <a:pt x="974370" y="74946"/>
                                    </a:lnTo>
                                    <a:lnTo>
                                      <a:pt x="974370" y="0"/>
                                    </a:lnTo>
                                    <a:close/>
                                  </a:path>
                                </a:pathLst>
                              </a:custGeom>
                              <a:solidFill>
                                <a:srgbClr val="595959"/>
                              </a:solidFill>
                              <a:ln w="7491" cap="flat">
                                <a:noFill/>
                                <a:prstDash val="solid"/>
                                <a:miter/>
                              </a:ln>
                            </wps:spPr>
                            <wps:bodyPr/>
                          </wps:wsp>
                          <wps:wsp>
                            <wps:cNvPr id="396630799" name="Freeform: Shape 114"/>
                            <wps:cNvSpPr/>
                            <wps:spPr>
                              <a:xfrm>
                                <a:off x="0" y="78620"/>
                                <a:ext cx="1693554" cy="224496"/>
                              </a:xfrm>
                              <a:custGeom>
                                <a:avLst/>
                                <a:gdLst>
                                  <a:gd name="csX0" fmla="*/ -7 w 1693908"/>
                                  <a:gd name="csY0" fmla="*/ 224353 h 224816"/>
                                  <a:gd name="csX1" fmla="*/ 1053980 w 1693908"/>
                                  <a:gd name="csY1" fmla="*/ -463 h 224816"/>
                                  <a:gd name="csX2" fmla="*/ 1693901 w 1693908"/>
                                  <a:gd name="csY2" fmla="*/ -463 h 224816"/>
                                  <a:gd name="csX3" fmla="*/ 715199 w 1693908"/>
                                  <a:gd name="csY3" fmla="*/ 224353 h 224816"/>
                                </a:gdLst>
                                <a:ahLst/>
                                <a:cxnLst>
                                  <a:cxn ang="0">
                                    <a:pos x="csX0" y="csY0"/>
                                  </a:cxn>
                                  <a:cxn ang="0">
                                    <a:pos x="csX1" y="csY1"/>
                                  </a:cxn>
                                  <a:cxn ang="0">
                                    <a:pos x="csX2" y="csY2"/>
                                  </a:cxn>
                                  <a:cxn ang="0">
                                    <a:pos x="csX3" y="csY3"/>
                                  </a:cxn>
                                </a:cxnLst>
                                <a:rect l="l" t="t" r="r" b="b"/>
                                <a:pathLst>
                                  <a:path w="1693908" h="224816">
                                    <a:moveTo>
                                      <a:pt x="-7" y="224353"/>
                                    </a:moveTo>
                                    <a:lnTo>
                                      <a:pt x="1053980" y="-463"/>
                                    </a:lnTo>
                                    <a:lnTo>
                                      <a:pt x="1693901" y="-463"/>
                                    </a:lnTo>
                                    <a:lnTo>
                                      <a:pt x="715199" y="224353"/>
                                    </a:lnTo>
                                    <a:close/>
                                  </a:path>
                                </a:pathLst>
                              </a:custGeom>
                              <a:solidFill>
                                <a:srgbClr val="D1D1D1"/>
                              </a:solidFill>
                              <a:ln w="7491" cap="flat">
                                <a:noFill/>
                                <a:prstDash val="solid"/>
                                <a:miter/>
                              </a:ln>
                            </wps:spPr>
                            <wps:bodyPr/>
                          </wps:wsp>
                          <wps:wsp>
                            <wps:cNvPr id="1236977833" name="Freeform: Shape 115"/>
                            <wps:cNvSpPr/>
                            <wps:spPr>
                              <a:xfrm>
                                <a:off x="0" y="302008"/>
                                <a:ext cx="719387" cy="79823"/>
                              </a:xfrm>
                              <a:custGeom>
                                <a:avLst/>
                                <a:gdLst>
                                  <a:gd name="csX0" fmla="*/ -7 w 719538"/>
                                  <a:gd name="csY0" fmla="*/ -463 h 67444"/>
                                  <a:gd name="csX1" fmla="*/ -7 w 719538"/>
                                  <a:gd name="csY1" fmla="*/ 66982 h 67444"/>
                                  <a:gd name="csX2" fmla="*/ 719531 w 719538"/>
                                  <a:gd name="csY2" fmla="*/ 66982 h 67444"/>
                                  <a:gd name="csX3" fmla="*/ 719531 w 719538"/>
                                  <a:gd name="csY3" fmla="*/ -463 h 67444"/>
                                </a:gdLst>
                                <a:ahLst/>
                                <a:cxnLst>
                                  <a:cxn ang="0">
                                    <a:pos x="csX0" y="csY0"/>
                                  </a:cxn>
                                  <a:cxn ang="0">
                                    <a:pos x="csX1" y="csY1"/>
                                  </a:cxn>
                                  <a:cxn ang="0">
                                    <a:pos x="csX2" y="csY2"/>
                                  </a:cxn>
                                  <a:cxn ang="0">
                                    <a:pos x="csX3" y="csY3"/>
                                  </a:cxn>
                                </a:cxnLst>
                                <a:rect l="l" t="t" r="r" b="b"/>
                                <a:pathLst>
                                  <a:path w="719538" h="67444">
                                    <a:moveTo>
                                      <a:pt x="-7" y="-463"/>
                                    </a:moveTo>
                                    <a:lnTo>
                                      <a:pt x="-7" y="66982"/>
                                    </a:lnTo>
                                    <a:lnTo>
                                      <a:pt x="719531" y="66982"/>
                                    </a:lnTo>
                                    <a:lnTo>
                                      <a:pt x="719531" y="-463"/>
                                    </a:lnTo>
                                    <a:close/>
                                  </a:path>
                                </a:pathLst>
                              </a:custGeom>
                              <a:solidFill>
                                <a:srgbClr val="747474"/>
                              </a:solidFill>
                              <a:ln w="7491" cap="flat">
                                <a:noFill/>
                                <a:prstDash val="solid"/>
                                <a:miter/>
                              </a:ln>
                            </wps:spPr>
                            <wps:bodyPr/>
                          </wps:wsp>
                          <wps:wsp>
                            <wps:cNvPr id="1940873878" name="Arrow: Up 126"/>
                            <wps:cNvSpPr/>
                            <wps:spPr>
                              <a:xfrm rot="10800000" flipV="1">
                                <a:off x="351463" y="0"/>
                                <a:ext cx="67442" cy="303057"/>
                              </a:xfrm>
                              <a:prstGeom prst="upArrow">
                                <a:avLst>
                                  <a:gd name="adj1" fmla="val 33051"/>
                                  <a:gd name="adj2" fmla="val 137564"/>
                                </a:avLst>
                              </a:prstGeom>
                              <a:solidFill>
                                <a:srgbClr val="C00000"/>
                              </a:solidFill>
                              <a:ln w="7491" cap="flat">
                                <a:noFill/>
                                <a:prstDash val="solid"/>
                                <a:miter/>
                              </a:ln>
                            </wps:spPr>
                            <wps:bodyPr wrap="square">
                              <a:noAutofit/>
                            </wps:bodyPr>
                          </wps:wsp>
                          <wps:wsp>
                            <wps:cNvPr id="1095114697" name="Arrow: Down 127"/>
                            <wps:cNvSpPr/>
                            <wps:spPr>
                              <a:xfrm rot="10800000" flipV="1">
                                <a:off x="351463" y="643357"/>
                                <a:ext cx="67442" cy="303056"/>
                              </a:xfrm>
                              <a:prstGeom prst="downArrow">
                                <a:avLst>
                                  <a:gd name="adj1" fmla="val 27401"/>
                                  <a:gd name="adj2" fmla="val 154512"/>
                                </a:avLst>
                              </a:prstGeom>
                              <a:solidFill>
                                <a:srgbClr val="C00000"/>
                              </a:solidFill>
                              <a:ln w="7491" cap="flat">
                                <a:noFill/>
                                <a:prstDash val="solid"/>
                                <a:miter/>
                              </a:ln>
                            </wps:spPr>
                            <wps:bodyPr wrap="square">
                              <a:noAutofit/>
                            </wps:bodyPr>
                          </wps:wsp>
                        </wpg:grpSp>
                        <wpg:grpSp>
                          <wpg:cNvPr id="251006583" name="Group 134"/>
                          <wpg:cNvGrpSpPr/>
                          <wpg:grpSpPr>
                            <a:xfrm>
                              <a:off x="3614840" y="153908"/>
                              <a:ext cx="1687195" cy="485775"/>
                              <a:chOff x="0" y="-462"/>
                              <a:chExt cx="1687557" cy="486408"/>
                            </a:xfrm>
                          </wpg:grpSpPr>
                          <wps:wsp>
                            <wps:cNvPr id="5671643" name="Freeform: Shape 121"/>
                            <wps:cNvSpPr/>
                            <wps:spPr>
                              <a:xfrm>
                                <a:off x="449754" y="142968"/>
                                <a:ext cx="1236441" cy="269395"/>
                              </a:xfrm>
                              <a:custGeom>
                                <a:avLst/>
                                <a:gdLst>
                                  <a:gd name="csX0" fmla="*/ -7 w 1236700"/>
                                  <a:gd name="csY0" fmla="*/ 269316 h 269779"/>
                                  <a:gd name="csX1" fmla="*/ 712025 w 1236700"/>
                                  <a:gd name="csY1" fmla="*/ -463 h 269779"/>
                                  <a:gd name="csX2" fmla="*/ 1236694 w 1236700"/>
                                  <a:gd name="csY2" fmla="*/ -463 h 269779"/>
                                  <a:gd name="csX3" fmla="*/ 712025 w 1236700"/>
                                  <a:gd name="csY3" fmla="*/ 269316 h 269779"/>
                                </a:gdLst>
                                <a:ahLst/>
                                <a:cxnLst>
                                  <a:cxn ang="0">
                                    <a:pos x="csX0" y="csY0"/>
                                  </a:cxn>
                                  <a:cxn ang="0">
                                    <a:pos x="csX1" y="csY1"/>
                                  </a:cxn>
                                  <a:cxn ang="0">
                                    <a:pos x="csX2" y="csY2"/>
                                  </a:cxn>
                                  <a:cxn ang="0">
                                    <a:pos x="csX3" y="csY3"/>
                                  </a:cxn>
                                </a:cxnLst>
                                <a:rect l="l" t="t" r="r" b="b"/>
                                <a:pathLst>
                                  <a:path w="1236700" h="269779">
                                    <a:moveTo>
                                      <a:pt x="-7" y="269316"/>
                                    </a:moveTo>
                                    <a:lnTo>
                                      <a:pt x="712025" y="-463"/>
                                    </a:lnTo>
                                    <a:lnTo>
                                      <a:pt x="1236694" y="-463"/>
                                    </a:lnTo>
                                    <a:lnTo>
                                      <a:pt x="712025" y="269316"/>
                                    </a:lnTo>
                                    <a:close/>
                                  </a:path>
                                </a:pathLst>
                              </a:custGeom>
                              <a:solidFill>
                                <a:srgbClr val="AEAEAE"/>
                              </a:solidFill>
                              <a:ln w="7491" cap="flat">
                                <a:noFill/>
                                <a:prstDash val="solid"/>
                                <a:miter/>
                              </a:ln>
                            </wps:spPr>
                            <wps:bodyPr/>
                          </wps:wsp>
                          <wps:wsp>
                            <wps:cNvPr id="1167106732" name="Freeform: Shape 122"/>
                            <wps:cNvSpPr/>
                            <wps:spPr>
                              <a:xfrm>
                                <a:off x="443797" y="411033"/>
                                <a:ext cx="715673" cy="74831"/>
                              </a:xfrm>
                              <a:custGeom>
                                <a:avLst/>
                                <a:gdLst>
                                  <a:gd name="csX0" fmla="*/ -7 w 704544"/>
                                  <a:gd name="csY0" fmla="*/ -463 h 74938"/>
                                  <a:gd name="csX1" fmla="*/ -7 w 704544"/>
                                  <a:gd name="csY1" fmla="*/ 74476 h 74938"/>
                                  <a:gd name="csX2" fmla="*/ 704538 w 704544"/>
                                  <a:gd name="csY2" fmla="*/ 74476 h 74938"/>
                                  <a:gd name="csX3" fmla="*/ 704538 w 704544"/>
                                  <a:gd name="csY3" fmla="*/ -463 h 74938"/>
                                </a:gdLst>
                                <a:ahLst/>
                                <a:cxnLst>
                                  <a:cxn ang="0">
                                    <a:pos x="csX0" y="csY0"/>
                                  </a:cxn>
                                  <a:cxn ang="0">
                                    <a:pos x="csX1" y="csY1"/>
                                  </a:cxn>
                                  <a:cxn ang="0">
                                    <a:pos x="csX2" y="csY2"/>
                                  </a:cxn>
                                  <a:cxn ang="0">
                                    <a:pos x="csX3" y="csY3"/>
                                  </a:cxn>
                                </a:cxnLst>
                                <a:rect l="l" t="t" r="r" b="b"/>
                                <a:pathLst>
                                  <a:path w="704544" h="74938">
                                    <a:moveTo>
                                      <a:pt x="-7" y="-463"/>
                                    </a:moveTo>
                                    <a:lnTo>
                                      <a:pt x="-7" y="74476"/>
                                    </a:lnTo>
                                    <a:lnTo>
                                      <a:pt x="704538" y="74476"/>
                                    </a:lnTo>
                                    <a:lnTo>
                                      <a:pt x="704538" y="-463"/>
                                    </a:lnTo>
                                    <a:close/>
                                  </a:path>
                                </a:pathLst>
                              </a:custGeom>
                              <a:solidFill>
                                <a:srgbClr val="747474"/>
                              </a:solidFill>
                              <a:ln w="7491" cap="flat">
                                <a:noFill/>
                                <a:prstDash val="solid"/>
                                <a:miter/>
                              </a:ln>
                            </wps:spPr>
                            <wps:bodyPr/>
                          </wps:wsp>
                          <wps:wsp>
                            <wps:cNvPr id="2058486321" name="Freeform: Shape 123"/>
                            <wps:cNvSpPr/>
                            <wps:spPr>
                              <a:xfrm>
                                <a:off x="704252" y="-462"/>
                                <a:ext cx="983305" cy="486408"/>
                              </a:xfrm>
                              <a:custGeom>
                                <a:avLst/>
                                <a:gdLst>
                                  <a:gd name="csX0" fmla="*/ 981858 w 981865"/>
                                  <a:gd name="csY0" fmla="*/ -463 h 487101"/>
                                  <a:gd name="csX1" fmla="*/ -7 w 981865"/>
                                  <a:gd name="csY1" fmla="*/ 336746 h 487101"/>
                                  <a:gd name="csX2" fmla="*/ -7 w 981865"/>
                                  <a:gd name="csY2" fmla="*/ 411693 h 487101"/>
                                  <a:gd name="csX3" fmla="*/ 679758 w 981865"/>
                                  <a:gd name="csY3" fmla="*/ 194370 h 487101"/>
                                  <a:gd name="csX4" fmla="*/ 453165 w 981865"/>
                                  <a:gd name="csY4" fmla="*/ 411693 h 487101"/>
                                  <a:gd name="csX5" fmla="*/ 453165 w 981865"/>
                                  <a:gd name="csY5" fmla="*/ 486639 h 487101"/>
                                  <a:gd name="csX6" fmla="*/ 981858 w 981865"/>
                                  <a:gd name="csY6" fmla="*/ 149392 h 487101"/>
                                  <a:gd name="csX7" fmla="*/ 981858 w 981865"/>
                                  <a:gd name="csY7" fmla="*/ 74476 h 487101"/>
                                  <a:gd name="csX0" fmla="*/ 983366 w 983366"/>
                                  <a:gd name="csY0" fmla="*/ 0 h 487102"/>
                                  <a:gd name="csX1" fmla="*/ 0 w 983366"/>
                                  <a:gd name="csY1" fmla="*/ 330193 h 487102"/>
                                  <a:gd name="csX2" fmla="*/ 1501 w 983366"/>
                                  <a:gd name="csY2" fmla="*/ 412156 h 487102"/>
                                  <a:gd name="csX3" fmla="*/ 681266 w 983366"/>
                                  <a:gd name="csY3" fmla="*/ 194833 h 487102"/>
                                  <a:gd name="csX4" fmla="*/ 454673 w 983366"/>
                                  <a:gd name="csY4" fmla="*/ 412156 h 487102"/>
                                  <a:gd name="csX5" fmla="*/ 454673 w 983366"/>
                                  <a:gd name="csY5" fmla="*/ 487102 h 487102"/>
                                  <a:gd name="csX6" fmla="*/ 983366 w 983366"/>
                                  <a:gd name="csY6" fmla="*/ 149855 h 487102"/>
                                  <a:gd name="csX7" fmla="*/ 983366 w 983366"/>
                                  <a:gd name="csY7" fmla="*/ 74939 h 487102"/>
                                  <a:gd name="csX8" fmla="*/ 983366 w 983366"/>
                                  <a:gd name="csY8" fmla="*/ 0 h 487102"/>
                                  <a:gd name="csX0" fmla="*/ 983510 w 983510"/>
                                  <a:gd name="csY0" fmla="*/ 0 h 487102"/>
                                  <a:gd name="csX1" fmla="*/ 144 w 983510"/>
                                  <a:gd name="csY1" fmla="*/ 330193 h 487102"/>
                                  <a:gd name="csX2" fmla="*/ 144 w 983510"/>
                                  <a:gd name="csY2" fmla="*/ 412082 h 487102"/>
                                  <a:gd name="csX3" fmla="*/ 681410 w 983510"/>
                                  <a:gd name="csY3" fmla="*/ 194833 h 487102"/>
                                  <a:gd name="csX4" fmla="*/ 454817 w 983510"/>
                                  <a:gd name="csY4" fmla="*/ 412156 h 487102"/>
                                  <a:gd name="csX5" fmla="*/ 454817 w 983510"/>
                                  <a:gd name="csY5" fmla="*/ 487102 h 487102"/>
                                  <a:gd name="csX6" fmla="*/ 983510 w 983510"/>
                                  <a:gd name="csY6" fmla="*/ 149855 h 487102"/>
                                  <a:gd name="csX7" fmla="*/ 983510 w 983510"/>
                                  <a:gd name="csY7" fmla="*/ 74939 h 487102"/>
                                  <a:gd name="csX8" fmla="*/ 983510 w 983510"/>
                                  <a:gd name="csY8" fmla="*/ 0 h 487102"/>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983510" h="487102">
                                    <a:moveTo>
                                      <a:pt x="983510" y="0"/>
                                    </a:moveTo>
                                    <a:lnTo>
                                      <a:pt x="144" y="330193"/>
                                    </a:lnTo>
                                    <a:cubicBezTo>
                                      <a:pt x="644" y="357514"/>
                                      <a:pt x="-356" y="384761"/>
                                      <a:pt x="144" y="412082"/>
                                    </a:cubicBezTo>
                                    <a:lnTo>
                                      <a:pt x="681410" y="194833"/>
                                    </a:lnTo>
                                    <a:lnTo>
                                      <a:pt x="454817" y="412156"/>
                                    </a:lnTo>
                                    <a:lnTo>
                                      <a:pt x="454817" y="487102"/>
                                    </a:lnTo>
                                    <a:lnTo>
                                      <a:pt x="983510" y="149855"/>
                                    </a:lnTo>
                                    <a:lnTo>
                                      <a:pt x="983510" y="74939"/>
                                    </a:lnTo>
                                    <a:lnTo>
                                      <a:pt x="983510" y="0"/>
                                    </a:lnTo>
                                    <a:close/>
                                  </a:path>
                                </a:pathLst>
                              </a:custGeom>
                              <a:solidFill>
                                <a:srgbClr val="595959"/>
                              </a:solidFill>
                              <a:ln w="7491" cap="flat">
                                <a:noFill/>
                                <a:prstDash val="solid"/>
                                <a:miter/>
                              </a:ln>
                            </wps:spPr>
                            <wps:bodyPr/>
                          </wps:wsp>
                          <wps:wsp>
                            <wps:cNvPr id="600582184" name="Freeform: Shape 124"/>
                            <wps:cNvSpPr/>
                            <wps:spPr>
                              <a:xfrm>
                                <a:off x="0" y="0"/>
                                <a:ext cx="1686056" cy="329260"/>
                              </a:xfrm>
                              <a:custGeom>
                                <a:avLst/>
                                <a:gdLst>
                                  <a:gd name="csX0" fmla="*/ -7 w 1686409"/>
                                  <a:gd name="csY0" fmla="*/ 329268 h 329730"/>
                                  <a:gd name="csX1" fmla="*/ 1049300 w 1686409"/>
                                  <a:gd name="csY1" fmla="*/ -463 h 329730"/>
                                  <a:gd name="csX2" fmla="*/ 1686403 w 1686409"/>
                                  <a:gd name="csY2" fmla="*/ -463 h 329730"/>
                                  <a:gd name="csX3" fmla="*/ 712025 w 1686409"/>
                                  <a:gd name="csY3" fmla="*/ 329268 h 329730"/>
                                </a:gdLst>
                                <a:ahLst/>
                                <a:cxnLst>
                                  <a:cxn ang="0">
                                    <a:pos x="csX0" y="csY0"/>
                                  </a:cxn>
                                  <a:cxn ang="0">
                                    <a:pos x="csX1" y="csY1"/>
                                  </a:cxn>
                                  <a:cxn ang="0">
                                    <a:pos x="csX2" y="csY2"/>
                                  </a:cxn>
                                  <a:cxn ang="0">
                                    <a:pos x="csX3" y="csY3"/>
                                  </a:cxn>
                                </a:cxnLst>
                                <a:rect l="l" t="t" r="r" b="b"/>
                                <a:pathLst>
                                  <a:path w="1686409" h="329730">
                                    <a:moveTo>
                                      <a:pt x="-7" y="329268"/>
                                    </a:moveTo>
                                    <a:lnTo>
                                      <a:pt x="1049300" y="-463"/>
                                    </a:lnTo>
                                    <a:lnTo>
                                      <a:pt x="1686403" y="-463"/>
                                    </a:lnTo>
                                    <a:lnTo>
                                      <a:pt x="712025" y="329268"/>
                                    </a:lnTo>
                                    <a:close/>
                                  </a:path>
                                </a:pathLst>
                              </a:custGeom>
                              <a:solidFill>
                                <a:srgbClr val="D1D1D1"/>
                              </a:solidFill>
                              <a:ln w="7491" cap="flat">
                                <a:noFill/>
                                <a:prstDash val="solid"/>
                                <a:miter/>
                              </a:ln>
                            </wps:spPr>
                            <wps:bodyPr/>
                          </wps:wsp>
                          <wps:wsp>
                            <wps:cNvPr id="1570554988" name="Freeform: Shape 125"/>
                            <wps:cNvSpPr/>
                            <wps:spPr>
                              <a:xfrm>
                                <a:off x="0" y="330613"/>
                                <a:ext cx="704397" cy="82315"/>
                              </a:xfrm>
                              <a:custGeom>
                                <a:avLst/>
                                <a:gdLst>
                                  <a:gd name="csX0" fmla="*/ -7 w 704544"/>
                                  <a:gd name="csY0" fmla="*/ -463 h 82432"/>
                                  <a:gd name="csX1" fmla="*/ -7 w 704544"/>
                                  <a:gd name="csY1" fmla="*/ 81970 h 82432"/>
                                  <a:gd name="csX2" fmla="*/ 704537 w 704544"/>
                                  <a:gd name="csY2" fmla="*/ 81970 h 82432"/>
                                  <a:gd name="csX3" fmla="*/ 704537 w 704544"/>
                                  <a:gd name="csY3" fmla="*/ -463 h 82432"/>
                                </a:gdLst>
                                <a:ahLst/>
                                <a:cxnLst>
                                  <a:cxn ang="0">
                                    <a:pos x="csX0" y="csY0"/>
                                  </a:cxn>
                                  <a:cxn ang="0">
                                    <a:pos x="csX1" y="csY1"/>
                                  </a:cxn>
                                  <a:cxn ang="0">
                                    <a:pos x="csX2" y="csY2"/>
                                  </a:cxn>
                                  <a:cxn ang="0">
                                    <a:pos x="csX3" y="csY3"/>
                                  </a:cxn>
                                </a:cxnLst>
                                <a:rect l="l" t="t" r="r" b="b"/>
                                <a:pathLst>
                                  <a:path w="704544" h="82432">
                                    <a:moveTo>
                                      <a:pt x="-7" y="-463"/>
                                    </a:moveTo>
                                    <a:lnTo>
                                      <a:pt x="-7" y="81970"/>
                                    </a:lnTo>
                                    <a:lnTo>
                                      <a:pt x="704537" y="81970"/>
                                    </a:lnTo>
                                    <a:lnTo>
                                      <a:pt x="704537" y="-463"/>
                                    </a:lnTo>
                                    <a:close/>
                                  </a:path>
                                </a:pathLst>
                              </a:custGeom>
                              <a:solidFill>
                                <a:srgbClr val="747474"/>
                              </a:solidFill>
                              <a:ln w="7491" cap="flat">
                                <a:noFill/>
                                <a:prstDash val="solid"/>
                                <a:miter/>
                              </a:ln>
                            </wps:spPr>
                            <wps:bodyPr/>
                          </wps:wsp>
                          <wps:wsp>
                            <wps:cNvPr id="1445689087" name="Arrow: Left 128"/>
                            <wps:cNvSpPr/>
                            <wps:spPr>
                              <a:xfrm>
                                <a:off x="116161" y="332413"/>
                                <a:ext cx="299750" cy="74083"/>
                              </a:xfrm>
                              <a:prstGeom prst="leftArrow">
                                <a:avLst>
                                  <a:gd name="adj1" fmla="val 33311"/>
                                  <a:gd name="adj2" fmla="val 106553"/>
                                </a:avLst>
                              </a:prstGeom>
                              <a:solidFill>
                                <a:srgbClr val="C00000"/>
                              </a:solidFill>
                              <a:ln w="7491" cap="flat">
                                <a:noFill/>
                                <a:prstDash val="solid"/>
                                <a:miter/>
                              </a:ln>
                            </wps:spPr>
                            <wps:bodyPr wrap="square">
                              <a:noAutofit/>
                            </wps:bodyPr>
                          </wps:wsp>
                          <wps:wsp>
                            <wps:cNvPr id="417947464" name="Arrow: Right 129"/>
                            <wps:cNvSpPr/>
                            <wps:spPr>
                              <a:xfrm>
                                <a:off x="625485" y="415811"/>
                                <a:ext cx="299750" cy="67348"/>
                              </a:xfrm>
                              <a:prstGeom prst="rightArrow">
                                <a:avLst>
                                  <a:gd name="adj1" fmla="val 33352"/>
                                  <a:gd name="adj2" fmla="val 123521"/>
                                </a:avLst>
                              </a:prstGeom>
                              <a:solidFill>
                                <a:srgbClr val="C00000"/>
                              </a:solidFill>
                              <a:ln w="7491" cap="flat">
                                <a:noFill/>
                                <a:prstDash val="solid"/>
                                <a:miter/>
                              </a:ln>
                            </wps:spPr>
                            <wps:bodyPr wrap="square">
                              <a:noAutofit/>
                            </wps:bodyPr>
                          </wps:wsp>
                        </wpg:grpSp>
                        <wpg:grpSp>
                          <wpg:cNvPr id="2025742733" name="Group 78"/>
                          <wpg:cNvGrpSpPr/>
                          <wpg:grpSpPr>
                            <a:xfrm>
                              <a:off x="0" y="1052547"/>
                              <a:ext cx="5321935" cy="294586"/>
                              <a:chOff x="-390734" y="0"/>
                              <a:chExt cx="5373526" cy="294640"/>
                            </a:xfrm>
                          </wpg:grpSpPr>
                          <wps:wsp>
                            <wps:cNvPr id="478618682" name="Text Box 2"/>
                            <wps:cNvSpPr txBox="1">
                              <a:spLocks noChangeArrowheads="1"/>
                            </wps:cNvSpPr>
                            <wps:spPr bwMode="auto">
                              <a:xfrm>
                                <a:off x="-390734" y="0"/>
                                <a:ext cx="1400401" cy="294640"/>
                              </a:xfrm>
                              <a:prstGeom prst="rect">
                                <a:avLst/>
                              </a:prstGeom>
                              <a:noFill/>
                              <a:ln w="9525">
                                <a:noFill/>
                                <a:miter lim="800000"/>
                                <a:headEnd/>
                                <a:tailEnd/>
                              </a:ln>
                            </wps:spPr>
                            <wps:txbx>
                              <w:txbxContent>
                                <w:p w14:paraId="342B5349" w14:textId="21F76B1A" w:rsidR="00C847A9" w:rsidRDefault="00C847A9" w:rsidP="00651AB2">
                                  <w:pPr>
                                    <w:pStyle w:val="NoSpacing"/>
                                    <w:jc w:val="center"/>
                                  </w:pPr>
                                  <w:r>
                                    <w:rPr>
                                      <w:rFonts w:eastAsiaTheme="minorEastAsia"/>
                                    </w:rPr>
                                    <w:t xml:space="preserve">Mode </w:t>
                                  </w:r>
                                  <m:oMath>
                                    <m:r>
                                      <w:rPr>
                                        <w:rFonts w:ascii="Cambria Math" w:hAnsi="Cambria Math"/>
                                      </w:rPr>
                                      <m:t>I</m:t>
                                    </m:r>
                                  </m:oMath>
                                  <w:r w:rsidR="00651AB2">
                                    <w:t xml:space="preserve"> - opening</w:t>
                                  </w:r>
                                </w:p>
                              </w:txbxContent>
                            </wps:txbx>
                            <wps:bodyPr rot="0" vert="horz" wrap="square" lIns="91440" tIns="45720" rIns="91440" bIns="45720" anchor="t" anchorCtr="0">
                              <a:noAutofit/>
                            </wps:bodyPr>
                          </wps:wsp>
                          <wps:wsp>
                            <wps:cNvPr id="503129127" name="Text Box 2"/>
                            <wps:cNvSpPr txBox="1">
                              <a:spLocks noChangeArrowheads="1"/>
                            </wps:cNvSpPr>
                            <wps:spPr bwMode="auto">
                              <a:xfrm>
                                <a:off x="1518999" y="0"/>
                                <a:ext cx="1415769" cy="294640"/>
                              </a:xfrm>
                              <a:prstGeom prst="rect">
                                <a:avLst/>
                              </a:prstGeom>
                              <a:noFill/>
                              <a:ln w="9525">
                                <a:noFill/>
                                <a:miter lim="800000"/>
                                <a:headEnd/>
                                <a:tailEnd/>
                              </a:ln>
                            </wps:spPr>
                            <wps:txbx>
                              <w:txbxContent>
                                <w:p w14:paraId="5F6820FF" w14:textId="2E6E6155" w:rsidR="002C62F9" w:rsidRDefault="002C62F9" w:rsidP="002C62F9">
                                  <w:pPr>
                                    <w:pStyle w:val="NoSpacing"/>
                                    <w:jc w:val="center"/>
                                  </w:pPr>
                                  <w:r>
                                    <w:rPr>
                                      <w:rFonts w:eastAsiaTheme="minorEastAsia"/>
                                    </w:rPr>
                                    <w:t xml:space="preserve">Mode </w:t>
                                  </w:r>
                                  <m:oMath>
                                    <m:r>
                                      <w:rPr>
                                        <w:rFonts w:ascii="Cambria Math" w:hAnsi="Cambria Math"/>
                                      </w:rPr>
                                      <m:t>II</m:t>
                                    </m:r>
                                  </m:oMath>
                                  <w:r w:rsidR="00651AB2">
                                    <w:t xml:space="preserve"> - sliding</w:t>
                                  </w:r>
                                </w:p>
                              </w:txbxContent>
                            </wps:txbx>
                            <wps:bodyPr rot="0" vert="horz" wrap="square" lIns="91440" tIns="45720" rIns="91440" bIns="45720" anchor="t" anchorCtr="0">
                              <a:noAutofit/>
                            </wps:bodyPr>
                          </wps:wsp>
                          <wps:wsp>
                            <wps:cNvPr id="883169594" name="Text Box 2"/>
                            <wps:cNvSpPr txBox="1">
                              <a:spLocks noChangeArrowheads="1"/>
                            </wps:cNvSpPr>
                            <wps:spPr bwMode="auto">
                              <a:xfrm>
                                <a:off x="3563917" y="0"/>
                                <a:ext cx="1418875" cy="294640"/>
                              </a:xfrm>
                              <a:prstGeom prst="rect">
                                <a:avLst/>
                              </a:prstGeom>
                              <a:noFill/>
                              <a:ln w="9525">
                                <a:noFill/>
                                <a:miter lim="800000"/>
                                <a:headEnd/>
                                <a:tailEnd/>
                              </a:ln>
                            </wps:spPr>
                            <wps:txbx>
                              <w:txbxContent>
                                <w:p w14:paraId="2FDDD825" w14:textId="1C65ACC4" w:rsidR="002C62F9" w:rsidRDefault="002C62F9" w:rsidP="002C62F9">
                                  <w:pPr>
                                    <w:pStyle w:val="NoSpacing"/>
                                    <w:jc w:val="center"/>
                                  </w:pPr>
                                  <w:r>
                                    <w:rPr>
                                      <w:rFonts w:eastAsiaTheme="minorEastAsia"/>
                                    </w:rPr>
                                    <w:t xml:space="preserve">Mode </w:t>
                                  </w:r>
                                  <m:oMath>
                                    <m:r>
                                      <w:rPr>
                                        <w:rFonts w:ascii="Cambria Math" w:hAnsi="Cambria Math"/>
                                      </w:rPr>
                                      <m:t>III</m:t>
                                    </m:r>
                                  </m:oMath>
                                  <w:r w:rsidR="00651AB2">
                                    <w:rPr>
                                      <w:rFonts w:eastAsiaTheme="minorEastAsia"/>
                                    </w:rPr>
                                    <w:t xml:space="preserve"> - tearing</w:t>
                                  </w:r>
                                </w:p>
                              </w:txbxContent>
                            </wps:txbx>
                            <wps:bodyPr rot="0" vert="horz" wrap="square" lIns="91440" tIns="45720" rIns="91440" bIns="45720" anchor="t" anchorCtr="0">
                              <a:noAutofit/>
                            </wps:bodyPr>
                          </wps:wsp>
                        </wpg:grpSp>
                        <wpg:grpSp>
                          <wpg:cNvPr id="1068855223" name="Group 133"/>
                          <wpg:cNvGrpSpPr/>
                          <wpg:grpSpPr>
                            <a:xfrm>
                              <a:off x="1779462" y="127594"/>
                              <a:ext cx="1684020" cy="528320"/>
                              <a:chOff x="0" y="0"/>
                              <a:chExt cx="1684258" cy="528780"/>
                            </a:xfrm>
                          </wpg:grpSpPr>
                          <wps:wsp>
                            <wps:cNvPr id="1890611521" name="Freeform: Shape 116"/>
                            <wps:cNvSpPr/>
                            <wps:spPr>
                              <a:xfrm>
                                <a:off x="0" y="77441"/>
                                <a:ext cx="1678571" cy="336743"/>
                              </a:xfrm>
                              <a:custGeom>
                                <a:avLst/>
                                <a:gdLst>
                                  <a:gd name="csX0" fmla="*/ -7 w 1678922"/>
                                  <a:gd name="csY0" fmla="*/ 336761 h 337223"/>
                                  <a:gd name="csX1" fmla="*/ 1007357 w 1678922"/>
                                  <a:gd name="csY1" fmla="*/ -463 h 337223"/>
                                  <a:gd name="csX2" fmla="*/ 1678915 w 1678922"/>
                                  <a:gd name="csY2" fmla="*/ -463 h 337223"/>
                                  <a:gd name="csX3" fmla="*/ 708862 w 1678922"/>
                                  <a:gd name="csY3" fmla="*/ 336761 h 337223"/>
                                </a:gdLst>
                                <a:ahLst/>
                                <a:cxnLst>
                                  <a:cxn ang="0">
                                    <a:pos x="csX0" y="csY0"/>
                                  </a:cxn>
                                  <a:cxn ang="0">
                                    <a:pos x="csX1" y="csY1"/>
                                  </a:cxn>
                                  <a:cxn ang="0">
                                    <a:pos x="csX2" y="csY2"/>
                                  </a:cxn>
                                  <a:cxn ang="0">
                                    <a:pos x="csX3" y="csY3"/>
                                  </a:cxn>
                                </a:cxnLst>
                                <a:rect l="l" t="t" r="r" b="b"/>
                                <a:pathLst>
                                  <a:path w="1678922" h="337223">
                                    <a:moveTo>
                                      <a:pt x="-7" y="336761"/>
                                    </a:moveTo>
                                    <a:lnTo>
                                      <a:pt x="1007357" y="-463"/>
                                    </a:lnTo>
                                    <a:lnTo>
                                      <a:pt x="1678915" y="-463"/>
                                    </a:lnTo>
                                    <a:lnTo>
                                      <a:pt x="708862" y="336761"/>
                                    </a:lnTo>
                                    <a:close/>
                                  </a:path>
                                </a:pathLst>
                              </a:custGeom>
                              <a:solidFill>
                                <a:srgbClr val="AEAEAE"/>
                              </a:solidFill>
                              <a:ln w="7491" cap="flat">
                                <a:noFill/>
                                <a:prstDash val="solid"/>
                                <a:miter/>
                              </a:ln>
                            </wps:spPr>
                            <wps:bodyPr/>
                          </wps:wsp>
                          <wps:wsp>
                            <wps:cNvPr id="794629763" name="Freeform: Shape 117"/>
                            <wps:cNvSpPr/>
                            <wps:spPr>
                              <a:xfrm>
                                <a:off x="0" y="414011"/>
                                <a:ext cx="704397" cy="74831"/>
                              </a:xfrm>
                              <a:custGeom>
                                <a:avLst/>
                                <a:gdLst>
                                  <a:gd name="csX0" fmla="*/ -7 w 704544"/>
                                  <a:gd name="csY0" fmla="*/ -463 h 74938"/>
                                  <a:gd name="csX1" fmla="*/ -7 w 704544"/>
                                  <a:gd name="csY1" fmla="*/ 74476 h 74938"/>
                                  <a:gd name="csX2" fmla="*/ 704538 w 704544"/>
                                  <a:gd name="csY2" fmla="*/ 74476 h 74938"/>
                                  <a:gd name="csX3" fmla="*/ 704538 w 704544"/>
                                  <a:gd name="csY3" fmla="*/ -463 h 74938"/>
                                </a:gdLst>
                                <a:ahLst/>
                                <a:cxnLst>
                                  <a:cxn ang="0">
                                    <a:pos x="csX0" y="csY0"/>
                                  </a:cxn>
                                  <a:cxn ang="0">
                                    <a:pos x="csX1" y="csY1"/>
                                  </a:cxn>
                                  <a:cxn ang="0">
                                    <a:pos x="csX2" y="csY2"/>
                                  </a:cxn>
                                  <a:cxn ang="0">
                                    <a:pos x="csX3" y="csY3"/>
                                  </a:cxn>
                                </a:cxnLst>
                                <a:rect l="l" t="t" r="r" b="b"/>
                                <a:pathLst>
                                  <a:path w="704544" h="74938">
                                    <a:moveTo>
                                      <a:pt x="-7" y="-463"/>
                                    </a:moveTo>
                                    <a:lnTo>
                                      <a:pt x="-7" y="74476"/>
                                    </a:lnTo>
                                    <a:lnTo>
                                      <a:pt x="704538" y="74476"/>
                                    </a:lnTo>
                                    <a:lnTo>
                                      <a:pt x="704538" y="-463"/>
                                    </a:lnTo>
                                    <a:close/>
                                  </a:path>
                                </a:pathLst>
                              </a:custGeom>
                              <a:solidFill>
                                <a:srgbClr val="747474"/>
                              </a:solidFill>
                              <a:ln w="7491" cap="flat">
                                <a:noFill/>
                                <a:prstDash val="solid"/>
                                <a:miter/>
                              </a:ln>
                            </wps:spPr>
                            <wps:bodyPr/>
                          </wps:wsp>
                          <wps:wsp>
                            <wps:cNvPr id="1004465729" name="Freeform: Shape 118"/>
                            <wps:cNvSpPr/>
                            <wps:spPr>
                              <a:xfrm>
                                <a:off x="702926" y="0"/>
                                <a:ext cx="974166" cy="486407"/>
                              </a:xfrm>
                              <a:custGeom>
                                <a:avLst/>
                                <a:gdLst>
                                  <a:gd name="csX0" fmla="*/ 974363 w 974370"/>
                                  <a:gd name="csY0" fmla="*/ -463 h 487101"/>
                                  <a:gd name="csX1" fmla="*/ 292312 w 974370"/>
                                  <a:gd name="csY1" fmla="*/ 239341 h 487101"/>
                                  <a:gd name="csX2" fmla="*/ 292312 w 974370"/>
                                  <a:gd name="csY2" fmla="*/ 310532 h 487101"/>
                                  <a:gd name="csX3" fmla="*/ -7 w 974370"/>
                                  <a:gd name="csY3" fmla="*/ 411700 h 487101"/>
                                  <a:gd name="csX4" fmla="*/ -7 w 974370"/>
                                  <a:gd name="csY4" fmla="*/ 486638 h 487101"/>
                                  <a:gd name="csX5" fmla="*/ 974363 w 974370"/>
                                  <a:gd name="csY5" fmla="*/ 149414 h 487101"/>
                                  <a:gd name="csX6" fmla="*/ 974363 w 974370"/>
                                  <a:gd name="csY6" fmla="*/ 74476 h 487101"/>
                                </a:gdLst>
                                <a:ahLst/>
                                <a:cxnLst>
                                  <a:cxn ang="0">
                                    <a:pos x="csX0" y="csY0"/>
                                  </a:cxn>
                                  <a:cxn ang="0">
                                    <a:pos x="csX1" y="csY1"/>
                                  </a:cxn>
                                  <a:cxn ang="0">
                                    <a:pos x="csX2" y="csY2"/>
                                  </a:cxn>
                                  <a:cxn ang="0">
                                    <a:pos x="csX3" y="csY3"/>
                                  </a:cxn>
                                  <a:cxn ang="0">
                                    <a:pos x="csX4" y="csY4"/>
                                  </a:cxn>
                                  <a:cxn ang="0">
                                    <a:pos x="csX5" y="csY5"/>
                                  </a:cxn>
                                  <a:cxn ang="0">
                                    <a:pos x="csX6" y="csY6"/>
                                  </a:cxn>
                                </a:cxnLst>
                                <a:rect l="l" t="t" r="r" b="b"/>
                                <a:pathLst>
                                  <a:path w="974370" h="487101">
                                    <a:moveTo>
                                      <a:pt x="974363" y="-463"/>
                                    </a:moveTo>
                                    <a:lnTo>
                                      <a:pt x="292312" y="239341"/>
                                    </a:lnTo>
                                    <a:lnTo>
                                      <a:pt x="292312" y="310532"/>
                                    </a:lnTo>
                                    <a:lnTo>
                                      <a:pt x="-7" y="411700"/>
                                    </a:lnTo>
                                    <a:lnTo>
                                      <a:pt x="-7" y="486638"/>
                                    </a:lnTo>
                                    <a:lnTo>
                                      <a:pt x="974363" y="149414"/>
                                    </a:lnTo>
                                    <a:lnTo>
                                      <a:pt x="974363" y="74476"/>
                                    </a:lnTo>
                                    <a:close/>
                                  </a:path>
                                </a:pathLst>
                              </a:custGeom>
                              <a:solidFill>
                                <a:srgbClr val="595959"/>
                              </a:solidFill>
                              <a:ln w="7491" cap="flat">
                                <a:noFill/>
                                <a:prstDash val="solid"/>
                                <a:miter/>
                              </a:ln>
                            </wps:spPr>
                            <wps:bodyPr/>
                          </wps:wsp>
                          <wps:wsp>
                            <wps:cNvPr id="1004925498" name="Freeform: Shape 119"/>
                            <wps:cNvSpPr/>
                            <wps:spPr>
                              <a:xfrm>
                                <a:off x="282957" y="0"/>
                                <a:ext cx="1401301" cy="239461"/>
                              </a:xfrm>
                              <a:custGeom>
                                <a:avLst/>
                                <a:gdLst>
                                  <a:gd name="csX0" fmla="*/ -7 w 1401594"/>
                                  <a:gd name="csY0" fmla="*/ 239341 h 239803"/>
                                  <a:gd name="csX1" fmla="*/ 761066 w 1401594"/>
                                  <a:gd name="csY1" fmla="*/ -463 h 239803"/>
                                  <a:gd name="csX2" fmla="*/ 1401587 w 1401594"/>
                                  <a:gd name="csY2" fmla="*/ -463 h 239803"/>
                                  <a:gd name="csX3" fmla="*/ 715863 w 1401594"/>
                                  <a:gd name="csY3" fmla="*/ 239341 h 239803"/>
                                </a:gdLst>
                                <a:ahLst/>
                                <a:cxnLst>
                                  <a:cxn ang="0">
                                    <a:pos x="csX0" y="csY0"/>
                                  </a:cxn>
                                  <a:cxn ang="0">
                                    <a:pos x="csX1" y="csY1"/>
                                  </a:cxn>
                                  <a:cxn ang="0">
                                    <a:pos x="csX2" y="csY2"/>
                                  </a:cxn>
                                  <a:cxn ang="0">
                                    <a:pos x="csX3" y="csY3"/>
                                  </a:cxn>
                                </a:cxnLst>
                                <a:rect l="l" t="t" r="r" b="b"/>
                                <a:pathLst>
                                  <a:path w="1401594" h="239803">
                                    <a:moveTo>
                                      <a:pt x="-7" y="239341"/>
                                    </a:moveTo>
                                    <a:lnTo>
                                      <a:pt x="761066" y="-463"/>
                                    </a:lnTo>
                                    <a:lnTo>
                                      <a:pt x="1401587" y="-463"/>
                                    </a:lnTo>
                                    <a:lnTo>
                                      <a:pt x="715863" y="239341"/>
                                    </a:lnTo>
                                    <a:close/>
                                  </a:path>
                                </a:pathLst>
                              </a:custGeom>
                              <a:solidFill>
                                <a:srgbClr val="D1D1D1"/>
                              </a:solidFill>
                              <a:ln w="7491" cap="flat">
                                <a:noFill/>
                                <a:prstDash val="solid"/>
                                <a:miter/>
                              </a:ln>
                            </wps:spPr>
                            <wps:bodyPr/>
                          </wps:wsp>
                          <wps:wsp>
                            <wps:cNvPr id="189566108" name="Freeform: Shape 120"/>
                            <wps:cNvSpPr/>
                            <wps:spPr>
                              <a:xfrm>
                                <a:off x="282957" y="241258"/>
                                <a:ext cx="719383" cy="74831"/>
                              </a:xfrm>
                              <a:custGeom>
                                <a:avLst/>
                                <a:gdLst>
                                  <a:gd name="csX0" fmla="*/ -7 w 719534"/>
                                  <a:gd name="csY0" fmla="*/ -463 h 74938"/>
                                  <a:gd name="csX1" fmla="*/ -7 w 719534"/>
                                  <a:gd name="csY1" fmla="*/ 74476 h 74938"/>
                                  <a:gd name="csX2" fmla="*/ 719528 w 719534"/>
                                  <a:gd name="csY2" fmla="*/ 70736 h 74938"/>
                                  <a:gd name="csX3" fmla="*/ 719528 w 719534"/>
                                  <a:gd name="csY3" fmla="*/ -463 h 74938"/>
                                </a:gdLst>
                                <a:ahLst/>
                                <a:cxnLst>
                                  <a:cxn ang="0">
                                    <a:pos x="csX0" y="csY0"/>
                                  </a:cxn>
                                  <a:cxn ang="0">
                                    <a:pos x="csX1" y="csY1"/>
                                  </a:cxn>
                                  <a:cxn ang="0">
                                    <a:pos x="csX2" y="csY2"/>
                                  </a:cxn>
                                  <a:cxn ang="0">
                                    <a:pos x="csX3" y="csY3"/>
                                  </a:cxn>
                                </a:cxnLst>
                                <a:rect l="l" t="t" r="r" b="b"/>
                                <a:pathLst>
                                  <a:path w="719534" h="74938">
                                    <a:moveTo>
                                      <a:pt x="-7" y="-463"/>
                                    </a:moveTo>
                                    <a:lnTo>
                                      <a:pt x="-7" y="74476"/>
                                    </a:lnTo>
                                    <a:lnTo>
                                      <a:pt x="719528" y="70736"/>
                                    </a:lnTo>
                                    <a:lnTo>
                                      <a:pt x="719528" y="-463"/>
                                    </a:lnTo>
                                    <a:close/>
                                  </a:path>
                                </a:pathLst>
                              </a:custGeom>
                              <a:solidFill>
                                <a:srgbClr val="747474"/>
                              </a:solidFill>
                              <a:ln w="7491" cap="flat">
                                <a:noFill/>
                                <a:prstDash val="solid"/>
                                <a:miter/>
                              </a:ln>
                            </wps:spPr>
                            <wps:bodyPr/>
                          </wps:wsp>
                          <wps:wsp>
                            <wps:cNvPr id="136764934" name="Arrow: Left 1"/>
                            <wps:cNvSpPr/>
                            <wps:spPr>
                              <a:xfrm rot="9518095" flipV="1">
                                <a:off x="369334" y="277000"/>
                                <a:ext cx="221615" cy="76048"/>
                              </a:xfrm>
                              <a:prstGeom prst="leftArrow">
                                <a:avLst>
                                  <a:gd name="adj1" fmla="val 33982"/>
                                  <a:gd name="adj2" fmla="val 88603"/>
                                </a:avLst>
                              </a:prstGeom>
                              <a:solidFill>
                                <a:srgbClr val="C00000"/>
                              </a:solidFill>
                              <a:ln w="7491" cap="flat">
                                <a:noFill/>
                                <a:prstDash val="solid"/>
                                <a:miter/>
                              </a:ln>
                            </wps:spPr>
                            <wps:bodyPr wrap="square">
                              <a:noAutofit/>
                            </wps:bodyPr>
                          </wps:wsp>
                          <wps:wsp>
                            <wps:cNvPr id="1605440189" name="Arrow: Left 1"/>
                            <wps:cNvSpPr/>
                            <wps:spPr>
                              <a:xfrm rot="20305983" flipV="1">
                                <a:off x="116161" y="452732"/>
                                <a:ext cx="221615" cy="76048"/>
                              </a:xfrm>
                              <a:prstGeom prst="leftArrow">
                                <a:avLst>
                                  <a:gd name="adj1" fmla="val 33982"/>
                                  <a:gd name="adj2" fmla="val 88603"/>
                                </a:avLst>
                              </a:prstGeom>
                              <a:solidFill>
                                <a:srgbClr val="C00000"/>
                              </a:solidFill>
                              <a:ln w="7491" cap="flat">
                                <a:noFill/>
                                <a:prstDash val="solid"/>
                                <a:miter/>
                              </a:ln>
                            </wps:spPr>
                            <wps:bodyPr wrap="square">
                              <a:noAutofit/>
                            </wps:bodyPr>
                          </wps:wsp>
                        </wpg:grpSp>
                      </wpg:grpSp>
                    </wpg:wgp>
                  </a:graphicData>
                </a:graphic>
                <wp14:sizeRelV relativeFrom="margin">
                  <wp14:pctHeight>0</wp14:pctHeight>
                </wp14:sizeRelV>
              </wp:anchor>
            </w:drawing>
          </mc:Choice>
          <mc:Fallback>
            <w:pict>
              <v:group w14:anchorId="2B54EB8A" id="Group 137" o:spid="_x0000_s1036" style="position:absolute;left:0;text-align:left;margin-left:28pt;margin-top:21.65pt;width:419.05pt;height:152.5pt;z-index:251658244;mso-position-horizontal-relative:margin;mso-height-relative:margin" coordsize="53219,19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">
                <v:shape id="_x0000_s1037" type="#_x0000_t202" style="position:absolute;top:13946;width:53003;height:5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" stroked="f">
                  <v:textbox inset="0,0,0,0">
                    <w:txbxContent>
                      <w:p w14:paraId="7AC3FDB4" w14:textId="59B74ED4" w:rsidR="00594A28" w:rsidRPr="00594A28" w:rsidRDefault="004B1293" w:rsidP="00594A28">
                        <w:pPr>
                          <w:pStyle w:val="Caption"/>
                        </w:pPr>
                        <w:bookmarkStart w:id="24" w:name="_Ref223025472"/>
                        <w:bookmarkStart w:id="25" w:name="_Toc229008669"/>
                        <w:r>
                          <w:t xml:space="preserve">Figure </w:t>
                        </w:r>
                        <w:r>
                          <w:fldChar w:fldCharType="begin"/>
                        </w:r>
                        <w:r>
                          <w:instrText>SEQ Figure \* ARABIC</w:instrText>
                        </w:r>
                        <w:r>
                          <w:fldChar w:fldCharType="separate"/>
                        </w:r>
                        <w:r w:rsidR="00950DB1">
                          <w:rPr>
                            <w:noProof/>
                          </w:rPr>
                          <w:t>2</w:t>
                        </w:r>
                        <w:r>
                          <w:fldChar w:fldCharType="end"/>
                        </w:r>
                        <w:bookmarkEnd w:id="24"/>
                        <w:r>
                          <w:t xml:space="preserve">: </w:t>
                        </w:r>
                        <w:r w:rsidR="00594A28" w:rsidRPr="00594A28">
                          <w:t xml:space="preserve">Illustration of the three basic fracture modes: Mode </w:t>
                        </w:r>
                        <m:oMath>
                          <m:r>
                            <w:rPr>
                              <w:rFonts w:ascii="Cambria Math" w:hAnsi="Cambria Math"/>
                            </w:rPr>
                            <m:t>I</m:t>
                          </m:r>
                        </m:oMath>
                        <w:r w:rsidR="00594A28" w:rsidRPr="00594A28">
                          <w:t xml:space="preserve"> (opening), Mode </w:t>
                        </w:r>
                        <m:oMath>
                          <m:r>
                            <w:rPr>
                              <w:rFonts w:ascii="Cambria Math" w:hAnsi="Cambria Math"/>
                            </w:rPr>
                            <m:t>II</m:t>
                          </m:r>
                        </m:oMath>
                        <w:r w:rsidR="00594A28" w:rsidRPr="00594A28">
                          <w:t xml:space="preserve"> (in</w:t>
                        </w:r>
                        <w:r w:rsidR="00594A28" w:rsidRPr="00594A28">
                          <w:noBreakHyphen/>
                          <w:t xml:space="preserve">plane shear), and Mode </w:t>
                        </w:r>
                        <m:oMath>
                          <m:r>
                            <w:rPr>
                              <w:rFonts w:ascii="Cambria Math" w:hAnsi="Cambria Math"/>
                            </w:rPr>
                            <m:t>III</m:t>
                          </m:r>
                        </m:oMath>
                        <w:r w:rsidR="00594A28" w:rsidRPr="00594A28">
                          <w:t xml:space="preserve"> (out</w:t>
                        </w:r>
                        <w:r w:rsidR="00594A28" w:rsidRPr="00594A28">
                          <w:noBreakHyphen/>
                          <w:t>of</w:t>
                        </w:r>
                        <w:r w:rsidR="00594A28" w:rsidRPr="00594A28">
                          <w:noBreakHyphen/>
                          <w:t>plane shear).</w:t>
                        </w:r>
                        <w:bookmarkEnd w:id="25"/>
                      </w:p>
                      <w:p w14:paraId="0F8EFF13" w14:textId="4BE8EEA8" w:rsidR="004B1293" w:rsidRPr="00594A28" w:rsidRDefault="004B1293" w:rsidP="00A921FE">
                        <w:pPr>
                          <w:pStyle w:val="Caption"/>
                          <w:rPr>
                            <w:noProof/>
                          </w:rPr>
                        </w:pPr>
                      </w:p>
                    </w:txbxContent>
                  </v:textbox>
                </v:shape>
                <v:group id="Group 136" o:spid="_x0000_s1038" style="position:absolute;width:53219;height:13471" coordsize="53219,134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">
                  <v:group id="Group 130" o:spid="_x0000_s1039" style="position:absolute;left:98;width:16936;height:9461" coordsize="16935,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">
                    <v:shape id="Freeform: Shape 111" o:spid="_x0000_s1040" style="position:absolute;top:1530;width:16935;height:4116;visibility:visible;mso-wrap-style:square;v-text-anchor:top" coordsize="1693908,412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" path="m-7,411700l1016339,-463r677562,l715199,411700r-715206,xe" fillcolor="#aeaeae" stroked="f" strokeweight=".20808mm">
                      <v:stroke joinstyle="miter"/>
                      <v:path arrowok="t" o:connecttype="custom" o:connectlocs="-7,411114;1016127,-462;1693547,-462;715050,411114" o:connectangles="0,0,0,0"/>
                    </v:shape>
                    <v:shape id="Freeform: Shape 112" o:spid="_x0000_s1041" style="position:absolute;top:5641;width:7193;height:748;visibility:visible;mso-wrap-style:square;v-text-anchor:top" coordsize="719538,74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" path="m-7,-463r,74939l719531,74476r,-74939l-7,-463xe" fillcolor="#747474" stroked="f" strokeweight=".20808mm">
                      <v:stroke joinstyle="miter"/>
                      <v:path arrowok="t" o:connecttype="custom" o:connectlocs="-7,-462;-7,74370;719380,74370;719380,-462" o:connectangles="0,0,0,0"/>
                    </v:shape>
                    <v:shape id="Freeform: Shape 113" o:spid="_x0000_s1042" style="position:absolute;left:7178;top:774;width:9741;height:5612;visibility:visible;mso-wrap-style:square;v-text-anchor:top" coordsize="974370,562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" path="m974370,l,224801v2,26807,5,53615,7,80422l524661,224801,,487102r,74938l974370,149885r,-74939l974370,xe" fillcolor="#595959" stroked="f" strokeweight=".20808mm">
                      <v:stroke joinstyle="miter"/>
                      <v:path arrowok="t" o:connecttype="custom" o:connectlocs="974166,0;0,224481;7,304789;524551,224481;0,486409;0,561240;974166,149672;974166,74839;974166,0" o:connectangles="0,0,0,0,0,0,0,0,0"/>
                    </v:shape>
                    <v:shape id="Freeform: Shape 114" o:spid="_x0000_s1043" style="position:absolute;top:786;width:16935;height:2245;visibility:visible;mso-wrap-style:square;v-text-anchor:top" coordsize="1693908,224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" path="m-7,224353l1053980,-463r639921,l715199,224353r-715206,xe" fillcolor="#d1d1d1" stroked="f" strokeweight=".20808mm">
                      <v:stroke joinstyle="miter"/>
                      <v:path arrowok="t" o:connecttype="custom" o:connectlocs="-7,224034;1053760,-462;1693547,-462;715050,224034" o:connectangles="0,0,0,0"/>
                    </v:shape>
                    <v:shape id="Freeform: Shape 115" o:spid="_x0000_s1044" style="position:absolute;top:3020;width:7193;height:798;visibility:visible;mso-wrap-style:square;v-text-anchor:top" coordsize="719538,6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" path="m-7,-463r,67445l719531,66982r,-67445l-7,-463xe" fillcolor="#747474" stroked="f" strokeweight=".20808mm">
                      <v:stroke joinstyle="miter"/>
                      <v:path arrowok="t" o:connecttype="custom" o:connectlocs="-7,-548;-7,79276;719380,79276;719380,-548" o:connectangles="0,0,0,0"/>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126" o:spid="_x0000_s1045" type="#_x0000_t68" style="position:absolute;left:3514;width:675;height:3030;rotation:180;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" adj="6612,7230" fillcolor="#c00000" stroked="f" strokeweight=".20808mm"/>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27" o:spid="_x0000_s1046" type="#_x0000_t67" style="position:absolute;left:3514;top:6433;width:675;height:3031;rotation:180;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" adj="14173,7841" fillcolor="#c00000" stroked="f" strokeweight=".20808mm"/>
                  </v:group>
                  <v:group id="Group 134" o:spid="_x0000_s1047" style="position:absolute;left:36148;top:1539;width:16872;height:4857" coordorigin=",-4" coordsize="16875,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">
                    <v:shape id="Freeform: Shape 121" o:spid="_x0000_s1048" style="position:absolute;left:4497;top:1429;width:12364;height:2694;visibility:visible;mso-wrap-style:square;v-text-anchor:top" coordsize="1236700,269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" path="m-7,269316l712025,-463r524669,l712025,269316r-712032,xe" fillcolor="#aeaeae" stroked="f" strokeweight=".20808mm">
                      <v:stroke joinstyle="miter"/>
                      <v:path arrowok="t" o:connecttype="custom" o:connectlocs="-7,268933;711876,-462;1236435,-462;711876,268933" o:connectangles="0,0,0,0"/>
                    </v:shape>
                    <v:shape id="Freeform: Shape 122" o:spid="_x0000_s1049" style="position:absolute;left:4437;top:4110;width:7157;height:748;visibility:visible;mso-wrap-style:square;v-text-anchor:top" coordsize="704544,74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" path="m-7,-463r,74939l704538,74476r,-74939l-7,-463xe" fillcolor="#747474" stroked="f" strokeweight=".20808mm">
                      <v:stroke joinstyle="miter"/>
                      <v:path arrowok="t" o:connecttype="custom" o:connectlocs="-7,-462;-7,74370;715667,74370;715667,-462" o:connectangles="0,0,0,0"/>
                    </v:shape>
                    <v:shape id="Freeform: Shape 123" o:spid="_x0000_s1050" style="position:absolute;left:7042;top:-4;width:9833;height:4863;visibility:visible;mso-wrap-style:square;v-text-anchor:top" coordsize="983510,48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" path="m983510,l144,330193v500,27321,-500,54568,,81889l681410,194833,454817,412156r,74946l983510,149855r,-74916l983510,xe" fillcolor="#595959" stroked="f" strokeweight=".20808mm">
                      <v:stroke joinstyle="miter"/>
                      <v:path arrowok="t" o:connecttype="custom" o:connectlocs="983305,0;144,329723;144,411495;681268,194555;454722,411569;454722,486408;983305,149641;983305,74832;983305,0" o:connectangles="0,0,0,0,0,0,0,0,0"/>
                    </v:shape>
                    <v:shape id="Freeform: Shape 124" o:spid="_x0000_s1051" style="position:absolute;width:16860;height:3292;visibility:visible;mso-wrap-style:square;v-text-anchor:top" coordsize="1686409,329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" path="m-7,329268l1049300,-463r637103,l712025,329268r-712032,xe" fillcolor="#d1d1d1" stroked="f" strokeweight=".20808mm">
                      <v:stroke joinstyle="miter"/>
                      <v:path arrowok="t" o:connecttype="custom" o:connectlocs="-7,328799;1049080,-462;1686050,-462;711876,328799" o:connectangles="0,0,0,0"/>
                    </v:shape>
                    <v:shape id="Freeform: Shape 125" o:spid="_x0000_s1052" style="position:absolute;top:3306;width:7043;height:823;visibility:visible;mso-wrap-style:square;v-text-anchor:top" coordsize="704544,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" path="m-7,-463r,82433l704537,81970r,-82433l-7,-463xe" fillcolor="#747474" stroked="f" strokeweight=".20808mm">
                      <v:stroke joinstyle="miter"/>
                      <v:path arrowok="t" o:connecttype="custom" o:connectlocs="-7,-462;-7,81854;704390,81854;704390,-462" o:connectangles="0,0,0,0"/>
                    </v:shape>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28" o:spid="_x0000_s1053" type="#_x0000_t66" style="position:absolute;left:1161;top:3324;width:2998;height: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" adj="5688,7202" fillcolor="#c00000" stroked="f" strokeweight=".20808mm"/>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29" o:spid="_x0000_s1054" type="#_x0000_t13" style="position:absolute;left:6254;top:4158;width:2998;height: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" adj="15605,7198" fillcolor="#c00000" stroked="f" strokeweight=".20808mm"/>
                  </v:group>
                  <v:group id="Group 78" o:spid="_x0000_s1055" style="position:absolute;top:10525;width:53219;height:2946" coordorigin="-3907" coordsize="53735,2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">
                    <v:shape id="Text Box 2" o:spid="_x0000_s1056" type="#_x0000_t202" style="position:absolute;left:-3907;width:14003;height:2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" filled="f" stroked="f">
                      <v:textbox>
                        <w:txbxContent>
                          <w:p w14:paraId="342B5349" w14:textId="21F76B1A" w:rsidR="00C847A9" w:rsidRDefault="00C847A9" w:rsidP="00651AB2">
                            <w:pPr>
                              <w:pStyle w:val="NoSpacing"/>
                              <w:jc w:val="center"/>
                            </w:pPr>
                            <w:r>
                              <w:rPr>
                                <w:rFonts w:eastAsiaTheme="minorEastAsia"/>
                              </w:rPr>
                              <w:t xml:space="preserve">Mode </w:t>
                            </w:r>
                            <m:oMath>
                              <m:r>
                                <w:rPr>
                                  <w:rFonts w:ascii="Cambria Math" w:hAnsi="Cambria Math"/>
                                </w:rPr>
                                <m:t>I</m:t>
                              </m:r>
                            </m:oMath>
                            <w:r w:rsidR="00651AB2">
                              <w:t xml:space="preserve"> - opening</w:t>
                            </w:r>
                          </w:p>
                        </w:txbxContent>
                      </v:textbox>
                    </v:shape>
                    <v:shape id="Text Box 2" o:spid="_x0000_s1057" type="#_x0000_t202" style="position:absolute;left:15189;width:14158;height:2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" filled="f" stroked="f">
                      <v:textbox>
                        <w:txbxContent>
                          <w:p w14:paraId="5F6820FF" w14:textId="2E6E6155" w:rsidR="002C62F9" w:rsidRDefault="002C62F9" w:rsidP="002C62F9">
                            <w:pPr>
                              <w:pStyle w:val="NoSpacing"/>
                              <w:jc w:val="center"/>
                            </w:pPr>
                            <w:r>
                              <w:rPr>
                                <w:rFonts w:eastAsiaTheme="minorEastAsia"/>
                              </w:rPr>
                              <w:t xml:space="preserve">Mode </w:t>
                            </w:r>
                            <m:oMath>
                              <m:r>
                                <w:rPr>
                                  <w:rFonts w:ascii="Cambria Math" w:hAnsi="Cambria Math"/>
                                </w:rPr>
                                <m:t>II</m:t>
                              </m:r>
                            </m:oMath>
                            <w:r w:rsidR="00651AB2">
                              <w:t xml:space="preserve"> - sliding</w:t>
                            </w:r>
                          </w:p>
                        </w:txbxContent>
                      </v:textbox>
                    </v:shape>
                    <v:shape id="Text Box 2" o:spid="_x0000_s1058" type="#_x0000_t202" style="position:absolute;left:35639;width:14188;height:2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" filled="f" stroked="f">
                      <v:textbox>
                        <w:txbxContent>
                          <w:p w14:paraId="2FDDD825" w14:textId="1C65ACC4" w:rsidR="002C62F9" w:rsidRDefault="002C62F9" w:rsidP="002C62F9">
                            <w:pPr>
                              <w:pStyle w:val="NoSpacing"/>
                              <w:jc w:val="center"/>
                            </w:pPr>
                            <w:r>
                              <w:rPr>
                                <w:rFonts w:eastAsiaTheme="minorEastAsia"/>
                              </w:rPr>
                              <w:t xml:space="preserve">Mode </w:t>
                            </w:r>
                            <m:oMath>
                              <m:r>
                                <w:rPr>
                                  <w:rFonts w:ascii="Cambria Math" w:hAnsi="Cambria Math"/>
                                </w:rPr>
                                <m:t>III</m:t>
                              </m:r>
                            </m:oMath>
                            <w:r w:rsidR="00651AB2">
                              <w:rPr>
                                <w:rFonts w:eastAsiaTheme="minorEastAsia"/>
                              </w:rPr>
                              <w:t xml:space="preserve"> - tearing</w:t>
                            </w:r>
                          </w:p>
                        </w:txbxContent>
                      </v:textbox>
                    </v:shape>
                  </v:group>
                  <v:group id="Group 133" o:spid="_x0000_s1059" style="position:absolute;left:17794;top:1275;width:16840;height:5284" coordsize="16842,5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">
                    <v:shape id="Freeform: Shape 116" o:spid="_x0000_s1060" style="position:absolute;top:774;width:16785;height:3367;visibility:visible;mso-wrap-style:square;v-text-anchor:top" coordsize="1678922,337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" path="m-7,336761l1007357,-463r671558,l708862,336761r-708869,xe" fillcolor="#aeaeae" stroked="f" strokeweight=".20808mm">
                      <v:stroke joinstyle="miter"/>
                      <v:path arrowok="t" o:connecttype="custom" o:connectlocs="-7,336282;1007146,-462;1678564,-462;708714,336282" o:connectangles="0,0,0,0"/>
                    </v:shape>
                    <v:shape id="Freeform: Shape 117" o:spid="_x0000_s1061" style="position:absolute;top:4140;width:7043;height:748;visibility:visible;mso-wrap-style:square;v-text-anchor:top" coordsize="704544,74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" path="m-7,-463r,74939l704538,74476r,-74939l-7,-463xe" fillcolor="#747474" stroked="f" strokeweight=".20808mm">
                      <v:stroke joinstyle="miter"/>
                      <v:path arrowok="t" o:connecttype="custom" o:connectlocs="-7,-462;-7,74370;704391,74370;704391,-462" o:connectangles="0,0,0,0"/>
                    </v:shape>
                    <v:shape id="Freeform: Shape 118" o:spid="_x0000_s1062" style="position:absolute;left:7029;width:9741;height:4864;visibility:visible;mso-wrap-style:square;v-text-anchor:top" coordsize="974370,487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" path="m974363,-463l292312,239341r,71191l-7,411700r,74938l974363,149414r,-74938l974363,-463xe" fillcolor="#595959" stroked="f" strokeweight=".20808mm">
                      <v:stroke joinstyle="miter"/>
                      <v:path arrowok="t" o:connecttype="custom" o:connectlocs="974159,-462;292251,239000;292251,310090;-7,411113;-7,485945;974159,149201;974159,74370" o:connectangles="0,0,0,0,0,0,0"/>
                    </v:shape>
                    <v:shape id="Freeform: Shape 119" o:spid="_x0000_s1063" style="position:absolute;left:2829;width:14013;height:2394;visibility:visible;mso-wrap-style:square;v-text-anchor:top" coordsize="1401594,239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" path="m-7,239341l761066,-463r640521,l715863,239341r-715870,xe" fillcolor="#d1d1d1" stroked="f" strokeweight=".20808mm">
                      <v:stroke joinstyle="miter"/>
                      <v:path arrowok="t" o:connecttype="custom" o:connectlocs="-7,239000;760907,-462;1401294,-462;715713,239000" o:connectangles="0,0,0,0"/>
                    </v:shape>
                    <v:shape id="Freeform: Shape 120" o:spid="_x0000_s1064" style="position:absolute;left:2829;top:2412;width:7194;height:748;visibility:visible;mso-wrap-style:square;v-text-anchor:top" coordsize="719534,74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" path="m-7,-463r,74939l719528,70736r,-71199l-7,-463xe" fillcolor="#747474" stroked="f" strokeweight=".20808mm">
                      <v:stroke joinstyle="miter"/>
                      <v:path arrowok="t" o:connecttype="custom" o:connectlocs="-7,-462;-7,74370;719377,70635;719377,-462" o:connectangles="0,0,0,0"/>
                    </v:shape>
                    <v:shape id="Arrow: Left 1" o:spid="_x0000_s1065" type="#_x0000_t66" style="position:absolute;left:3693;top:2770;width:2216;height:760;rotation:-10396298fd;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" adj="6567,7130" fillcolor="#c00000" stroked="f" strokeweight=".20808mm"/>
                    <v:shape id="Arrow: Left 1" o:spid="_x0000_s1066" type="#_x0000_t66" style="position:absolute;left:1161;top:4527;width:2216;height:760;rotation:1413412fd;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" adj="6567,7130" fillcolor="#c00000" stroked="f" strokeweight=".20808mm"/>
                  </v:group>
                </v:group>
                <w10:wrap type="topAndBottom" anchorx="margin"/>
              </v:group>
            </w:pict>
          </mc:Fallback>
        </mc:AlternateContent>
      </w:r>
    </w:p>
    <w:p w14:paraId="6CDF0A67" w14:textId="09B10DB1" w:rsidR="00A4061B" w:rsidRPr="00A4061B" w:rsidRDefault="00A4061B" w:rsidP="00A4061B">
      <w:r w:rsidRPr="00A4061B">
        <w:lastRenderedPageBreak/>
        <w:t xml:space="preserve">The </w:t>
      </w:r>
      <w:r w:rsidRPr="00A4061B">
        <w:rPr>
          <w:b/>
          <w:bCs/>
        </w:rPr>
        <w:t>strain</w:t>
      </w:r>
      <w:r w:rsidR="00566813">
        <w:rPr>
          <w:b/>
          <w:bCs/>
        </w:rPr>
        <w:t>-</w:t>
      </w:r>
      <w:r w:rsidRPr="00A4061B">
        <w:rPr>
          <w:b/>
          <w:bCs/>
        </w:rPr>
        <w:t>energy release rate</w:t>
      </w:r>
      <w:r w:rsidRPr="00A4061B">
        <w:t xml:space="preserve">, denoted </w:t>
      </w:r>
      <m:oMath>
        <m:r>
          <w:rPr>
            <w:rFonts w:ascii="Cambria Math" w:hAnsi="Cambria Math"/>
          </w:rPr>
          <m:t>G</m:t>
        </m:r>
      </m:oMath>
      <w:r w:rsidRPr="00A4061B">
        <w:t xml:space="preserve">, represents the </w:t>
      </w:r>
      <w:r w:rsidRPr="00A4061B">
        <w:rPr>
          <w:b/>
          <w:bCs/>
        </w:rPr>
        <w:t>amount of mechanical energy released by the structure per unit increase in crack surface area</w:t>
      </w:r>
      <w:r w:rsidRPr="00A4061B">
        <w:t xml:space="preserve"> as the crack advances. For interfacial cracks in composite laminates, it is customary to decompose </w:t>
      </w:r>
      <m:oMath>
        <m:r>
          <w:rPr>
            <w:rFonts w:ascii="Cambria Math" w:hAnsi="Cambria Math"/>
          </w:rPr>
          <m:t>G</m:t>
        </m:r>
      </m:oMath>
      <w:r w:rsidR="00AB1C23">
        <w:t xml:space="preserve"> </w:t>
      </w:r>
      <w:r w:rsidRPr="00A4061B">
        <w:t>into contributions from the individual modes:</w:t>
      </w:r>
    </w:p>
    <w:p w14:paraId="439EF406" w14:textId="167B9339" w:rsidR="00A4061B" w:rsidRPr="00A4061B" w:rsidRDefault="005A2555" w:rsidP="00A4061B">
      <m:oMathPara>
        <m:oMath>
          <m:sSub>
            <m:sSubPr>
              <m:ctrlPr>
                <w:rPr>
                  <w:rFonts w:ascii="Cambria Math" w:hAnsi="Cambria Math"/>
                  <w:i/>
                </w:rPr>
              </m:ctrlPr>
            </m:sSubPr>
            <m:e>
              <m:r>
                <w:rPr>
                  <w:rFonts w:ascii="Cambria Math" w:hAnsi="Cambria Math"/>
                </w:rPr>
                <m:t>G</m:t>
              </m:r>
            </m:e>
            <m:sub>
              <m:r>
                <w:rPr>
                  <w:rFonts w:ascii="Cambria Math" w:hAnsi="Cambria Math"/>
                </w:rPr>
                <m:t>total</m:t>
              </m:r>
            </m:sub>
          </m:sSub>
          <w:commentRangeStart w:id="26"/>
          <w:commentRangeStart w:id="27"/>
          <w:commentRangeEnd w:id="26"/>
          <m:r>
            <w:rPr>
              <w:rStyle w:val="CommentReference"/>
              <w:rFonts w:ascii="Cambria Math" w:hAnsi="Cambria Math"/>
              <w:i/>
              <w:sz w:val="22"/>
              <w:szCs w:val="22"/>
            </w:rPr>
            <w:commentReference w:id="26"/>
          </m:r>
          <w:commentRangeEnd w:id="27"/>
          <m:r>
            <w:rPr>
              <w:rStyle w:val="CommentReference"/>
              <w:rFonts w:ascii="Cambria Math" w:hAnsi="Cambria Math"/>
              <w:i/>
              <w:sz w:val="22"/>
              <w:szCs w:val="22"/>
            </w:rPr>
            <w:commentReference w:id="27"/>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II</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III</m:t>
              </m:r>
            </m:sub>
          </m:sSub>
          <m:r>
            <m:rPr>
              <m:sty m:val="p"/>
            </m:rPr>
            <w:rPr>
              <w:rFonts w:ascii="Cambria Math" w:hAnsi="Cambria Math"/>
            </w:rPr>
            <m:t>.</m:t>
          </m:r>
          <m:r>
            <m:rPr>
              <m:sty m:val="p"/>
            </m:rPr>
            <w:br/>
          </m:r>
        </m:oMath>
      </m:oMathPara>
    </w:p>
    <w:p w14:paraId="44046584" w14:textId="5309109B" w:rsidR="00A4061B" w:rsidRPr="00A4061B" w:rsidRDefault="00A4061B" w:rsidP="00A4061B">
      <w:r w:rsidRPr="00A4061B">
        <w:t xml:space="preserve">Each modal component corresponds to one of the fracture modes shown in Figure 2. The relative dominance of these components is often expressed in terms of </w:t>
      </w:r>
      <w:r w:rsidRPr="00A4061B">
        <w:rPr>
          <w:b/>
          <w:bCs/>
        </w:rPr>
        <w:t>mode mixity</w:t>
      </w:r>
      <w:r w:rsidRPr="00A4061B">
        <w:t>, which quantifies the proportion of shear</w:t>
      </w:r>
      <w:r w:rsidR="00566813">
        <w:t>-</w:t>
      </w:r>
      <w:r w:rsidRPr="00A4061B">
        <w:t>related energy release (</w:t>
      </w:r>
      <m:oMath>
        <m:sSub>
          <m:sSubPr>
            <m:ctrlPr>
              <w:rPr>
                <w:rFonts w:ascii="Cambria Math" w:hAnsi="Cambria Math"/>
              </w:rPr>
            </m:ctrlPr>
          </m:sSubPr>
          <m:e>
            <m:r>
              <w:rPr>
                <w:rFonts w:ascii="Cambria Math" w:hAnsi="Cambria Math"/>
              </w:rPr>
              <m:t>G</m:t>
            </m:r>
          </m:e>
          <m:sub>
            <m:r>
              <w:rPr>
                <w:rFonts w:ascii="Cambria Math" w:hAnsi="Cambria Math"/>
              </w:rPr>
              <m:t>II</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III</m:t>
            </m:r>
          </m:sub>
        </m:sSub>
      </m:oMath>
      <w:r w:rsidRPr="00A4061B">
        <w:t>) relative to opening (</w:t>
      </w:r>
      <m:oMath>
        <m:sSub>
          <m:sSubPr>
            <m:ctrlPr>
              <w:rPr>
                <w:rFonts w:ascii="Cambria Math" w:hAnsi="Cambria Math"/>
              </w:rPr>
            </m:ctrlPr>
          </m:sSubPr>
          <m:e>
            <m:r>
              <w:rPr>
                <w:rFonts w:ascii="Cambria Math" w:hAnsi="Cambria Math"/>
              </w:rPr>
              <m:t>G</m:t>
            </m:r>
          </m:e>
          <m:sub>
            <m:r>
              <w:rPr>
                <w:rFonts w:ascii="Cambria Math" w:hAnsi="Cambria Math"/>
              </w:rPr>
              <m:t>I</m:t>
            </m:r>
          </m:sub>
        </m:sSub>
      </m:oMath>
      <w:r w:rsidRPr="00A4061B">
        <w:t>).</w:t>
      </w:r>
    </w:p>
    <w:p w14:paraId="77B762E6" w14:textId="288B8F84" w:rsidR="00A4061B" w:rsidRPr="00A4061B" w:rsidRDefault="00A4061B" w:rsidP="00A4061B">
      <w:r w:rsidRPr="00A4061B">
        <w:t>Crack propagation occurs when the available energy release rate reaches a material</w:t>
      </w:r>
      <w:r w:rsidR="00566813">
        <w:t>-</w:t>
      </w:r>
      <w:r w:rsidRPr="00A4061B">
        <w:t xml:space="preserve">dependent </w:t>
      </w:r>
      <w:r w:rsidRPr="00A4061B">
        <w:rPr>
          <w:b/>
          <w:bCs/>
        </w:rPr>
        <w:t>critical value</w:t>
      </w:r>
      <w:r w:rsidRPr="00A4061B">
        <w:t>. For pure modes, these critical fracture toughness values are denoted:</w:t>
      </w:r>
    </w:p>
    <w:p w14:paraId="515A0B9D" w14:textId="2D123E82" w:rsidR="00A4061B" w:rsidRPr="00A4061B" w:rsidRDefault="005A2555" w:rsidP="00A4061B">
      <w:pPr>
        <w:numPr>
          <w:ilvl w:val="0"/>
          <w:numId w:val="12"/>
        </w:numPr>
      </w:pPr>
      <m:oMath>
        <m:sSub>
          <m:sSubPr>
            <m:ctrlPr>
              <w:rPr>
                <w:rFonts w:ascii="Cambria Math" w:hAnsi="Cambria Math"/>
              </w:rPr>
            </m:ctrlPr>
          </m:sSubPr>
          <m:e>
            <m:r>
              <w:rPr>
                <w:rFonts w:ascii="Cambria Math" w:hAnsi="Cambria Math"/>
              </w:rPr>
              <m:t>G</m:t>
            </m:r>
          </m:e>
          <m:sub>
            <m:r>
              <w:rPr>
                <w:rFonts w:ascii="Cambria Math" w:hAnsi="Cambria Math"/>
              </w:rPr>
              <m:t>Ic</m:t>
            </m:r>
          </m:sub>
        </m:sSub>
      </m:oMath>
      <w:r w:rsidR="00A4061B" w:rsidRPr="00A4061B">
        <w:t>– critical energy release rate in Mode I,</w:t>
      </w:r>
    </w:p>
    <w:p w14:paraId="067C5BD5" w14:textId="50A61228" w:rsidR="00A4061B" w:rsidRPr="00A4061B" w:rsidRDefault="005A2555" w:rsidP="00A4061B">
      <w:pPr>
        <w:numPr>
          <w:ilvl w:val="0"/>
          <w:numId w:val="12"/>
        </w:numPr>
      </w:pPr>
      <m:oMath>
        <m:sSub>
          <m:sSubPr>
            <m:ctrlPr>
              <w:rPr>
                <w:rFonts w:ascii="Cambria Math" w:hAnsi="Cambria Math"/>
              </w:rPr>
            </m:ctrlPr>
          </m:sSubPr>
          <m:e>
            <m:r>
              <w:rPr>
                <w:rFonts w:ascii="Cambria Math" w:hAnsi="Cambria Math"/>
              </w:rPr>
              <m:t>G</m:t>
            </m:r>
          </m:e>
          <m:sub>
            <m:r>
              <w:rPr>
                <w:rFonts w:ascii="Cambria Math" w:hAnsi="Cambria Math"/>
              </w:rPr>
              <m:t>IIc</m:t>
            </m:r>
          </m:sub>
        </m:sSub>
      </m:oMath>
      <w:r w:rsidR="00A4061B" w:rsidRPr="00A4061B">
        <w:t>– critical energy release rate in Mode II,</w:t>
      </w:r>
    </w:p>
    <w:p w14:paraId="6BDBAD07" w14:textId="00FB4256" w:rsidR="00A4061B" w:rsidRPr="00A4061B" w:rsidRDefault="005A2555" w:rsidP="00A4061B">
      <w:pPr>
        <w:numPr>
          <w:ilvl w:val="0"/>
          <w:numId w:val="12"/>
        </w:numPr>
      </w:pPr>
      <m:oMath>
        <m:sSub>
          <m:sSubPr>
            <m:ctrlPr>
              <w:rPr>
                <w:rFonts w:ascii="Cambria Math" w:hAnsi="Cambria Math"/>
              </w:rPr>
            </m:ctrlPr>
          </m:sSubPr>
          <m:e>
            <m:r>
              <w:rPr>
                <w:rFonts w:ascii="Cambria Math" w:hAnsi="Cambria Math"/>
              </w:rPr>
              <m:t>G</m:t>
            </m:r>
          </m:e>
          <m:sub>
            <m:r>
              <w:rPr>
                <w:rFonts w:ascii="Cambria Math" w:hAnsi="Cambria Math"/>
              </w:rPr>
              <m:t>IIIc</m:t>
            </m:r>
          </m:sub>
        </m:sSub>
      </m:oMath>
      <w:r w:rsidR="00A4061B" w:rsidRPr="00A4061B">
        <w:t>– critical energy release rate in Mode III.</w:t>
      </w:r>
    </w:p>
    <w:p w14:paraId="6589DDA7" w14:textId="77777777" w:rsidR="00A4061B" w:rsidRPr="00A4061B" w:rsidRDefault="00A4061B" w:rsidP="00A4061B">
      <w:r w:rsidRPr="00A4061B">
        <w:t>Thus, for example, a crack subjected primarily to opening deformation will propagate once</w:t>
      </w:r>
    </w:p>
    <w:p w14:paraId="75093019" w14:textId="6EADB14C" w:rsidR="00A4061B" w:rsidRPr="00A4061B" w:rsidRDefault="005A2555" w:rsidP="00A4061B">
      <m:oMathPara>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Ic</m:t>
              </m:r>
            </m:sub>
          </m:sSub>
          <m:r>
            <m:rPr>
              <m:sty m:val="p"/>
            </m:rPr>
            <w:rPr>
              <w:rFonts w:ascii="Cambria Math" w:hAnsi="Cambria Math"/>
            </w:rPr>
            <m:t>.</m:t>
          </m:r>
          <m:r>
            <m:rPr>
              <m:sty m:val="p"/>
            </m:rPr>
            <w:br/>
          </m:r>
        </m:oMath>
      </m:oMathPara>
    </w:p>
    <w:p w14:paraId="7C872684" w14:textId="3DC3563E" w:rsidR="00A4061B" w:rsidRPr="00A4061B" w:rsidRDefault="00A4061B" w:rsidP="00A4061B">
      <w:r w:rsidRPr="00A4061B">
        <w:t xml:space="preserve">Under </w:t>
      </w:r>
      <w:r w:rsidRPr="00A4061B">
        <w:rPr>
          <w:b/>
          <w:bCs/>
        </w:rPr>
        <w:t>mixed</w:t>
      </w:r>
      <w:r w:rsidR="00566813">
        <w:rPr>
          <w:b/>
          <w:bCs/>
        </w:rPr>
        <w:t>-</w:t>
      </w:r>
      <w:r w:rsidRPr="00A4061B">
        <w:rPr>
          <w:b/>
          <w:bCs/>
        </w:rPr>
        <w:t>mode loading</w:t>
      </w:r>
      <w:r w:rsidRPr="00A4061B">
        <w:t xml:space="preserve">, an effective critical toughness </w:t>
      </w:r>
      <m:oMath>
        <m:sSub>
          <m:sSubPr>
            <m:ctrlPr>
              <w:rPr>
                <w:rFonts w:ascii="Cambria Math" w:hAnsi="Cambria Math"/>
              </w:rPr>
            </m:ctrlPr>
          </m:sSubPr>
          <m:e>
            <m:r>
              <w:rPr>
                <w:rFonts w:ascii="Cambria Math" w:hAnsi="Cambria Math"/>
              </w:rPr>
              <m:t>G</m:t>
            </m:r>
          </m:e>
          <m:sub>
            <m:r>
              <w:rPr>
                <w:rFonts w:ascii="Cambria Math" w:hAnsi="Cambria Math"/>
              </w:rPr>
              <m:t>c</m:t>
            </m:r>
          </m:sub>
        </m:sSub>
        <m:r>
          <w:rPr>
            <w:rFonts w:ascii="Cambria Math" w:hAnsi="Cambria Math"/>
          </w:rPr>
          <m:t>(ψ)</m:t>
        </m:r>
      </m:oMath>
      <w:r w:rsidR="00CB2E46">
        <w:t xml:space="preserve"> </w:t>
      </w:r>
      <w:r w:rsidRPr="00A4061B">
        <w:t>is evaluated using an appropriate mixed</w:t>
      </w:r>
      <w:r w:rsidR="00566813">
        <w:t>-</w:t>
      </w:r>
      <w:r w:rsidRPr="00A4061B">
        <w:t xml:space="preserve">mode fracture criterion, where </w:t>
      </w:r>
      <m:oMath>
        <m:r>
          <w:rPr>
            <w:rFonts w:ascii="Cambria Math" w:hAnsi="Cambria Math"/>
          </w:rPr>
          <m:t>ψ</m:t>
        </m:r>
      </m:oMath>
      <w:r w:rsidR="004A7AB5">
        <w:t xml:space="preserve"> </w:t>
      </w:r>
      <w:r w:rsidRPr="00A4061B">
        <w:t>is a mode</w:t>
      </w:r>
      <w:r w:rsidR="00566813">
        <w:t>-</w:t>
      </w:r>
      <w:r w:rsidRPr="00A4061B">
        <w:t xml:space="preserve">mixity measure (e.g. </w:t>
      </w:r>
      <m:oMath>
        <m:r>
          <w:rPr>
            <w:rFonts w:ascii="Cambria Math" w:hAnsi="Cambria Math"/>
          </w:rPr>
          <m:t>ψ=</m:t>
        </m:r>
        <m:sSup>
          <m:sSupPr>
            <m:ctrlPr>
              <w:rPr>
                <w:rFonts w:ascii="Cambria Math" w:hAnsi="Cambria Math"/>
              </w:rPr>
            </m:ctrlPr>
          </m:sSupPr>
          <m:e>
            <m:r>
              <m:rPr>
                <m:sty m:val="p"/>
              </m:rPr>
              <w:rPr>
                <w:rFonts w:ascii="Cambria Math" w:hAnsi="Cambria Math"/>
              </w:rPr>
              <m:t>tan</m:t>
            </m:r>
            <m:r>
              <w:rPr>
                <w:rFonts w:ascii="Cambria Math" w:hAnsi="Cambria Math"/>
              </w:rPr>
              <m:t>⁡</m:t>
            </m:r>
          </m:e>
          <m:sup>
            <m:r>
              <w:rPr>
                <w:rFonts w:ascii="Cambria Math" w:hAnsi="Cambria Math"/>
              </w:rPr>
              <m:t>-1</m:t>
            </m:r>
          </m:sup>
        </m:s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II</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oMath>
      <w:r w:rsidRPr="00A4061B">
        <w:t>). This mixed</w:t>
      </w:r>
      <w:r w:rsidR="00566813">
        <w:t>-</w:t>
      </w:r>
      <w:r w:rsidRPr="00A4061B">
        <w:t>mode formulation allows the model to capture realistic loading conditions where Mode I and Mode II interact.</w:t>
      </w:r>
    </w:p>
    <w:p w14:paraId="67DD8478" w14:textId="03F5619E" w:rsidR="00A4061B" w:rsidRPr="00A4061B" w:rsidRDefault="00A4061B" w:rsidP="00A4061B">
      <w:r w:rsidRPr="00A4061B">
        <w:t xml:space="preserve">This definition of </w:t>
      </w:r>
      <m:oMath>
        <m:r>
          <w:rPr>
            <w:rFonts w:ascii="Cambria Math" w:hAnsi="Cambria Math"/>
          </w:rPr>
          <m:t>G</m:t>
        </m:r>
      </m:oMath>
      <w:r w:rsidR="00AC1B8B">
        <w:t xml:space="preserve"> </w:t>
      </w:r>
      <w:r w:rsidRPr="00A4061B">
        <w:t>and its critical values forms the basis of the numerical method used later in the report to evaluate delamination growth in composite laminates.</w:t>
      </w:r>
    </w:p>
    <w:p w14:paraId="52CCB6A2" w14:textId="2BAB7CCA" w:rsidR="00E34946" w:rsidRDefault="00E34946" w:rsidP="00274241">
      <w:r>
        <w:br w:type="page"/>
      </w:r>
    </w:p>
    <w:p w14:paraId="50A0E5B3" w14:textId="77777777" w:rsidR="00AA48FB" w:rsidRDefault="00FB572D" w:rsidP="005F6CA9">
      <w:pPr>
        <w:pStyle w:val="Heading2"/>
      </w:pPr>
      <w:bookmarkStart w:id="28" w:name="_Toc229432673"/>
      <w:r w:rsidRPr="00FB572D">
        <w:lastRenderedPageBreak/>
        <w:t>Fatigue parameters and load cycle definitions</w:t>
      </w:r>
      <w:bookmarkEnd w:id="28"/>
    </w:p>
    <w:p w14:paraId="76E458AA" w14:textId="1C098810" w:rsidR="00684987" w:rsidRPr="00AA48FB" w:rsidRDefault="00AA48FB" w:rsidP="00AA48FB">
      <w:pPr>
        <w:rPr>
          <w:i/>
        </w:rPr>
      </w:pPr>
      <w:r w:rsidRPr="00AA48FB">
        <w:rPr>
          <w:i/>
        </w:rPr>
        <w:t>Fatigue is the progressive accumulation of damage in a material subjected to repeated sub</w:t>
      </w:r>
      <w:r w:rsidR="00566813">
        <w:rPr>
          <w:i/>
        </w:rPr>
        <w:t>-</w:t>
      </w:r>
      <w:r w:rsidRPr="00AA48FB">
        <w:rPr>
          <w:i/>
        </w:rPr>
        <w:t>critical loading. Each individual load cycle is far below the static failure level, yet over a sufficient number of cycles the material develops microscopic flaws that grow, coalesce, and eventually become a macroscopic crack. In delamination problems the relevant damage mechanism is the gradual loss of cohesion at an interface under repeated opening or sliding of the adjacent plies. Characterising fatigue therefore requires describing the load cycle itself — its amplitude, mean level, ratio between maximum and minimum, and frequency — because all of these influence how quickly damage accumulates.</w:t>
      </w:r>
    </w:p>
    <w:p w14:paraId="551B5D3F" w14:textId="77777777" w:rsidR="00945113" w:rsidRDefault="00945113" w:rsidP="00CE7882">
      <w:pPr>
        <w:rPr>
          <w:rtl/>
        </w:rPr>
      </w:pPr>
    </w:p>
    <w:p w14:paraId="5D5C9B6D" w14:textId="6ACE6365" w:rsidR="00AE19F4" w:rsidRDefault="00FB572D" w:rsidP="00CE7882">
      <w:commentRangeStart w:id="29"/>
      <w:r>
        <w:rPr>
          <w:noProof/>
          <w:rtl/>
          <w:lang w:val="he-IL"/>
        </w:rPr>
        <mc:AlternateContent>
          <mc:Choice Requires="wpg">
            <w:drawing>
              <wp:anchor distT="0" distB="0" distL="114300" distR="114300" simplePos="0" relativeHeight="251658243" behindDoc="0" locked="0" layoutInCell="1" allowOverlap="1" wp14:anchorId="76C41613" wp14:editId="7F793117">
                <wp:simplePos x="0" y="0"/>
                <wp:positionH relativeFrom="margin">
                  <wp:align>center</wp:align>
                </wp:positionH>
                <wp:positionV relativeFrom="paragraph">
                  <wp:posOffset>2001520</wp:posOffset>
                </wp:positionV>
                <wp:extent cx="4667250" cy="3846830"/>
                <wp:effectExtent l="0" t="0" r="0" b="1270"/>
                <wp:wrapTopAndBottom/>
                <wp:docPr id="2105650618" name="Group 87"/>
                <wp:cNvGraphicFramePr/>
                <a:graphic xmlns:a="http://schemas.openxmlformats.org/drawingml/2006/main">
                  <a:graphicData uri="http://schemas.microsoft.com/office/word/2010/wordprocessingGroup">
                    <wpg:wgp>
                      <wpg:cNvGrpSpPr/>
                      <wpg:grpSpPr>
                        <a:xfrm>
                          <a:off x="0" y="0"/>
                          <a:ext cx="4667250" cy="3846830"/>
                          <a:chOff x="0" y="0"/>
                          <a:chExt cx="4667621" cy="3846863"/>
                        </a:xfrm>
                      </wpg:grpSpPr>
                      <pic:pic xmlns:pic="http://schemas.openxmlformats.org/drawingml/2006/picture">
                        <pic:nvPicPr>
                          <pic:cNvPr id="2134087832" name="Picture 5"/>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340731" y="0"/>
                            <a:ext cx="4326890" cy="3472815"/>
                          </a:xfrm>
                          <a:prstGeom prst="rect">
                            <a:avLst/>
                          </a:prstGeom>
                          <a:noFill/>
                          <a:ln>
                            <a:noFill/>
                          </a:ln>
                        </pic:spPr>
                      </pic:pic>
                      <wpg:grpSp>
                        <wpg:cNvPr id="126107686" name="Group 30"/>
                        <wpg:cNvGrpSpPr/>
                        <wpg:grpSpPr>
                          <a:xfrm>
                            <a:off x="831384" y="824530"/>
                            <a:ext cx="3534738" cy="2019433"/>
                            <a:chOff x="0" y="105297"/>
                            <a:chExt cx="3535123" cy="2019812"/>
                          </a:xfrm>
                        </wpg:grpSpPr>
                        <wps:wsp>
                          <wps:cNvPr id="1080390364" name="Text Box 2"/>
                          <wps:cNvSpPr txBox="1">
                            <a:spLocks noChangeArrowheads="1"/>
                          </wps:cNvSpPr>
                          <wps:spPr bwMode="auto">
                            <a:xfrm>
                              <a:off x="463827" y="105297"/>
                              <a:ext cx="955302" cy="475214"/>
                            </a:xfrm>
                            <a:prstGeom prst="rect">
                              <a:avLst/>
                            </a:prstGeom>
                            <a:noFill/>
                            <a:ln w="9525">
                              <a:noFill/>
                              <a:miter lim="800000"/>
                              <a:headEnd/>
                              <a:tailEnd/>
                            </a:ln>
                          </wps:spPr>
                          <wps:txbx>
                            <w:txbxContent>
                              <w:p w14:paraId="799BFEFC" w14:textId="725C2560" w:rsidR="006C4C2E" w:rsidRPr="006C4C2E" w:rsidRDefault="005A2555" w:rsidP="00B610C6">
                                <w:pPr>
                                  <w:pStyle w:val="NoSpacing"/>
                                  <w:rPr>
                                    <w:sz w:val="56"/>
                                    <w:szCs w:val="56"/>
                                  </w:rPr>
                                </w:pPr>
                                <m:oMathPara>
                                  <m:oMath>
                                    <m:sSub>
                                      <m:sSubPr>
                                        <m:ctrlPr>
                                          <w:rPr>
                                            <w:rFonts w:ascii="Cambria Math" w:hAnsi="Cambria Math"/>
                                          </w:rPr>
                                        </m:ctrlPr>
                                      </m:sSubPr>
                                      <m:e>
                                        <m:r>
                                          <w:rPr>
                                            <w:rFonts w:ascii="Cambria Math" w:hAnsi="Cambria Math"/>
                                          </w:rPr>
                                          <m:t>X</m:t>
                                        </m:r>
                                      </m:e>
                                      <m:sub>
                                        <m:r>
                                          <w:rPr>
                                            <w:rFonts w:ascii="Cambria Math" w:hAnsi="Cambria Math"/>
                                          </w:rPr>
                                          <m:t>max</m:t>
                                        </m:r>
                                      </m:sub>
                                    </m:sSub>
                                  </m:oMath>
                                </m:oMathPara>
                              </w:p>
                            </w:txbxContent>
                          </wps:txbx>
                          <wps:bodyPr rot="0" vert="horz" wrap="square" lIns="91440" tIns="45720" rIns="91440" bIns="45720" anchor="t" anchorCtr="0">
                            <a:noAutofit/>
                          </wps:bodyPr>
                        </wps:wsp>
                        <wps:wsp>
                          <wps:cNvPr id="1593619549" name="Text Box 2"/>
                          <wps:cNvSpPr txBox="1">
                            <a:spLocks noChangeArrowheads="1"/>
                          </wps:cNvSpPr>
                          <wps:spPr bwMode="auto">
                            <a:xfrm>
                              <a:off x="0" y="1482724"/>
                              <a:ext cx="955302" cy="475213"/>
                            </a:xfrm>
                            <a:prstGeom prst="rect">
                              <a:avLst/>
                            </a:prstGeom>
                            <a:noFill/>
                            <a:ln w="9525">
                              <a:noFill/>
                              <a:miter lim="800000"/>
                              <a:headEnd/>
                              <a:tailEnd/>
                            </a:ln>
                          </wps:spPr>
                          <wps:txbx>
                            <w:txbxContent>
                              <w:p w14:paraId="3BB98111" w14:textId="534918F4" w:rsidR="006C4C2E" w:rsidRPr="00C238A2" w:rsidRDefault="005A2555" w:rsidP="00B610C6">
                                <w:pPr>
                                  <w:pStyle w:val="NoSpacing"/>
                                </w:pPr>
                                <m:oMathPara>
                                  <m:oMath>
                                    <m:sSub>
                                      <m:sSubPr>
                                        <m:ctrlPr>
                                          <w:rPr>
                                            <w:rFonts w:ascii="Cambria Math" w:hAnsi="Cambria Math"/>
                                          </w:rPr>
                                        </m:ctrlPr>
                                      </m:sSubPr>
                                      <m:e>
                                        <m:r>
                                          <w:rPr>
                                            <w:rFonts w:ascii="Cambria Math" w:hAnsi="Cambria Math"/>
                                          </w:rPr>
                                          <m:t>X</m:t>
                                        </m:r>
                                      </m:e>
                                      <m:sub>
                                        <m:r>
                                          <w:rPr>
                                            <w:rFonts w:ascii="Cambria Math" w:hAnsi="Cambria Math"/>
                                          </w:rPr>
                                          <m:t>min</m:t>
                                        </m:r>
                                      </m:sub>
                                    </m:sSub>
                                  </m:oMath>
                                </m:oMathPara>
                              </w:p>
                            </w:txbxContent>
                          </wps:txbx>
                          <wps:bodyPr rot="0" vert="horz" wrap="square" lIns="91440" tIns="45720" rIns="91440" bIns="45720" anchor="t" anchorCtr="0">
                            <a:noAutofit/>
                          </wps:bodyPr>
                        </wps:wsp>
                        <wps:wsp>
                          <wps:cNvPr id="1150907727" name="Straight Arrow Connector 7"/>
                          <wps:cNvCnPr/>
                          <wps:spPr>
                            <a:xfrm>
                              <a:off x="1991968" y="429039"/>
                              <a:ext cx="0" cy="1044133"/>
                            </a:xfrm>
                            <a:prstGeom prst="straightConnector1">
                              <a:avLst/>
                            </a:prstGeom>
                            <a:ln w="28575">
                              <a:solidFill>
                                <a:schemeClr val="tx1">
                                  <a:lumMod val="85000"/>
                                  <a:lumOff val="15000"/>
                                </a:schemeClr>
                              </a:solidFill>
                              <a:headEnd type="triangle"/>
                              <a:tailEnd type="triangle"/>
                            </a:ln>
                          </wps:spPr>
                          <wps:style>
                            <a:lnRef idx="1">
                              <a:schemeClr val="dk1"/>
                            </a:lnRef>
                            <a:fillRef idx="0">
                              <a:schemeClr val="dk1"/>
                            </a:fillRef>
                            <a:effectRef idx="0">
                              <a:schemeClr val="dk1"/>
                            </a:effectRef>
                            <a:fontRef idx="minor">
                              <a:schemeClr val="tx1"/>
                            </a:fontRef>
                          </wps:style>
                          <wps:bodyPr/>
                        </wps:wsp>
                        <wps:wsp>
                          <wps:cNvPr id="138124362" name="Text Box 2"/>
                          <wps:cNvSpPr txBox="1">
                            <a:spLocks noChangeArrowheads="1"/>
                          </wps:cNvSpPr>
                          <wps:spPr bwMode="auto">
                            <a:xfrm>
                              <a:off x="1769506" y="907774"/>
                              <a:ext cx="641981" cy="475214"/>
                            </a:xfrm>
                            <a:prstGeom prst="rect">
                              <a:avLst/>
                            </a:prstGeom>
                            <a:noFill/>
                            <a:ln w="9525">
                              <a:noFill/>
                              <a:miter lim="800000"/>
                              <a:headEnd/>
                              <a:tailEnd/>
                            </a:ln>
                          </wps:spPr>
                          <wps:txbx>
                            <w:txbxContent>
                              <w:p w14:paraId="2AB0BFDD" w14:textId="59E889CA" w:rsidR="006C4C2E" w:rsidRPr="00C238A2" w:rsidRDefault="006C4C2E" w:rsidP="00B610C6">
                                <w:pPr>
                                  <w:pStyle w:val="NoSpacing"/>
                                </w:pPr>
                                <m:oMathPara>
                                  <m:oMath>
                                    <m:r>
                                      <w:rPr>
                                        <w:rFonts w:ascii="Cambria Math" w:hAnsi="Cambria Math"/>
                                      </w:rPr>
                                      <m:t>A</m:t>
                                    </m:r>
                                  </m:oMath>
                                </m:oMathPara>
                              </w:p>
                            </w:txbxContent>
                          </wps:txbx>
                          <wps:bodyPr rot="0" vert="horz" wrap="square" lIns="91440" tIns="45720" rIns="91440" bIns="45720" anchor="t" anchorCtr="0">
                            <a:noAutofit/>
                          </wps:bodyPr>
                        </wps:wsp>
                        <wps:wsp>
                          <wps:cNvPr id="2091955297" name="Straight Arrow Connector 19"/>
                          <wps:cNvCnPr/>
                          <wps:spPr>
                            <a:xfrm>
                              <a:off x="2505522" y="1653208"/>
                              <a:ext cx="1029273" cy="0"/>
                            </a:xfrm>
                            <a:prstGeom prst="straightConnector1">
                              <a:avLst/>
                            </a:prstGeom>
                            <a:ln w="28575">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560924796" name="Text Box 2"/>
                          <wps:cNvSpPr txBox="1">
                            <a:spLocks noChangeArrowheads="1"/>
                          </wps:cNvSpPr>
                          <wps:spPr bwMode="auto">
                            <a:xfrm>
                              <a:off x="2533088" y="1649895"/>
                              <a:ext cx="955302" cy="475214"/>
                            </a:xfrm>
                            <a:prstGeom prst="rect">
                              <a:avLst/>
                            </a:prstGeom>
                            <a:noFill/>
                            <a:ln w="9525">
                              <a:noFill/>
                              <a:miter lim="800000"/>
                              <a:headEnd/>
                              <a:tailEnd/>
                            </a:ln>
                          </wps:spPr>
                          <wps:txbx>
                            <w:txbxContent>
                              <w:p w14:paraId="7316688C" w14:textId="6ED479E5" w:rsidR="002F4BC9" w:rsidRPr="00B610C6" w:rsidRDefault="002F4BC9" w:rsidP="00B610C6">
                                <w:pPr>
                                  <w:pStyle w:val="NoSpacing"/>
                                </w:pPr>
                                <m:oMathPara>
                                  <m:oMathParaPr>
                                    <m:jc m:val="center"/>
                                  </m:oMathParaPr>
                                  <m:oMath>
                                    <m:r>
                                      <w:rPr>
                                        <w:rFonts w:ascii="Cambria Math" w:hAnsi="Cambria Math"/>
                                      </w:rPr>
                                      <m:t>T</m:t>
                                    </m:r>
                                  </m:oMath>
                                </m:oMathPara>
                              </w:p>
                            </w:txbxContent>
                          </wps:txbx>
                          <wps:bodyPr rot="0" vert="horz" wrap="square" lIns="91440" tIns="45720" rIns="91440" bIns="45720" anchor="t" anchorCtr="0">
                            <a:noAutofit/>
                          </wps:bodyPr>
                        </wps:wsp>
                        <wps:wsp>
                          <wps:cNvPr id="1638326655" name="Straight Connector 20"/>
                          <wps:cNvCnPr/>
                          <wps:spPr>
                            <a:xfrm>
                              <a:off x="2506583" y="1497495"/>
                              <a:ext cx="0" cy="226044"/>
                            </a:xfrm>
                            <a:prstGeom prst="line">
                              <a:avLst/>
                            </a:prstGeom>
                            <a:ln w="190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698575216" name="Straight Connector 20"/>
                          <wps:cNvCnPr/>
                          <wps:spPr>
                            <a:xfrm>
                              <a:off x="3535123" y="1497495"/>
                              <a:ext cx="0" cy="226044"/>
                            </a:xfrm>
                            <a:prstGeom prst="line">
                              <a:avLst/>
                            </a:prstGeom>
                            <a:ln w="190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1976816315" name="Text Box 2"/>
                        <wps:cNvSpPr txBox="1">
                          <a:spLocks noChangeArrowheads="1"/>
                        </wps:cNvSpPr>
                        <wps:spPr bwMode="auto">
                          <a:xfrm rot="16200000">
                            <a:off x="-293370" y="1515047"/>
                            <a:ext cx="881380" cy="294640"/>
                          </a:xfrm>
                          <a:prstGeom prst="rect">
                            <a:avLst/>
                          </a:prstGeom>
                          <a:noFill/>
                          <a:ln w="9525">
                            <a:noFill/>
                            <a:miter lim="800000"/>
                            <a:headEnd/>
                            <a:tailEnd/>
                          </a:ln>
                        </wps:spPr>
                        <wps:txbx>
                          <w:txbxContent>
                            <w:p w14:paraId="49BF0420" w14:textId="20543E57" w:rsidR="002C62F9" w:rsidRDefault="002C62F9" w:rsidP="002C62F9">
                              <w:pPr>
                                <w:pStyle w:val="NoSpacing"/>
                                <w:jc w:val="center"/>
                              </w:pPr>
                              <w:r>
                                <w:rPr>
                                  <w:rFonts w:eastAsiaTheme="minorEastAsia"/>
                                </w:rPr>
                                <w:t>Amplitude</w:t>
                              </w:r>
                            </w:p>
                          </w:txbxContent>
                        </wps:txbx>
                        <wps:bodyPr rot="0" vert="horz" wrap="square" lIns="91440" tIns="45720" rIns="91440" bIns="45720" anchor="t" anchorCtr="0">
                          <a:noAutofit/>
                        </wps:bodyPr>
                      </wps:wsp>
                      <wps:wsp>
                        <wps:cNvPr id="1733977987" name="Text Box 2"/>
                        <wps:cNvSpPr txBox="1">
                          <a:spLocks noChangeArrowheads="1"/>
                        </wps:cNvSpPr>
                        <wps:spPr bwMode="auto">
                          <a:xfrm>
                            <a:off x="2052443" y="3551663"/>
                            <a:ext cx="882000" cy="295200"/>
                          </a:xfrm>
                          <a:prstGeom prst="rect">
                            <a:avLst/>
                          </a:prstGeom>
                          <a:noFill/>
                          <a:ln w="9525">
                            <a:noFill/>
                            <a:miter lim="800000"/>
                            <a:headEnd/>
                            <a:tailEnd/>
                          </a:ln>
                        </wps:spPr>
                        <wps:txbx>
                          <w:txbxContent>
                            <w:p w14:paraId="2AFF99E4" w14:textId="1C1C01C1" w:rsidR="002C62F9" w:rsidRDefault="002C62F9" w:rsidP="002C62F9">
                              <w:pPr>
                                <w:pStyle w:val="NoSpacing"/>
                                <w:jc w:val="center"/>
                              </w:pPr>
                              <w:r>
                                <w:rPr>
                                  <w:rFonts w:eastAsiaTheme="minorEastAsia"/>
                                </w:rPr>
                                <w:t>Time</w:t>
                              </w:r>
                            </w:p>
                          </w:txbxContent>
                        </wps:txbx>
                        <wps:bodyPr rot="0" vert="horz" wrap="square" lIns="91440" tIns="45720" rIns="91440" bIns="45720" anchor="t" anchorCtr="0">
                          <a:noAutofit/>
                        </wps:bodyPr>
                      </wps:wsp>
                    </wpg:wgp>
                  </a:graphicData>
                </a:graphic>
              </wp:anchor>
            </w:drawing>
          </mc:Choice>
          <mc:Fallback>
            <w:pict>
              <v:group w14:anchorId="76C41613" id="Group 87" o:spid="_x0000_s1067" style="position:absolute;left:0;text-align:left;margin-left:0;margin-top:157.6pt;width:367.5pt;height:302.9pt;z-index:251658243;mso-position-horizontal:center;mso-position-horizontal-relative:margin" coordsize="46676,38468"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">
                <v:shape id="Picture 5" o:spid="_x0000_s1068" type="#_x0000_t75" style="position:absolute;left:3407;width:43269;height:347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">
                  <v:imagedata r:id="rId18" o:title=""/>
                </v:shape>
                <v:group id="Group 30" o:spid="_x0000_s1069" style="position:absolute;left:8313;top:8245;width:35348;height:20194" coordorigin=",1052" coordsize="35351,20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">
                  <v:shape id="Text Box 2" o:spid="_x0000_s1070" type="#_x0000_t202" style="position:absolute;left:4638;top:1052;width:9553;height:4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" filled="f" stroked="f">
                    <v:textbox>
                      <w:txbxContent>
                        <w:p w14:paraId="799BFEFC" w14:textId="725C2560" w:rsidR="006C4C2E" w:rsidRPr="006C4C2E" w:rsidRDefault="005A2555" w:rsidP="00B610C6">
                          <w:pPr>
                            <w:pStyle w:val="NoSpacing"/>
                            <w:rPr>
                              <w:sz w:val="56"/>
                              <w:szCs w:val="56"/>
                            </w:rPr>
                          </w:pPr>
                          <m:oMathPara>
                            <m:oMath>
                              <m:sSub>
                                <m:sSubPr>
                                  <m:ctrlPr>
                                    <w:rPr>
                                      <w:rFonts w:ascii="Cambria Math" w:hAnsi="Cambria Math"/>
                                    </w:rPr>
                                  </m:ctrlPr>
                                </m:sSubPr>
                                <m:e>
                                  <m:r>
                                    <w:rPr>
                                      <w:rFonts w:ascii="Cambria Math" w:hAnsi="Cambria Math"/>
                                    </w:rPr>
                                    <m:t>X</m:t>
                                  </m:r>
                                </m:e>
                                <m:sub>
                                  <m:r>
                                    <w:rPr>
                                      <w:rFonts w:ascii="Cambria Math" w:hAnsi="Cambria Math"/>
                                    </w:rPr>
                                    <m:t>max</m:t>
                                  </m:r>
                                </m:sub>
                              </m:sSub>
                            </m:oMath>
                          </m:oMathPara>
                        </w:p>
                      </w:txbxContent>
                    </v:textbox>
                  </v:shape>
                  <v:shape id="Text Box 2" o:spid="_x0000_s1071" type="#_x0000_t202" style="position:absolute;top:14827;width:9553;height:4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" filled="f" stroked="f">
                    <v:textbox>
                      <w:txbxContent>
                        <w:p w14:paraId="3BB98111" w14:textId="534918F4" w:rsidR="006C4C2E" w:rsidRPr="00C238A2" w:rsidRDefault="005A2555" w:rsidP="00B610C6">
                          <w:pPr>
                            <w:pStyle w:val="NoSpacing"/>
                          </w:pPr>
                          <m:oMathPara>
                            <m:oMath>
                              <m:sSub>
                                <m:sSubPr>
                                  <m:ctrlPr>
                                    <w:rPr>
                                      <w:rFonts w:ascii="Cambria Math" w:hAnsi="Cambria Math"/>
                                    </w:rPr>
                                  </m:ctrlPr>
                                </m:sSubPr>
                                <m:e>
                                  <m:r>
                                    <w:rPr>
                                      <w:rFonts w:ascii="Cambria Math" w:hAnsi="Cambria Math"/>
                                    </w:rPr>
                                    <m:t>X</m:t>
                                  </m:r>
                                </m:e>
                                <m:sub>
                                  <m:r>
                                    <w:rPr>
                                      <w:rFonts w:ascii="Cambria Math" w:hAnsi="Cambria Math"/>
                                    </w:rPr>
                                    <m:t>min</m:t>
                                  </m:r>
                                </m:sub>
                              </m:sSub>
                            </m:oMath>
                          </m:oMathPara>
                        </w:p>
                      </w:txbxContent>
                    </v:textbox>
                  </v:shape>
                  <v:shape id="Straight Arrow Connector 7" o:spid="_x0000_s1072" type="#_x0000_t32" style="position:absolute;left:19919;top:4290;width:0;height:104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" strokecolor="#272727 [2749]" strokeweight="2.25pt">
                    <v:stroke startarrow="block" endarrow="block" joinstyle="miter"/>
                  </v:shape>
                  <v:shape id="Text Box 2" o:spid="_x0000_s1073" type="#_x0000_t202" style="position:absolute;left:17695;top:9077;width:6419;height:4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" filled="f" stroked="f">
                    <v:textbox>
                      <w:txbxContent>
                        <w:p w14:paraId="2AB0BFDD" w14:textId="59E889CA" w:rsidR="006C4C2E" w:rsidRPr="00C238A2" w:rsidRDefault="006C4C2E" w:rsidP="00B610C6">
                          <w:pPr>
                            <w:pStyle w:val="NoSpacing"/>
                          </w:pPr>
                          <m:oMathPara>
                            <m:oMath>
                              <m:r>
                                <w:rPr>
                                  <w:rFonts w:ascii="Cambria Math" w:hAnsi="Cambria Math"/>
                                </w:rPr>
                                <m:t>A</m:t>
                              </m:r>
                            </m:oMath>
                          </m:oMathPara>
                        </w:p>
                      </w:txbxContent>
                    </v:textbox>
                  </v:shape>
                  <v:shape id="Straight Arrow Connector 19" o:spid="_x0000_s1074" type="#_x0000_t32" style="position:absolute;left:25055;top:16532;width:1029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" strokecolor="black [3213]" strokeweight="2.25pt">
                    <v:stroke startarrow="block" endarrow="block" joinstyle="miter"/>
                  </v:shape>
                  <v:shape id="Text Box 2" o:spid="_x0000_s1075" type="#_x0000_t202" style="position:absolute;left:25330;top:16498;width:9553;height:4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" filled="f" stroked="f">
                    <v:textbox>
                      <w:txbxContent>
                        <w:p w14:paraId="7316688C" w14:textId="6ED479E5" w:rsidR="002F4BC9" w:rsidRPr="00B610C6" w:rsidRDefault="002F4BC9" w:rsidP="00B610C6">
                          <w:pPr>
                            <w:pStyle w:val="NoSpacing"/>
                          </w:pPr>
                          <m:oMathPara>
                            <m:oMathParaPr>
                              <m:jc m:val="center"/>
                            </m:oMathParaPr>
                            <m:oMath>
                              <m:r>
                                <w:rPr>
                                  <w:rFonts w:ascii="Cambria Math" w:hAnsi="Cambria Math"/>
                                </w:rPr>
                                <m:t>T</m:t>
                              </m:r>
                            </m:oMath>
                          </m:oMathPara>
                        </w:p>
                      </w:txbxContent>
                    </v:textbox>
                  </v:shape>
                  <v:line id="Straight Connector 20" o:spid="_x0000_s1076" style="position:absolute;visibility:visible;mso-wrap-style:square" from="25065,14974" to="25065,172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" strokecolor="#0d0d0d [3069]" strokeweight="1.5pt">
                    <v:stroke joinstyle="miter"/>
                  </v:line>
                  <v:line id="Straight Connector 20" o:spid="_x0000_s1077" style="position:absolute;visibility:visible;mso-wrap-style:square" from="35351,14974" to="35351,172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" strokecolor="#0d0d0d [3069]" strokeweight="1.5pt">
                    <v:stroke joinstyle="miter"/>
                  </v:line>
                </v:group>
                <v:shape id="Text Box 2" o:spid="_x0000_s1078" type="#_x0000_t202" style="position:absolute;left:-2934;top:15150;width:8814;height:294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" filled="f" stroked="f">
                  <v:textbox>
                    <w:txbxContent>
                      <w:p w14:paraId="49BF0420" w14:textId="20543E57" w:rsidR="002C62F9" w:rsidRDefault="002C62F9" w:rsidP="002C62F9">
                        <w:pPr>
                          <w:pStyle w:val="NoSpacing"/>
                          <w:jc w:val="center"/>
                        </w:pPr>
                        <w:r>
                          <w:rPr>
                            <w:rFonts w:eastAsiaTheme="minorEastAsia"/>
                          </w:rPr>
                          <w:t>Amplitude</w:t>
                        </w:r>
                      </w:p>
                    </w:txbxContent>
                  </v:textbox>
                </v:shape>
                <v:shape id="Text Box 2" o:spid="_x0000_s1079" type="#_x0000_t202" style="position:absolute;left:20524;top:35516;width:8820;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" filled="f" stroked="f">
                  <v:textbox>
                    <w:txbxContent>
                      <w:p w14:paraId="2AFF99E4" w14:textId="1C1C01C1" w:rsidR="002C62F9" w:rsidRDefault="002C62F9" w:rsidP="002C62F9">
                        <w:pPr>
                          <w:pStyle w:val="NoSpacing"/>
                          <w:jc w:val="center"/>
                        </w:pPr>
                        <w:r>
                          <w:rPr>
                            <w:rFonts w:eastAsiaTheme="minorEastAsia"/>
                          </w:rPr>
                          <w:t>Time</w:t>
                        </w:r>
                      </w:p>
                    </w:txbxContent>
                  </v:textbox>
                </v:shape>
                <w10:wrap type="topAndBottom" anchorx="margin"/>
              </v:group>
            </w:pict>
          </mc:Fallback>
        </mc:AlternateContent>
      </w:r>
      <w:r w:rsidR="00E22F8C">
        <w:t xml:space="preserve">Typical </w:t>
      </w:r>
      <w:r w:rsidR="00E22F8C" w:rsidRPr="00FB572D">
        <w:t>fatigue</w:t>
      </w:r>
      <w:r w:rsidR="00E22F8C">
        <w:t xml:space="preserve"> </w:t>
      </w:r>
      <w:r w:rsidRPr="00FB572D">
        <w:t>load</w:t>
      </w:r>
      <w:r w:rsidR="00E22F8C">
        <w:t>ing</w:t>
      </w:r>
      <w:r w:rsidRPr="00FB572D">
        <w:t xml:space="preserve"> </w:t>
      </w:r>
      <w:commentRangeEnd w:id="29"/>
      <w:r w:rsidR="00FF6D9E" w:rsidRPr="00FB572D">
        <w:rPr>
          <w:rStyle w:val="CommentReference"/>
          <w:sz w:val="22"/>
          <w:szCs w:val="22"/>
        </w:rPr>
        <w:commentReference w:id="29"/>
      </w:r>
      <w:r w:rsidRPr="00FB572D">
        <w:t>cycle</w:t>
      </w:r>
      <w:r w:rsidR="00E22F8C">
        <w:t>s</w:t>
      </w:r>
      <w:r w:rsidR="00652BA0">
        <w:t xml:space="preserve"> </w:t>
      </w:r>
      <w:r w:rsidR="00E22F8C">
        <w:t>are</w:t>
      </w:r>
      <w:r w:rsidR="00652BA0">
        <w:t xml:space="preserve"> shown in </w:t>
      </w:r>
      <w:r w:rsidR="00652BA0">
        <w:fldChar w:fldCharType="begin"/>
      </w:r>
      <w:r w:rsidR="00652BA0">
        <w:instrText xml:space="preserve"> REF _Ref223026473 \h </w:instrText>
      </w:r>
      <w:r w:rsidR="00652BA0">
        <w:fldChar w:fldCharType="separate"/>
      </w:r>
      <w:r w:rsidR="007D2917">
        <w:t>Figure</w:t>
      </w:r>
      <w:r w:rsidR="007D2917">
        <w:rPr>
          <w:rtl/>
        </w:rPr>
        <w:t xml:space="preserve"> </w:t>
      </w:r>
      <w:r w:rsidR="007D2917">
        <w:rPr>
          <w:noProof/>
        </w:rPr>
        <w:t>3</w:t>
      </w:r>
      <w:r w:rsidR="00652BA0">
        <w:fldChar w:fldCharType="end"/>
      </w:r>
      <w:r w:rsidR="00E22F8C">
        <w:t>. They can</w:t>
      </w:r>
      <w:r w:rsidRPr="00FB572D">
        <w:t xml:space="preserve"> be described by the maximum and minimum values of a load</w:t>
      </w:r>
      <w:r w:rsidR="00566813">
        <w:t>-</w:t>
      </w:r>
      <w:r w:rsidRPr="00FB572D">
        <w:t>related quantity</w:t>
      </w:r>
      <w:r w:rsidR="00E540B5">
        <w:t xml:space="preserve"> </w:t>
      </w:r>
      <m:oMath>
        <m:r>
          <w:rPr>
            <w:rFonts w:ascii="Cambria Math" w:hAnsi="Cambria Math"/>
          </w:rPr>
          <m:t>X</m:t>
        </m:r>
      </m:oMath>
      <w:r w:rsidR="000A654C">
        <w:t xml:space="preserve"> </w:t>
      </w:r>
      <w:r w:rsidR="00566813">
        <w:t>-</w:t>
      </w:r>
      <w:r w:rsidR="0014281D">
        <w:t xml:space="preserve"> </w:t>
      </w:r>
      <w:r w:rsidR="0014281D" w:rsidRPr="00FB572D">
        <w:t>(</w:t>
      </w:r>
      <w:r w:rsidRPr="00FB572D">
        <w:t xml:space="preserve">stress </w:t>
      </w:r>
      <m:oMath>
        <m:r>
          <w:rPr>
            <w:rFonts w:ascii="Cambria Math" w:hAnsi="Cambria Math" w:cs="Times New Roman"/>
            <w:sz w:val="24"/>
            <w:szCs w:val="24"/>
          </w:rPr>
          <m:t>σ</m:t>
        </m:r>
      </m:oMath>
      <w:r w:rsidRPr="00FB572D">
        <w:t xml:space="preserve">, displacement </w:t>
      </w:r>
      <m:oMath>
        <m:r>
          <w:rPr>
            <w:rFonts w:ascii="Cambria Math" w:hAnsi="Cambria Math" w:cs="Times New Roman"/>
            <w:sz w:val="24"/>
            <w:szCs w:val="24"/>
          </w:rPr>
          <m:t>δ</m:t>
        </m:r>
      </m:oMath>
      <w:r w:rsidRPr="00FB572D">
        <w:t>, or energy</w:t>
      </w:r>
      <w:r w:rsidR="00566813">
        <w:t>-</w:t>
      </w:r>
      <w:r w:rsidRPr="00FB572D">
        <w:t xml:space="preserve">release rate </w:t>
      </w:r>
      <m:oMath>
        <m:r>
          <w:rPr>
            <w:rFonts w:ascii="Cambria Math" w:hAnsi="Cambria Math" w:cs="Times New Roman"/>
            <w:sz w:val="24"/>
            <w:szCs w:val="24"/>
          </w:rPr>
          <m:t>G</m:t>
        </m:r>
      </m:oMath>
      <w:r w:rsidRPr="00FB572D">
        <w:t xml:space="preserve">) with period </w:t>
      </w:r>
      <m:oMath>
        <m:r>
          <w:rPr>
            <w:rFonts w:ascii="Cambria Math" w:hAnsi="Cambria Math" w:cs="Times New Roman"/>
            <w:sz w:val="24"/>
            <w:szCs w:val="24"/>
          </w:rPr>
          <m:t>T</m:t>
        </m:r>
      </m:oMath>
      <w:r w:rsidR="00D47B78">
        <w:t xml:space="preserve"> </w:t>
      </w:r>
      <w:r w:rsidRPr="00FB572D">
        <w:t xml:space="preserve">and frequency </w:t>
      </w:r>
      <m:oMath>
        <m:r>
          <w:rPr>
            <w:rFonts w:ascii="Cambria Math" w:hAnsi="Cambria Math" w:cs="Times New Roman"/>
            <w:sz w:val="24"/>
            <w:szCs w:val="24"/>
          </w:rPr>
          <m:t>f=1</m:t>
        </m:r>
        <m:r>
          <m:rPr>
            <m:sty m:val="p"/>
          </m:rPr>
          <w:rPr>
            <w:rFonts w:ascii="Cambria Math" w:hAnsi="Cambria Math" w:cs="Times New Roman"/>
            <w:sz w:val="24"/>
            <w:szCs w:val="24"/>
          </w:rPr>
          <m:t>/</m:t>
        </m:r>
        <m:r>
          <w:rPr>
            <w:rFonts w:ascii="Cambria Math" w:hAnsi="Cambria Math" w:cs="Times New Roman"/>
            <w:sz w:val="24"/>
            <w:szCs w:val="24"/>
          </w:rPr>
          <m:t>T</m:t>
        </m:r>
      </m:oMath>
      <w:r w:rsidRPr="00FB572D">
        <w:t xml:space="preserve">. The amplitude is </w:t>
      </w:r>
      <m:oMath>
        <m:r>
          <w:rPr>
            <w:rFonts w:ascii="Cambria Math" w:hAnsi="Cambria Math" w:cs="Times New Roman"/>
            <w:sz w:val="24"/>
            <w:szCs w:val="24"/>
          </w:rPr>
          <m:t>A=</m:t>
        </m:r>
        <m:sSub>
          <m:sSubPr>
            <m:ctrlPr>
              <w:rPr>
                <w:rFonts w:ascii="Cambria Math" w:hAnsi="Cambria Math" w:cs="Times New Roman"/>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max</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min</m:t>
            </m:r>
          </m:sub>
        </m:sSub>
      </m:oMath>
      <w:r w:rsidR="00D47B78">
        <w:t xml:space="preserve"> </w:t>
      </w:r>
      <w:r w:rsidRPr="00FB572D">
        <w:t xml:space="preserve">(where </w:t>
      </w:r>
      <m:oMath>
        <m:r>
          <w:rPr>
            <w:rFonts w:ascii="Cambria Math" w:hAnsi="Cambria Math" w:cs="Times New Roman"/>
            <w:sz w:val="24"/>
            <w:szCs w:val="24"/>
          </w:rPr>
          <m:t>X</m:t>
        </m:r>
      </m:oMath>
      <w:r w:rsidR="00D47B78">
        <w:rPr>
          <w:sz w:val="24"/>
          <w:szCs w:val="24"/>
        </w:rPr>
        <w:t xml:space="preserve"> </w:t>
      </w:r>
      <w:r w:rsidRPr="00FB572D">
        <w:t>denotes the chosen quantity), and the load</w:t>
      </w:r>
      <w:r w:rsidRPr="00FB572D">
        <w:rPr>
          <w:b/>
          <w:bCs/>
        </w:rPr>
        <w:t xml:space="preserve"> </w:t>
      </w:r>
      <w:r w:rsidRPr="00FB572D">
        <w:t xml:space="preserve">ratio is </w:t>
      </w:r>
      <m:oMath>
        <m:r>
          <w:rPr>
            <w:rFonts w:ascii="Cambria Math" w:hAnsi="Cambria Math" w:cs="Times New Roman"/>
            <w:sz w:val="24"/>
            <w:szCs w:val="24"/>
          </w:rPr>
          <m:t>R=</m:t>
        </m:r>
        <m:sSub>
          <m:sSubPr>
            <m:ctrlPr>
              <w:rPr>
                <w:rFonts w:ascii="Cambria Math" w:hAnsi="Cambria Math" w:cs="Times New Roman"/>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min</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m:rPr>
                <m:sty m:val="p"/>
              </m:rPr>
              <w:rPr>
                <w:rFonts w:ascii="Cambria Math" w:hAnsi="Cambria Math" w:cs="Times New Roman"/>
                <w:sz w:val="24"/>
                <w:szCs w:val="24"/>
              </w:rPr>
              <m:t>max</m:t>
            </m:r>
          </m:sub>
        </m:sSub>
      </m:oMath>
      <w:r w:rsidRPr="00FB572D">
        <w:t xml:space="preserve">. In delamination studies, it is common and clearer </w:t>
      </w:r>
      <w:r w:rsidRPr="00FB572D">
        <w:lastRenderedPageBreak/>
        <w:t xml:space="preserve">to define these in terms of </w:t>
      </w:r>
      <w:commentRangeStart w:id="30"/>
      <w:commentRangeStart w:id="31"/>
      <m:oMath>
        <m:r>
          <w:rPr>
            <w:rFonts w:ascii="Cambria Math" w:hAnsi="Cambria Math" w:cs="Times New Roman"/>
            <w:sz w:val="24"/>
            <w:szCs w:val="24"/>
          </w:rPr>
          <m:t>G</m:t>
        </m:r>
      </m:oMath>
      <w:ins w:id="32" w:author="Nir Karl" w:date="2026-04-05T11:30:00Z" w16du:dateUtc="2026-04-05T08:30:00Z">
        <w:r w:rsidR="0015088F">
          <w:t xml:space="preserve"> </w:t>
        </w:r>
      </w:ins>
      <w:r w:rsidRPr="00FB572D">
        <w:t>ra</w:t>
      </w:r>
      <w:commentRangeEnd w:id="30"/>
      <w:r w:rsidR="00FF6D9E" w:rsidRPr="00FB572D">
        <w:rPr>
          <w:rStyle w:val="CommentReference"/>
          <w:sz w:val="22"/>
          <w:szCs w:val="22"/>
        </w:rPr>
        <w:commentReference w:id="30"/>
      </w:r>
      <w:commentRangeEnd w:id="31"/>
      <w:r w:rsidRPr="00FB572D">
        <w:rPr>
          <w:rStyle w:val="CommentReference"/>
          <w:sz w:val="22"/>
          <w:szCs w:val="22"/>
        </w:rPr>
        <w:commentReference w:id="31"/>
      </w:r>
      <w:r w:rsidRPr="00FB572D">
        <w:t xml:space="preserve">ther than </w:t>
      </w:r>
      <m:oMath>
        <m:r>
          <w:rPr>
            <w:rFonts w:ascii="Cambria Math" w:hAnsi="Cambria Math" w:cs="Times New Roman"/>
            <w:sz w:val="24"/>
            <w:szCs w:val="24"/>
          </w:rPr>
          <m:t>σ</m:t>
        </m:r>
      </m:oMath>
      <w:r w:rsidRPr="00FB572D">
        <w:t xml:space="preserve">, because </w:t>
      </w:r>
      <w:r w:rsidR="0015363E">
        <w:t xml:space="preserve">crack </w:t>
      </w:r>
      <w:r w:rsidRPr="00FB572D">
        <w:t xml:space="preserve">onset </w:t>
      </w:r>
      <w:r w:rsidR="0015363E">
        <w:t xml:space="preserve">and propagation </w:t>
      </w:r>
      <w:r w:rsidRPr="00FB572D">
        <w:t>is governed by energy</w:t>
      </w:r>
      <w:r w:rsidR="00566813">
        <w:t>-</w:t>
      </w:r>
      <w:r w:rsidRPr="00FB572D">
        <w:t xml:space="preserve">release rate </w:t>
      </w:r>
      <w:r w:rsidR="0015363E">
        <w:t xml:space="preserve">values </w:t>
      </w:r>
      <w:r w:rsidRPr="00FB572D">
        <w:t>at the crack tip.</w:t>
      </w:r>
    </w:p>
    <w:p w14:paraId="17AD6D16" w14:textId="10F828EF" w:rsidR="00365A77" w:rsidRDefault="00AE19F4" w:rsidP="00652BA0">
      <w:pPr>
        <w:pStyle w:val="Caption"/>
        <w:rPr>
          <w:sz w:val="23"/>
          <w:szCs w:val="23"/>
        </w:rPr>
      </w:pPr>
      <w:bookmarkStart w:id="33" w:name="_Ref223026473"/>
      <w:bookmarkStart w:id="34" w:name="_Toc229008670"/>
      <w:r>
        <w:t>Figure</w:t>
      </w:r>
      <w:r>
        <w:rPr>
          <w:rtl/>
        </w:rPr>
        <w:t xml:space="preserve"> </w:t>
      </w:r>
      <w:r>
        <w:fldChar w:fldCharType="begin"/>
      </w:r>
      <w:r>
        <w:instrText>SEQ Figure \* ARABIC</w:instrText>
      </w:r>
      <w:r>
        <w:fldChar w:fldCharType="separate"/>
      </w:r>
      <w:r w:rsidR="00950DB1">
        <w:rPr>
          <w:noProof/>
        </w:rPr>
        <w:t>3</w:t>
      </w:r>
      <w:r>
        <w:fldChar w:fldCharType="end"/>
      </w:r>
      <w:bookmarkEnd w:id="33"/>
      <w:r>
        <w:t xml:space="preserve">: </w:t>
      </w:r>
      <w:r w:rsidR="00E06CD1">
        <w:t>Typical fatigue l</w:t>
      </w:r>
      <w:r>
        <w:t>oad</w:t>
      </w:r>
      <w:r w:rsidR="00E34946">
        <w:t>ing</w:t>
      </w:r>
      <w:r>
        <w:t xml:space="preserve"> </w:t>
      </w:r>
      <w:r w:rsidR="00E06CD1">
        <w:t>c</w:t>
      </w:r>
      <w:r>
        <w:t>ycle</w:t>
      </w:r>
      <w:bookmarkEnd w:id="34"/>
    </w:p>
    <w:p w14:paraId="110FFCEE" w14:textId="77777777" w:rsidR="00AE19F4" w:rsidRDefault="00AE19F4" w:rsidP="00CE7882">
      <w:bookmarkStart w:id="35" w:name="_Toc129260746"/>
    </w:p>
    <w:p w14:paraId="5BB1BD74" w14:textId="77777777" w:rsidR="00BA51A5" w:rsidRDefault="00BA51A5">
      <w:pPr>
        <w:tabs>
          <w:tab w:val="clear" w:pos="1418"/>
          <w:tab w:val="clear" w:pos="1985"/>
          <w:tab w:val="clear" w:pos="2552"/>
        </w:tabs>
        <w:spacing w:line="240" w:lineRule="auto"/>
        <w:ind w:left="0"/>
        <w:jc w:val="left"/>
        <w:rPr>
          <w:rFonts w:eastAsia="SimSun"/>
          <w:b/>
          <w:bCs/>
          <w:u w:val="single"/>
        </w:rPr>
      </w:pPr>
      <w:r>
        <w:br w:type="page"/>
      </w:r>
    </w:p>
    <w:p w14:paraId="308FE98E" w14:textId="3F41D5BE" w:rsidR="000E6F2A" w:rsidRDefault="000E6F2A" w:rsidP="005F6CA9">
      <w:pPr>
        <w:pStyle w:val="Heading2"/>
      </w:pPr>
      <w:bookmarkStart w:id="36" w:name="_Toc229432674"/>
      <w:r>
        <w:lastRenderedPageBreak/>
        <w:t xml:space="preserve">Mechanism of </w:t>
      </w:r>
      <w:r w:rsidR="001005BE">
        <w:t>crack propagation in the</w:t>
      </w:r>
      <w:r>
        <w:t xml:space="preserve"> </w:t>
      </w:r>
      <w:r w:rsidR="00DA12AE">
        <w:t xml:space="preserve">interface </w:t>
      </w:r>
      <w:r>
        <w:t xml:space="preserve">due to fatigue </w:t>
      </w:r>
      <w:r w:rsidR="00DA12AE">
        <w:t>loading</w:t>
      </w:r>
      <w:bookmarkEnd w:id="36"/>
    </w:p>
    <w:p w14:paraId="2C3CE066" w14:textId="77777777" w:rsidR="00BA51A5" w:rsidRDefault="00BA51A5" w:rsidP="00456E87"/>
    <w:p w14:paraId="1BAB44F2" w14:textId="136B4E72" w:rsidR="00456E87" w:rsidRPr="00FD4D88" w:rsidRDefault="00456E87" w:rsidP="00FD4D88">
      <w:r w:rsidRPr="00456E87">
        <w:t>Fatigue damage at an interface</w:t>
      </w:r>
      <w:r w:rsidR="00735646">
        <w:t xml:space="preserve"> between composite laminate plies</w:t>
      </w:r>
      <w:r w:rsidRPr="00456E87">
        <w:t xml:space="preserve"> develops gradually through repeated loading</w:t>
      </w:r>
      <w:r w:rsidRPr="00CC455D">
        <w:rPr>
          <w:b/>
          <w:bCs/>
        </w:rPr>
        <w:t>.</w:t>
      </w:r>
      <w:r w:rsidR="00BA51A5" w:rsidRPr="00CC455D">
        <w:rPr>
          <w:b/>
          <w:bCs/>
        </w:rPr>
        <w:t xml:space="preserve"> </w:t>
      </w:r>
      <w:r w:rsidRPr="00CC455D">
        <w:rPr>
          <w:b/>
          <w:bCs/>
        </w:rPr>
        <w:t xml:space="preserve"> </w:t>
      </w:r>
      <w:r w:rsidR="00CC455D" w:rsidRPr="00DB5BDD">
        <w:rPr>
          <w:b/>
          <w:bCs/>
          <w:highlight w:val="yellow"/>
        </w:rPr>
        <w:fldChar w:fldCharType="begin"/>
      </w:r>
      <w:r w:rsidR="00CC455D" w:rsidRPr="00DB5BDD">
        <w:rPr>
          <w:b/>
          <w:bCs/>
        </w:rPr>
        <w:instrText xml:space="preserve"> REF _Ref226282430 \h </w:instrText>
      </w:r>
      <w:r w:rsidR="00DB5BDD" w:rsidRPr="00DB5BDD">
        <w:rPr>
          <w:b/>
          <w:bCs/>
          <w:highlight w:val="yellow"/>
        </w:rPr>
        <w:instrText xml:space="preserve"> \* MERGEFORMAT </w:instrText>
      </w:r>
      <w:r w:rsidR="00CC455D" w:rsidRPr="00DB5BDD">
        <w:rPr>
          <w:b/>
          <w:bCs/>
          <w:highlight w:val="yellow"/>
        </w:rPr>
      </w:r>
      <w:r w:rsidR="00CC455D" w:rsidRPr="00DB5BDD">
        <w:rPr>
          <w:b/>
          <w:bCs/>
          <w:highlight w:val="yellow"/>
        </w:rPr>
        <w:fldChar w:fldCharType="separate"/>
      </w:r>
      <w:r w:rsidR="00CC455D" w:rsidRPr="00DB5BDD">
        <w:rPr>
          <w:b/>
          <w:bCs/>
        </w:rPr>
        <w:t xml:space="preserve">Figure </w:t>
      </w:r>
      <w:r w:rsidR="00CC455D" w:rsidRPr="00DB5BDD">
        <w:rPr>
          <w:b/>
          <w:bCs/>
          <w:noProof/>
        </w:rPr>
        <w:t>4</w:t>
      </w:r>
      <w:r w:rsidR="00CC455D" w:rsidRPr="00DB5BDD">
        <w:rPr>
          <w:b/>
          <w:bCs/>
          <w:highlight w:val="yellow"/>
        </w:rPr>
        <w:fldChar w:fldCharType="end"/>
      </w:r>
      <w:r w:rsidR="00CC455D">
        <w:rPr>
          <w:b/>
          <w:bCs/>
        </w:rPr>
        <w:t xml:space="preserve"> </w:t>
      </w:r>
      <w:r w:rsidR="00F62395">
        <w:t xml:space="preserve">shows a schematic </w:t>
      </w:r>
      <w:r w:rsidR="00783F5D">
        <w:t xml:space="preserve">side view </w:t>
      </w:r>
      <w:r w:rsidR="00067BDA">
        <w:t xml:space="preserve">of a </w:t>
      </w:r>
      <w:r w:rsidR="00F62395">
        <w:t xml:space="preserve">composite specimen, </w:t>
      </w:r>
      <w:r w:rsidR="00F442A1">
        <w:t>undergoing fatigue loading cycle.</w:t>
      </w:r>
      <w:r w:rsidR="00783F5D">
        <w:t xml:space="preserve"> In</w:t>
      </w:r>
      <w:r w:rsidR="00F442A1">
        <w:t xml:space="preserve"> </w:t>
      </w:r>
      <w:r w:rsidR="00CC455D" w:rsidRPr="00DB5BDD">
        <w:rPr>
          <w:rStyle w:val="RomanNumeralsChar"/>
          <w:b/>
          <w:bCs/>
        </w:rPr>
        <w:fldChar w:fldCharType="begin"/>
      </w:r>
      <w:r w:rsidR="00CC455D" w:rsidRPr="00DB5BDD">
        <w:rPr>
          <w:b/>
          <w:bCs/>
        </w:rPr>
        <w:instrText xml:space="preserve"> REF _Ref226282430 \h </w:instrText>
      </w:r>
      <w:r w:rsidR="00DB5BDD">
        <w:rPr>
          <w:rStyle w:val="RomanNumeralsChar"/>
          <w:b/>
          <w:bCs/>
        </w:rPr>
        <w:instrText xml:space="preserve"> \* MERGEFORMAT </w:instrText>
      </w:r>
      <w:r w:rsidR="00CC455D" w:rsidRPr="00DB5BDD">
        <w:rPr>
          <w:rStyle w:val="RomanNumeralsChar"/>
          <w:b/>
          <w:bCs/>
        </w:rPr>
      </w:r>
      <w:r w:rsidR="00CC455D" w:rsidRPr="00DB5BDD">
        <w:rPr>
          <w:rStyle w:val="RomanNumeralsChar"/>
          <w:b/>
          <w:bCs/>
        </w:rPr>
        <w:fldChar w:fldCharType="separate"/>
      </w:r>
      <w:r w:rsidR="00CC455D" w:rsidRPr="00DB5BDD">
        <w:rPr>
          <w:b/>
          <w:bCs/>
        </w:rPr>
        <w:t xml:space="preserve">Figure </w:t>
      </w:r>
      <w:r w:rsidR="00CC455D" w:rsidRPr="00DB5BDD">
        <w:rPr>
          <w:b/>
          <w:bCs/>
          <w:noProof/>
        </w:rPr>
        <w:t>4</w:t>
      </w:r>
      <w:r w:rsidR="00CC455D" w:rsidRPr="00DB5BDD">
        <w:rPr>
          <w:rStyle w:val="RomanNumeralsChar"/>
          <w:b/>
          <w:bCs/>
        </w:rPr>
        <w:fldChar w:fldCharType="end"/>
      </w:r>
      <w:r w:rsidR="00CC455D">
        <w:t>.</w:t>
      </w:r>
      <w:r w:rsidR="00CC455D" w:rsidRPr="006D7156">
        <w:rPr>
          <w:rStyle w:val="RomanNumeralsChar"/>
        </w:rPr>
        <w:t>I</w:t>
      </w:r>
      <w:r w:rsidR="006D7156" w:rsidRPr="006D7156">
        <w:t>,</w:t>
      </w:r>
      <w:r w:rsidR="00783F5D">
        <w:t xml:space="preserve"> the specimen is shown in u</w:t>
      </w:r>
      <w:r w:rsidR="00783F5D" w:rsidRPr="00ED7CCC">
        <w:t xml:space="preserve">ndamaged </w:t>
      </w:r>
      <w:r w:rsidR="00783F5D">
        <w:t xml:space="preserve">state. The </w:t>
      </w:r>
      <w:r w:rsidR="00783F5D" w:rsidRPr="00ED7CCC">
        <w:t>specimen contain</w:t>
      </w:r>
      <w:r w:rsidR="00783F5D">
        <w:t>s</w:t>
      </w:r>
      <w:r w:rsidR="00783F5D" w:rsidRPr="00ED7CCC">
        <w:t xml:space="preserve"> an initial pre</w:t>
      </w:r>
      <w:r w:rsidR="00566813">
        <w:t>-</w:t>
      </w:r>
      <w:r w:rsidR="00783F5D" w:rsidRPr="00ED7CCC">
        <w:t xml:space="preserve">manufactured crack of length </w:t>
      </w:r>
      <m:oMath>
        <m:sSub>
          <m:sSubPr>
            <m:ctrlPr>
              <w:rPr>
                <w:rFonts w:ascii="Cambria Math" w:hAnsi="Cambria Math"/>
              </w:rPr>
            </m:ctrlPr>
          </m:sSubPr>
          <m:e>
            <m:r>
              <w:rPr>
                <w:rFonts w:ascii="Cambria Math" w:hAnsi="Cambria Math"/>
              </w:rPr>
              <m:t>a</m:t>
            </m:r>
          </m:e>
          <m:sub>
            <m:r>
              <m:rPr>
                <m:sty m:val="p"/>
              </m:rPr>
              <w:rPr>
                <w:rFonts w:ascii="Cambria Math" w:hAnsi="Cambria Math"/>
              </w:rPr>
              <m:t>0</m:t>
            </m:r>
          </m:sub>
        </m:sSub>
      </m:oMath>
      <w:r w:rsidR="005A735D">
        <w:t xml:space="preserve">, located between two "arms", which undergo a </w:t>
      </w:r>
      <w:r w:rsidR="00F85037">
        <w:t>cyclic,</w:t>
      </w:r>
      <w:r w:rsidR="005A735D">
        <w:t xml:space="preserve">  </w:t>
      </w:r>
      <w:r w:rsidR="00FB7A2A">
        <w:t>m</w:t>
      </w:r>
      <w:r w:rsidR="005A735D">
        <w:t>ode</w:t>
      </w:r>
      <w:r w:rsidR="00566813">
        <w:t>-</w:t>
      </w:r>
      <m:oMath>
        <m:r>
          <w:rPr>
            <w:rFonts w:ascii="Cambria Math" w:hAnsi="Cambria Math"/>
          </w:rPr>
          <m:t>I</m:t>
        </m:r>
      </m:oMath>
      <w:r w:rsidR="005A735D">
        <w:t xml:space="preserve"> loading</w:t>
      </w:r>
      <w:r w:rsidR="00783F5D" w:rsidRPr="00FB7A2A">
        <w:t xml:space="preserve">. </w:t>
      </w:r>
      <w:r w:rsidR="00067BDA" w:rsidRPr="00FB7A2A">
        <w:t xml:space="preserve"> </w:t>
      </w:r>
      <w:r w:rsidR="00FB7A2A" w:rsidRPr="00DB5BDD">
        <w:rPr>
          <w:b/>
          <w:bCs/>
        </w:rPr>
        <w:fldChar w:fldCharType="begin"/>
      </w:r>
      <w:r w:rsidR="00FB7A2A" w:rsidRPr="00DB5BDD">
        <w:rPr>
          <w:b/>
          <w:bCs/>
        </w:rPr>
        <w:instrText xml:space="preserve"> REF _Ref226282430 \h  \* MERGEFORMAT </w:instrText>
      </w:r>
      <w:r w:rsidR="00FB7A2A" w:rsidRPr="00DB5BDD">
        <w:rPr>
          <w:b/>
          <w:bCs/>
        </w:rPr>
      </w:r>
      <w:r w:rsidR="00FB7A2A" w:rsidRPr="00DB5BDD">
        <w:rPr>
          <w:b/>
          <w:bCs/>
        </w:rPr>
        <w:fldChar w:fldCharType="separate"/>
      </w:r>
      <w:r w:rsidR="00FB7A2A" w:rsidRPr="00DB5BDD">
        <w:rPr>
          <w:b/>
          <w:bCs/>
        </w:rPr>
        <w:t xml:space="preserve">Figure </w:t>
      </w:r>
      <w:r w:rsidR="00FB7A2A" w:rsidRPr="00DB5BDD">
        <w:rPr>
          <w:b/>
          <w:bCs/>
          <w:noProof/>
        </w:rPr>
        <w:t>4</w:t>
      </w:r>
      <w:r w:rsidR="00FB7A2A" w:rsidRPr="00DB5BDD">
        <w:rPr>
          <w:b/>
          <w:bCs/>
        </w:rPr>
        <w:fldChar w:fldCharType="end"/>
      </w:r>
      <w:r w:rsidR="00067BDA" w:rsidRPr="00FB7A2A">
        <w:t>.</w:t>
      </w:r>
      <w:r w:rsidR="00067BDA" w:rsidRPr="00FB7A2A">
        <w:rPr>
          <w:rStyle w:val="RomanNumeralsChar"/>
        </w:rPr>
        <w:t>II</w:t>
      </w:r>
      <w:r w:rsidR="00067BDA">
        <w:t xml:space="preserve"> shows the specimen </w:t>
      </w:r>
      <w:r w:rsidR="005A735D">
        <w:t>following s</w:t>
      </w:r>
      <w:r w:rsidR="00067BDA" w:rsidRPr="00ED7CCC">
        <w:t>everal load cycles</w:t>
      </w:r>
      <w:r w:rsidR="00F85037">
        <w:t>.</w:t>
      </w:r>
      <w:r w:rsidR="00067BDA" w:rsidRPr="00ED7CCC">
        <w:t xml:space="preserve"> micro</w:t>
      </w:r>
      <w:r w:rsidR="00566813">
        <w:t>-</w:t>
      </w:r>
      <w:r w:rsidR="00067BDA" w:rsidRPr="00ED7CCC">
        <w:t>cracks begin to nucleate ahead of the crack tip.</w:t>
      </w:r>
      <w:r w:rsidR="00067BDA" w:rsidRPr="00ED7CCC">
        <w:br/>
      </w:r>
      <w:r w:rsidRPr="00456E87">
        <w:t>Initially, small micro</w:t>
      </w:r>
      <w:r w:rsidR="00566813">
        <w:t>-</w:t>
      </w:r>
      <w:r w:rsidRPr="00456E87">
        <w:t>cracks nucleate ahead of the pre</w:t>
      </w:r>
      <w:r w:rsidR="00566813">
        <w:t>-</w:t>
      </w:r>
      <w:r w:rsidRPr="00456E87">
        <w:t>existing crack tip. As cycling continues,</w:t>
      </w:r>
      <w:r w:rsidR="00D57B88">
        <w:t xml:space="preserve"> </w:t>
      </w:r>
      <w:r w:rsidR="00D57B88" w:rsidRPr="00FB7A2A">
        <w:rPr>
          <w:b/>
          <w:bCs/>
        </w:rPr>
        <w:t>(</w:t>
      </w:r>
      <w:r w:rsidR="00FB7A2A" w:rsidRPr="00DB5BDD">
        <w:rPr>
          <w:b/>
          <w:bCs/>
        </w:rPr>
        <w:fldChar w:fldCharType="begin"/>
      </w:r>
      <w:r w:rsidR="00FB7A2A" w:rsidRPr="00DB5BDD">
        <w:rPr>
          <w:b/>
          <w:bCs/>
        </w:rPr>
        <w:instrText xml:space="preserve"> REF _Ref226282430 \h  \* MERGEFORMAT </w:instrText>
      </w:r>
      <w:r w:rsidR="00FB7A2A" w:rsidRPr="00DB5BDD">
        <w:rPr>
          <w:b/>
          <w:bCs/>
        </w:rPr>
      </w:r>
      <w:r w:rsidR="00FB7A2A" w:rsidRPr="00DB5BDD">
        <w:rPr>
          <w:b/>
          <w:bCs/>
        </w:rPr>
        <w:fldChar w:fldCharType="separate"/>
      </w:r>
      <w:r w:rsidR="00FB7A2A" w:rsidRPr="00DB5BDD">
        <w:rPr>
          <w:b/>
          <w:bCs/>
        </w:rPr>
        <w:t xml:space="preserve">Figure </w:t>
      </w:r>
      <w:r w:rsidR="00FB7A2A" w:rsidRPr="00DB5BDD">
        <w:rPr>
          <w:b/>
          <w:bCs/>
          <w:noProof/>
        </w:rPr>
        <w:t>4</w:t>
      </w:r>
      <w:r w:rsidR="00FB7A2A" w:rsidRPr="00DB5BDD">
        <w:rPr>
          <w:b/>
          <w:bCs/>
        </w:rPr>
        <w:fldChar w:fldCharType="end"/>
      </w:r>
      <w:r w:rsidR="00D57B88" w:rsidRPr="00FB7A2A">
        <w:rPr>
          <w:b/>
          <w:bCs/>
        </w:rPr>
        <w:t>.</w:t>
      </w:r>
      <w:r w:rsidR="00D57B88" w:rsidRPr="00FB7A2A">
        <w:rPr>
          <w:rStyle w:val="RomanNumeralsChar"/>
        </w:rPr>
        <w:t>III</w:t>
      </w:r>
      <w:r w:rsidR="00D57B88" w:rsidRPr="00FB7A2A">
        <w:rPr>
          <w:b/>
          <w:bCs/>
        </w:rPr>
        <w:t>),</w:t>
      </w:r>
      <w:r w:rsidRPr="00456E87">
        <w:t xml:space="preserve"> these cracks grow, coalesce</w:t>
      </w:r>
      <w:r w:rsidR="0061796B">
        <w:t xml:space="preserve">. </w:t>
      </w:r>
      <w:r w:rsidR="0061796B" w:rsidRPr="00ED7CCC">
        <w:t>Continued cycling causes the leading cracks to coalesce into a larger damage zone</w:t>
      </w:r>
      <w:r w:rsidR="0061796B">
        <w:t xml:space="preserve"> </w:t>
      </w:r>
      <w:r w:rsidR="0061796B" w:rsidRPr="001B2EF2">
        <w:t>(</w:t>
      </w:r>
      <w:r w:rsidR="001B2EF2" w:rsidRPr="00DB5BDD">
        <w:rPr>
          <w:b/>
          <w:bCs/>
        </w:rPr>
        <w:fldChar w:fldCharType="begin"/>
      </w:r>
      <w:r w:rsidR="001B2EF2" w:rsidRPr="00DB5BDD">
        <w:rPr>
          <w:b/>
          <w:bCs/>
        </w:rPr>
        <w:instrText xml:space="preserve"> REF _Ref226282430 \h  \* MERGEFORMAT </w:instrText>
      </w:r>
      <w:r w:rsidR="001B2EF2" w:rsidRPr="00DB5BDD">
        <w:rPr>
          <w:b/>
          <w:bCs/>
        </w:rPr>
      </w:r>
      <w:r w:rsidR="001B2EF2" w:rsidRPr="00DB5BDD">
        <w:rPr>
          <w:b/>
          <w:bCs/>
        </w:rPr>
        <w:fldChar w:fldCharType="separate"/>
      </w:r>
      <w:r w:rsidR="001B2EF2" w:rsidRPr="00DB5BDD">
        <w:rPr>
          <w:b/>
          <w:bCs/>
        </w:rPr>
        <w:t xml:space="preserve">Figure </w:t>
      </w:r>
      <w:r w:rsidR="001B2EF2" w:rsidRPr="00DB5BDD">
        <w:rPr>
          <w:b/>
          <w:bCs/>
          <w:noProof/>
        </w:rPr>
        <w:t>4</w:t>
      </w:r>
      <w:r w:rsidR="001B2EF2" w:rsidRPr="00DB5BDD">
        <w:rPr>
          <w:b/>
          <w:bCs/>
        </w:rPr>
        <w:fldChar w:fldCharType="end"/>
      </w:r>
      <w:r w:rsidR="0061796B" w:rsidRPr="001B2EF2">
        <w:rPr>
          <w:b/>
          <w:bCs/>
        </w:rPr>
        <w:t>.</w:t>
      </w:r>
      <w:r w:rsidR="0061796B" w:rsidRPr="00DB5BDD">
        <w:rPr>
          <w:rStyle w:val="RomanNumeralsChar"/>
          <w:b/>
          <w:bCs/>
        </w:rPr>
        <w:t>IV</w:t>
      </w:r>
      <w:r w:rsidR="0061796B" w:rsidRPr="001B2EF2">
        <w:t>)</w:t>
      </w:r>
      <w:r w:rsidRPr="001B2EF2">
        <w:t>,</w:t>
      </w:r>
      <w:r w:rsidRPr="00456E87">
        <w:t xml:space="preserve"> and form a larger damage zone</w:t>
      </w:r>
      <w:r w:rsidR="001F1422">
        <w:t xml:space="preserve">. </w:t>
      </w:r>
      <w:r w:rsidRPr="00456E87">
        <w:t xml:space="preserve">Once the accumulated damage reaches a </w:t>
      </w:r>
      <w:r w:rsidRPr="001B2EF2">
        <w:t>critical level</w:t>
      </w:r>
      <w:r w:rsidR="001F1422" w:rsidRPr="001B2EF2">
        <w:t xml:space="preserve"> </w:t>
      </w:r>
      <w:r w:rsidR="001F1422" w:rsidRPr="001B2EF2">
        <w:rPr>
          <w:b/>
          <w:bCs/>
        </w:rPr>
        <w:t>(</w:t>
      </w:r>
      <w:r w:rsidR="001B2EF2" w:rsidRPr="00DB5BDD">
        <w:rPr>
          <w:b/>
          <w:bCs/>
        </w:rPr>
        <w:fldChar w:fldCharType="begin"/>
      </w:r>
      <w:r w:rsidR="001B2EF2" w:rsidRPr="00DB5BDD">
        <w:rPr>
          <w:b/>
          <w:bCs/>
        </w:rPr>
        <w:instrText xml:space="preserve"> REF _Ref226282430 \h  \* MERGEFORMAT </w:instrText>
      </w:r>
      <w:r w:rsidR="001B2EF2" w:rsidRPr="00DB5BDD">
        <w:rPr>
          <w:b/>
          <w:bCs/>
        </w:rPr>
      </w:r>
      <w:r w:rsidR="001B2EF2" w:rsidRPr="00DB5BDD">
        <w:rPr>
          <w:b/>
          <w:bCs/>
        </w:rPr>
        <w:fldChar w:fldCharType="separate"/>
      </w:r>
      <w:r w:rsidR="001B2EF2" w:rsidRPr="00DB5BDD">
        <w:rPr>
          <w:b/>
          <w:bCs/>
        </w:rPr>
        <w:t xml:space="preserve">Figure </w:t>
      </w:r>
      <w:r w:rsidR="001B2EF2" w:rsidRPr="00DB5BDD">
        <w:rPr>
          <w:b/>
          <w:bCs/>
          <w:noProof/>
        </w:rPr>
        <w:t>4</w:t>
      </w:r>
      <w:r w:rsidR="001B2EF2" w:rsidRPr="00DB5BDD">
        <w:rPr>
          <w:b/>
          <w:bCs/>
        </w:rPr>
        <w:fldChar w:fldCharType="end"/>
      </w:r>
      <w:r w:rsidR="001F1422" w:rsidRPr="001B2EF2">
        <w:rPr>
          <w:b/>
          <w:bCs/>
        </w:rPr>
        <w:t>.</w:t>
      </w:r>
      <w:r w:rsidR="001F1422" w:rsidRPr="00DB5BDD">
        <w:rPr>
          <w:rStyle w:val="RomanNumeralsChar"/>
          <w:b/>
          <w:bCs/>
        </w:rPr>
        <w:t>V</w:t>
      </w:r>
      <w:r w:rsidR="001F1422">
        <w:rPr>
          <w:b/>
          <w:bCs/>
        </w:rPr>
        <w:t>)</w:t>
      </w:r>
      <w:r w:rsidRPr="00456E87">
        <w:t>, the main delamination front advances by a measurable increment Δa.</w:t>
      </w:r>
      <w:r w:rsidR="00922691">
        <w:t xml:space="preserve"> The initial advance of the crack due to the cyclic loading is termed </w:t>
      </w:r>
      <w:r w:rsidR="00A8542D">
        <w:t>fatigue crack onset.</w:t>
      </w:r>
      <w:commentRangeStart w:id="37"/>
      <w:commentRangeStart w:id="38"/>
    </w:p>
    <w:p w14:paraId="111DD774" w14:textId="77777777" w:rsidR="00000D04" w:rsidRDefault="00000D04">
      <w:pPr>
        <w:tabs>
          <w:tab w:val="clear" w:pos="1418"/>
          <w:tab w:val="clear" w:pos="1985"/>
          <w:tab w:val="clear" w:pos="2552"/>
        </w:tabs>
        <w:spacing w:line="240" w:lineRule="auto"/>
        <w:ind w:left="0"/>
        <w:jc w:val="left"/>
      </w:pPr>
      <w:r>
        <w:br w:type="page"/>
      </w:r>
      <w:commentRangeEnd w:id="37"/>
      <w:r w:rsidR="00FF6D9E">
        <w:rPr>
          <w:rStyle w:val="CommentReference"/>
          <w:sz w:val="22"/>
          <w:szCs w:val="22"/>
        </w:rPr>
        <w:commentReference w:id="37"/>
      </w:r>
      <w:commentRangeEnd w:id="38"/>
      <w:r>
        <w:rPr>
          <w:rStyle w:val="CommentReference"/>
          <w:sz w:val="22"/>
          <w:szCs w:val="22"/>
        </w:rPr>
        <w:commentReference w:id="38"/>
      </w:r>
    </w:p>
    <w:p w14:paraId="1C07C6B9" w14:textId="7D2267DA" w:rsidR="00000D04" w:rsidRDefault="00DE7229">
      <w:pPr>
        <w:tabs>
          <w:tab w:val="clear" w:pos="1418"/>
          <w:tab w:val="clear" w:pos="1985"/>
          <w:tab w:val="clear" w:pos="2552"/>
        </w:tabs>
        <w:spacing w:line="240" w:lineRule="auto"/>
        <w:ind w:left="0"/>
        <w:jc w:val="left"/>
      </w:pPr>
      <w:r>
        <w:rPr>
          <w:noProof/>
        </w:rPr>
        <w:lastRenderedPageBreak/>
        <mc:AlternateContent>
          <mc:Choice Requires="wps">
            <w:drawing>
              <wp:anchor distT="0" distB="0" distL="114300" distR="114300" simplePos="0" relativeHeight="251658249" behindDoc="0" locked="0" layoutInCell="1" allowOverlap="1" wp14:anchorId="2BF71A12" wp14:editId="71E564D9">
                <wp:simplePos x="0" y="0"/>
                <wp:positionH relativeFrom="column">
                  <wp:posOffset>-182245</wp:posOffset>
                </wp:positionH>
                <wp:positionV relativeFrom="paragraph">
                  <wp:posOffset>6547485</wp:posOffset>
                </wp:positionV>
                <wp:extent cx="5916295" cy="635"/>
                <wp:effectExtent l="0" t="0" r="8255" b="1905"/>
                <wp:wrapTopAndBottom/>
                <wp:docPr id="2124691719" name="Text Box 1"/>
                <wp:cNvGraphicFramePr/>
                <a:graphic xmlns:a="http://schemas.openxmlformats.org/drawingml/2006/main">
                  <a:graphicData uri="http://schemas.microsoft.com/office/word/2010/wordprocessingShape">
                    <wps:wsp>
                      <wps:cNvSpPr txBox="1"/>
                      <wps:spPr>
                        <a:xfrm>
                          <a:off x="0" y="0"/>
                          <a:ext cx="5916295" cy="635"/>
                        </a:xfrm>
                        <a:prstGeom prst="rect">
                          <a:avLst/>
                        </a:prstGeom>
                        <a:solidFill>
                          <a:prstClr val="white"/>
                        </a:solidFill>
                        <a:ln>
                          <a:noFill/>
                        </a:ln>
                      </wps:spPr>
                      <wps:txbx>
                        <w:txbxContent>
                          <w:p w14:paraId="0CF21B01" w14:textId="797B8726" w:rsidR="00DE7229" w:rsidRPr="00ED7CCC" w:rsidRDefault="00DE7229" w:rsidP="00DE7229">
                            <w:pPr>
                              <w:pStyle w:val="Caption"/>
                            </w:pPr>
                            <w:bookmarkStart w:id="39" w:name="_Ref226282430"/>
                            <w:bookmarkStart w:id="40" w:name="_Toc229008671"/>
                            <w:r w:rsidRPr="00DB5BDD">
                              <w:rPr>
                                <w:b/>
                                <w:bCs/>
                              </w:rPr>
                              <w:t xml:space="preserve">Figure </w:t>
                            </w:r>
                            <w:r w:rsidRPr="00DB5BDD">
                              <w:rPr>
                                <w:b/>
                                <w:bCs/>
                              </w:rPr>
                              <w:fldChar w:fldCharType="begin"/>
                            </w:r>
                            <w:r w:rsidRPr="00DB5BDD">
                              <w:rPr>
                                <w:b/>
                                <w:bCs/>
                              </w:rPr>
                              <w:instrText xml:space="preserve"> SEQ Figure \* ARABIC </w:instrText>
                            </w:r>
                            <w:r w:rsidRPr="00DB5BDD">
                              <w:rPr>
                                <w:b/>
                                <w:bCs/>
                              </w:rPr>
                              <w:fldChar w:fldCharType="separate"/>
                            </w:r>
                            <w:r w:rsidR="00950DB1">
                              <w:rPr>
                                <w:b/>
                                <w:bCs/>
                                <w:noProof/>
                              </w:rPr>
                              <w:t>4</w:t>
                            </w:r>
                            <w:r w:rsidRPr="00DB5BDD">
                              <w:rPr>
                                <w:b/>
                                <w:bCs/>
                              </w:rPr>
                              <w:fldChar w:fldCharType="end"/>
                            </w:r>
                            <w:bookmarkEnd w:id="39"/>
                            <w:r>
                              <w:rPr>
                                <w:noProof/>
                              </w:rPr>
                              <w:t>:</w:t>
                            </w:r>
                            <w:r>
                              <w:t xml:space="preserve"> </w:t>
                            </w:r>
                            <w:r w:rsidRPr="00912B15">
                              <w:t>Schematic Interface Crack progression in a composite specimen undergoing fatigue cycles.</w:t>
                            </w:r>
                            <w:r>
                              <w:rPr>
                                <w:rStyle w:val="RomanNumeralsChar"/>
                              </w:rPr>
                              <w:t xml:space="preserve"> </w:t>
                            </w:r>
                            <w:r w:rsidRPr="003C1C33">
                              <w:rPr>
                                <w:rStyle w:val="RomanNumeralsChar"/>
                              </w:rPr>
                              <w:t>I</w:t>
                            </w:r>
                            <w:r w:rsidRPr="00ED7CCC">
                              <w:t xml:space="preserve"> – Undamaged specimen containing an initial pre</w:t>
                            </w:r>
                            <w:r w:rsidRPr="00ED7CCC">
                              <w:noBreakHyphen/>
                              <w:t xml:space="preserve">manufactured crack of length </w:t>
                            </w:r>
                            <m:oMath>
                              <m:sSub>
                                <m:sSubPr>
                                  <m:ctrlPr>
                                    <w:rPr>
                                      <w:rFonts w:ascii="Cambria Math" w:hAnsi="Cambria Math"/>
                                    </w:rPr>
                                  </m:ctrlPr>
                                </m:sSubPr>
                                <m:e>
                                  <m:r>
                                    <w:rPr>
                                      <w:rFonts w:ascii="Cambria Math" w:hAnsi="Cambria Math"/>
                                    </w:rPr>
                                    <m:t>a</m:t>
                                  </m:r>
                                </m:e>
                                <m:sub>
                                  <m:r>
                                    <m:rPr>
                                      <m:sty m:val="p"/>
                                    </m:rPr>
                                    <w:rPr>
                                      <w:rFonts w:ascii="Cambria Math" w:hAnsi="Cambria Math"/>
                                    </w:rPr>
                                    <m:t>0</m:t>
                                  </m:r>
                                </m:sub>
                              </m:sSub>
                            </m:oMath>
                            <w:r w:rsidRPr="00ED7CCC">
                              <w:t>.</w:t>
                            </w:r>
                            <w:r w:rsidRPr="00ED7CCC">
                              <w:br/>
                            </w:r>
                            <w:r w:rsidRPr="003C1C33">
                              <w:rPr>
                                <w:rStyle w:val="RomanNumeralsChar"/>
                              </w:rPr>
                              <w:t>II</w:t>
                            </w:r>
                            <w:r w:rsidRPr="00ED7CCC">
                              <w:t xml:space="preserve"> –</w:t>
                            </w:r>
                            <w:r w:rsidRPr="003C1C33">
                              <w:rPr>
                                <w:rStyle w:val="RomanNumeralsChar"/>
                              </w:rPr>
                              <w:t>V</w:t>
                            </w:r>
                            <w:r w:rsidRPr="00ED7CCC">
                              <w:t xml:space="preserve"> – </w:t>
                            </w:r>
                            <w:r>
                              <w:t>Damage development and fatigue crack onset due to fatigue loading.</w:t>
                            </w:r>
                            <w:bookmarkEnd w:id="40"/>
                            <w:r>
                              <w:t xml:space="preserve"> </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BF71A12" id="Text Box 1" o:spid="_x0000_s1080" type="#_x0000_t202" style="position:absolute;margin-left:-14.35pt;margin-top:515.55pt;width:465.85pt;height:.05pt;z-index:25165824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" stroked="f">
                <v:textbox style="mso-fit-shape-to-text:t" inset="0,0,0,0">
                  <w:txbxContent>
                    <w:p w14:paraId="0CF21B01" w14:textId="797B8726" w:rsidR="00DE7229" w:rsidRPr="00ED7CCC" w:rsidRDefault="00DE7229" w:rsidP="00DE7229">
                      <w:pPr>
                        <w:pStyle w:val="Caption"/>
                      </w:pPr>
                      <w:bookmarkStart w:id="41" w:name="_Ref226282430"/>
                      <w:bookmarkStart w:id="42" w:name="_Toc229008671"/>
                      <w:r w:rsidRPr="00DB5BDD">
                        <w:rPr>
                          <w:b/>
                          <w:bCs/>
                        </w:rPr>
                        <w:t xml:space="preserve">Figure </w:t>
                      </w:r>
                      <w:r w:rsidRPr="00DB5BDD">
                        <w:rPr>
                          <w:b/>
                          <w:bCs/>
                        </w:rPr>
                        <w:fldChar w:fldCharType="begin"/>
                      </w:r>
                      <w:r w:rsidRPr="00DB5BDD">
                        <w:rPr>
                          <w:b/>
                          <w:bCs/>
                        </w:rPr>
                        <w:instrText xml:space="preserve"> SEQ Figure \* ARABIC </w:instrText>
                      </w:r>
                      <w:r w:rsidRPr="00DB5BDD">
                        <w:rPr>
                          <w:b/>
                          <w:bCs/>
                        </w:rPr>
                        <w:fldChar w:fldCharType="separate"/>
                      </w:r>
                      <w:r w:rsidR="00950DB1">
                        <w:rPr>
                          <w:b/>
                          <w:bCs/>
                          <w:noProof/>
                        </w:rPr>
                        <w:t>4</w:t>
                      </w:r>
                      <w:r w:rsidRPr="00DB5BDD">
                        <w:rPr>
                          <w:b/>
                          <w:bCs/>
                        </w:rPr>
                        <w:fldChar w:fldCharType="end"/>
                      </w:r>
                      <w:bookmarkEnd w:id="41"/>
                      <w:r>
                        <w:rPr>
                          <w:noProof/>
                        </w:rPr>
                        <w:t>:</w:t>
                      </w:r>
                      <w:r>
                        <w:t xml:space="preserve"> </w:t>
                      </w:r>
                      <w:r w:rsidRPr="00912B15">
                        <w:t>Schematic Interface Crack progression in a composite specimen undergoing fatigue cycles.</w:t>
                      </w:r>
                      <w:r>
                        <w:rPr>
                          <w:rStyle w:val="RomanNumeralsChar"/>
                        </w:rPr>
                        <w:t xml:space="preserve"> </w:t>
                      </w:r>
                      <w:r w:rsidRPr="003C1C33">
                        <w:rPr>
                          <w:rStyle w:val="RomanNumeralsChar"/>
                        </w:rPr>
                        <w:t>I</w:t>
                      </w:r>
                      <w:r w:rsidRPr="00ED7CCC">
                        <w:t xml:space="preserve"> – Undamaged specimen containing an initial pre</w:t>
                      </w:r>
                      <w:r w:rsidRPr="00ED7CCC">
                        <w:noBreakHyphen/>
                        <w:t xml:space="preserve">manufactured crack of length </w:t>
                      </w:r>
                      <m:oMath>
                        <m:sSub>
                          <m:sSubPr>
                            <m:ctrlPr>
                              <w:rPr>
                                <w:rFonts w:ascii="Cambria Math" w:hAnsi="Cambria Math"/>
                              </w:rPr>
                            </m:ctrlPr>
                          </m:sSubPr>
                          <m:e>
                            <m:r>
                              <w:rPr>
                                <w:rFonts w:ascii="Cambria Math" w:hAnsi="Cambria Math"/>
                              </w:rPr>
                              <m:t>a</m:t>
                            </m:r>
                          </m:e>
                          <m:sub>
                            <m:r>
                              <m:rPr>
                                <m:sty m:val="p"/>
                              </m:rPr>
                              <w:rPr>
                                <w:rFonts w:ascii="Cambria Math" w:hAnsi="Cambria Math"/>
                              </w:rPr>
                              <m:t>0</m:t>
                            </m:r>
                          </m:sub>
                        </m:sSub>
                      </m:oMath>
                      <w:r w:rsidRPr="00ED7CCC">
                        <w:t>.</w:t>
                      </w:r>
                      <w:r w:rsidRPr="00ED7CCC">
                        <w:br/>
                      </w:r>
                      <w:r w:rsidRPr="003C1C33">
                        <w:rPr>
                          <w:rStyle w:val="RomanNumeralsChar"/>
                        </w:rPr>
                        <w:t>II</w:t>
                      </w:r>
                      <w:r w:rsidRPr="00ED7CCC">
                        <w:t xml:space="preserve"> –</w:t>
                      </w:r>
                      <w:r w:rsidRPr="003C1C33">
                        <w:rPr>
                          <w:rStyle w:val="RomanNumeralsChar"/>
                        </w:rPr>
                        <w:t>V</w:t>
                      </w:r>
                      <w:r w:rsidRPr="00ED7CCC">
                        <w:t xml:space="preserve"> – </w:t>
                      </w:r>
                      <w:r>
                        <w:t>Damage development and fatigue crack onset due to fatigue loading.</w:t>
                      </w:r>
                      <w:bookmarkEnd w:id="42"/>
                      <w:r>
                        <w:t xml:space="preserve"> </w:t>
                      </w:r>
                    </w:p>
                  </w:txbxContent>
                </v:textbox>
                <w10:wrap type="topAndBottom"/>
              </v:shape>
            </w:pict>
          </mc:Fallback>
        </mc:AlternateContent>
      </w:r>
      <w:r w:rsidR="00000D04">
        <w:rPr>
          <w:noProof/>
        </w:rPr>
        <mc:AlternateContent>
          <mc:Choice Requires="wpg">
            <w:drawing>
              <wp:anchor distT="0" distB="0" distL="114300" distR="114300" simplePos="0" relativeHeight="251658247" behindDoc="0" locked="0" layoutInCell="1" allowOverlap="1" wp14:anchorId="6DFCBE16" wp14:editId="14154E27">
                <wp:simplePos x="0" y="0"/>
                <wp:positionH relativeFrom="column">
                  <wp:posOffset>0</wp:posOffset>
                </wp:positionH>
                <wp:positionV relativeFrom="paragraph">
                  <wp:posOffset>0</wp:posOffset>
                </wp:positionV>
                <wp:extent cx="5549265" cy="6487795"/>
                <wp:effectExtent l="0" t="0" r="0" b="8255"/>
                <wp:wrapTopAndBottom/>
                <wp:docPr id="1380347763" name="Group 129"/>
                <wp:cNvGraphicFramePr/>
                <a:graphic xmlns:a="http://schemas.openxmlformats.org/drawingml/2006/main">
                  <a:graphicData uri="http://schemas.microsoft.com/office/word/2010/wordprocessingGroup">
                    <wpg:wgp>
                      <wpg:cNvGrpSpPr/>
                      <wpg:grpSpPr>
                        <a:xfrm>
                          <a:off x="0" y="0"/>
                          <a:ext cx="5549265" cy="6487795"/>
                          <a:chOff x="0" y="0"/>
                          <a:chExt cx="5549265" cy="6487796"/>
                        </a:xfrm>
                      </wpg:grpSpPr>
                      <wpg:grpSp>
                        <wpg:cNvPr id="1650917062" name="Group 127"/>
                        <wpg:cNvGrpSpPr/>
                        <wpg:grpSpPr>
                          <a:xfrm>
                            <a:off x="0" y="0"/>
                            <a:ext cx="5549265" cy="6487796"/>
                            <a:chOff x="206092" y="0"/>
                            <a:chExt cx="5549641" cy="6487797"/>
                          </a:xfrm>
                        </wpg:grpSpPr>
                        <wps:wsp>
                          <wps:cNvPr id="1715227902" name="Straight Arrow Connector 1228414626"/>
                          <wps:cNvCnPr>
                            <a:cxnSpLocks/>
                          </wps:cNvCnPr>
                          <wps:spPr>
                            <a:xfrm>
                              <a:off x="1244600" y="6032500"/>
                              <a:ext cx="1974215" cy="0"/>
                            </a:xfrm>
                            <a:prstGeom prst="straightConnector1">
                              <a:avLst/>
                            </a:prstGeom>
                            <a:ln w="28575">
                              <a:solidFill>
                                <a:srgbClr val="C00000"/>
                              </a:solidFill>
                              <a:headEnd type="triangle" w="med" len="med"/>
                              <a:tailEnd type="triangle" w="med" len="med"/>
                            </a:ln>
                          </wps:spPr>
                          <wps:style>
                            <a:lnRef idx="2">
                              <a:schemeClr val="accent1"/>
                            </a:lnRef>
                            <a:fillRef idx="0">
                              <a:schemeClr val="accent1"/>
                            </a:fillRef>
                            <a:effectRef idx="1">
                              <a:schemeClr val="accent1"/>
                            </a:effectRef>
                            <a:fontRef idx="minor">
                              <a:schemeClr val="tx1"/>
                            </a:fontRef>
                          </wps:style>
                          <wps:bodyPr/>
                        </wps:wsp>
                        <wpg:grpSp>
                          <wpg:cNvPr id="1384174618" name="Group 107"/>
                          <wpg:cNvGrpSpPr/>
                          <wpg:grpSpPr>
                            <a:xfrm>
                              <a:off x="206092" y="0"/>
                              <a:ext cx="5549641" cy="6487797"/>
                              <a:chOff x="-317533" y="22747"/>
                              <a:chExt cx="5550005" cy="6487818"/>
                            </a:xfrm>
                          </wpg:grpSpPr>
                          <wpg:grpSp>
                            <wpg:cNvPr id="640742784" name="Group 106"/>
                            <wpg:cNvGrpSpPr/>
                            <wpg:grpSpPr>
                              <a:xfrm>
                                <a:off x="0" y="22747"/>
                                <a:ext cx="4350878" cy="6087348"/>
                                <a:chOff x="0" y="22747"/>
                                <a:chExt cx="4350878" cy="6087348"/>
                              </a:xfrm>
                            </wpg:grpSpPr>
                            <wpg:grpSp>
                              <wpg:cNvPr id="237872380" name="Group 101"/>
                              <wpg:cNvGrpSpPr/>
                              <wpg:grpSpPr>
                                <a:xfrm>
                                  <a:off x="703118" y="22747"/>
                                  <a:ext cx="1495425" cy="308275"/>
                                  <a:chOff x="0" y="22772"/>
                                  <a:chExt cx="1496082" cy="308610"/>
                                </a:xfrm>
                              </wpg:grpSpPr>
                              <wps:wsp>
                                <wps:cNvPr id="1670394965" name="Straight Arrow Connector 854337639">
                                  <a:extLst>
                                    <a:ext uri="{FF2B5EF4-FFF2-40B4-BE49-F238E27FC236}">
                                      <a16:creationId xmlns:a16="http://schemas.microsoft.com/office/drawing/2014/main" id="{1099A144-473A-88B3-D270-DF20FA525D59}"/>
                                    </a:ext>
                                  </a:extLst>
                                </wps:cNvPr>
                                <wps:cNvCnPr>
                                  <a:cxnSpLocks/>
                                </wps:cNvCnPr>
                                <wps:spPr>
                                  <a:xfrm>
                                    <a:off x="0" y="310217"/>
                                    <a:ext cx="1496082" cy="0"/>
                                  </a:xfrm>
                                  <a:prstGeom prst="straightConnector1">
                                    <a:avLst/>
                                  </a:prstGeom>
                                  <a:ln w="28575">
                                    <a:solidFill>
                                      <a:srgbClr val="C00000"/>
                                    </a:solidFill>
                                    <a:headEnd type="triangle" w="med" len="med"/>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814662594" name="TextBox 25">
                                  <a:extLst>
                                    <a:ext uri="{FF2B5EF4-FFF2-40B4-BE49-F238E27FC236}">
                                      <a16:creationId xmlns:a16="http://schemas.microsoft.com/office/drawing/2014/main" id="{0661505D-D7F1-0893-984C-F9A56E764007}"/>
                                    </a:ext>
                                  </a:extLst>
                                </wps:cNvPr>
                                <wps:cNvSpPr txBox="1"/>
                                <wps:spPr>
                                  <a:xfrm>
                                    <a:off x="505321" y="22772"/>
                                    <a:ext cx="487045" cy="308610"/>
                                  </a:xfrm>
                                  <a:prstGeom prst="rect">
                                    <a:avLst/>
                                  </a:prstGeom>
                                  <a:noFill/>
                                </wps:spPr>
                                <wps:txbx>
                                  <w:txbxContent>
                                    <w:p w14:paraId="459D12E5" w14:textId="77777777" w:rsidR="00000D04" w:rsidRPr="00334CD5" w:rsidRDefault="005A2555" w:rsidP="00000D04">
                                      <m:oMathPara>
                                        <m:oMathParaPr>
                                          <m:jc m:val="centerGroup"/>
                                        </m:oMathParaPr>
                                        <m:oMath>
                                          <m:sSub>
                                            <m:sSubPr>
                                              <m:ctrlPr>
                                                <w:rPr>
                                                  <w:rFonts w:ascii="Cambria Math" w:hAnsi="Cambria Math"/>
                                                  <w:b/>
                                                  <w:i/>
                                                </w:rPr>
                                              </m:ctrlPr>
                                            </m:sSubPr>
                                            <m:e>
                                              <m:r>
                                                <m:rPr>
                                                  <m:sty m:val="bi"/>
                                                </m:rPr>
                                                <w:rPr>
                                                  <w:rFonts w:ascii="Cambria Math" w:hAnsi="Cambria Math"/>
                                                </w:rPr>
                                                <m:t>a</m:t>
                                              </m:r>
                                            </m:e>
                                            <m:sub>
                                              <m:r>
                                                <m:rPr>
                                                  <m:sty m:val="bi"/>
                                                </m:rPr>
                                                <w:rPr>
                                                  <w:rFonts w:ascii="Cambria Math" w:hAnsi="Cambria Math"/>
                                                </w:rPr>
                                                <m:t>0</m:t>
                                              </m:r>
                                            </m:sub>
                                          </m:sSub>
                                        </m:oMath>
                                      </m:oMathPara>
                                    </w:p>
                                  </w:txbxContent>
                                </wps:txbx>
                                <wps:bodyPr wrap="square" rtlCol="0">
                                  <a:noAutofit/>
                                </wps:bodyPr>
                              </wps:wsp>
                            </wpg:grpSp>
                            <wpg:grpSp>
                              <wpg:cNvPr id="1935435610" name="Group 97"/>
                              <wpg:cNvGrpSpPr/>
                              <wpg:grpSpPr>
                                <a:xfrm>
                                  <a:off x="41563" y="1640032"/>
                                  <a:ext cx="4307685" cy="803486"/>
                                  <a:chOff x="0" y="0"/>
                                  <a:chExt cx="4307826" cy="803525"/>
                                </a:xfrm>
                              </wpg:grpSpPr>
                              <wps:wsp>
                                <wps:cNvPr id="1536499029" name="TextBox 33">
                                  <a:extLst>
                                    <a:ext uri="{FF2B5EF4-FFF2-40B4-BE49-F238E27FC236}">
                                      <a16:creationId xmlns:a16="http://schemas.microsoft.com/office/drawing/2014/main" id="{E7E1D361-3EE5-56F1-FA83-619B00E42A30}"/>
                                    </a:ext>
                                  </a:extLst>
                                </wps:cNvPr>
                                <wps:cNvSpPr txBox="1"/>
                                <wps:spPr>
                                  <a:xfrm>
                                    <a:off x="0" y="0"/>
                                    <a:ext cx="649534" cy="793265"/>
                                  </a:xfrm>
                                  <a:prstGeom prst="rect">
                                    <a:avLst/>
                                  </a:prstGeom>
                                  <a:noFill/>
                                </wps:spPr>
                                <wps:txbx>
                                  <w:txbxContent>
                                    <w:p w14:paraId="35EAAFA3" w14:textId="77777777" w:rsidR="00000D04" w:rsidRPr="00E34946" w:rsidRDefault="00000D04" w:rsidP="00000D04">
                                      <w:pPr>
                                        <w:pStyle w:val="RomanNumerals"/>
                                      </w:pPr>
                                      <w:r>
                                        <w:t>I</w:t>
                                      </w:r>
                                      <w:r w:rsidRPr="00E34946">
                                        <w:t>I</w:t>
                                      </w:r>
                                    </w:p>
                                  </w:txbxContent>
                                </wps:txbx>
                                <wps:bodyPr wrap="square" rtlCol="0" anchor="ctr">
                                  <a:noAutofit/>
                                </wps:bodyPr>
                              </wps:wsp>
                              <wps:wsp>
                                <wps:cNvPr id="577514217" name="Freeform: Shape 1071377861"/>
                                <wps:cNvSpPr/>
                                <wps:spPr>
                                  <a:xfrm>
                                    <a:off x="654381" y="1715"/>
                                    <a:ext cx="3653445" cy="801810"/>
                                  </a:xfrm>
                                  <a:custGeom>
                                    <a:avLst/>
                                    <a:gdLst>
                                      <a:gd name="csX0" fmla="*/ -3 w 6398690"/>
                                      <a:gd name="csY0" fmla="*/ -77 h 1404540"/>
                                      <a:gd name="csX1" fmla="*/ -3 w 6398690"/>
                                      <a:gd name="csY1" fmla="*/ 312048 h 1404540"/>
                                      <a:gd name="csX2" fmla="*/ 2653134 w 6398690"/>
                                      <a:gd name="csY2" fmla="*/ 780283 h 1404540"/>
                                      <a:gd name="csX3" fmla="*/ -3 w 6398690"/>
                                      <a:gd name="csY3" fmla="*/ 1092433 h 1404540"/>
                                      <a:gd name="csX4" fmla="*/ -3 w 6398690"/>
                                      <a:gd name="csY4" fmla="*/ 1404463 h 1404540"/>
                                      <a:gd name="csX5" fmla="*/ 2653134 w 6398690"/>
                                      <a:gd name="csY5" fmla="*/ 1092433 h 1404540"/>
                                      <a:gd name="csX6" fmla="*/ 6398688 w 6398690"/>
                                      <a:gd name="csY6" fmla="*/ 1092433 h 1404540"/>
                                      <a:gd name="csX7" fmla="*/ 6398688 w 6398690"/>
                                      <a:gd name="csY7" fmla="*/ 468110 h 1404540"/>
                                      <a:gd name="csX8" fmla="*/ 2653134 w 6398690"/>
                                      <a:gd name="csY8" fmla="*/ 468110 h 1404540"/>
                                      <a:gd name="csX9" fmla="*/ -3 w 6398690"/>
                                      <a:gd name="csY9" fmla="*/ -77 h 140454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Lst>
                                    <a:rect l="l" t="t" r="r" b="b"/>
                                    <a:pathLst>
                                      <a:path w="6398690" h="1404540">
                                        <a:moveTo>
                                          <a:pt x="-3" y="-77"/>
                                        </a:moveTo>
                                        <a:lnTo>
                                          <a:pt x="-3" y="312048"/>
                                        </a:lnTo>
                                        <a:lnTo>
                                          <a:pt x="2653134" y="780283"/>
                                        </a:lnTo>
                                        <a:lnTo>
                                          <a:pt x="-3" y="1092433"/>
                                        </a:lnTo>
                                        <a:lnTo>
                                          <a:pt x="-3" y="1404463"/>
                                        </a:lnTo>
                                        <a:cubicBezTo>
                                          <a:pt x="-3" y="1404463"/>
                                          <a:pt x="1764158" y="1144457"/>
                                          <a:pt x="2653134" y="1092433"/>
                                        </a:cubicBezTo>
                                        <a:cubicBezTo>
                                          <a:pt x="3899489" y="1019291"/>
                                          <a:pt x="6398688" y="1092433"/>
                                          <a:pt x="6398688" y="1092433"/>
                                        </a:cubicBezTo>
                                        <a:lnTo>
                                          <a:pt x="6398688" y="468110"/>
                                        </a:lnTo>
                                        <a:cubicBezTo>
                                          <a:pt x="6398688" y="468110"/>
                                          <a:pt x="3896894" y="577021"/>
                                          <a:pt x="2653134" y="468110"/>
                                        </a:cubicBezTo>
                                        <a:cubicBezTo>
                                          <a:pt x="1758484" y="389778"/>
                                          <a:pt x="-3" y="-77"/>
                                          <a:pt x="-3" y="-77"/>
                                        </a:cubicBezTo>
                                        <a:close/>
                                      </a:path>
                                    </a:pathLst>
                                  </a:custGeom>
                                  <a:solidFill>
                                    <a:schemeClr val="tx1">
                                      <a:lumMod val="85000"/>
                                      <a:lumOff val="15000"/>
                                    </a:schemeClr>
                                  </a:solidFill>
                                  <a:ln w="134517" cap="flat">
                                    <a:noFill/>
                                    <a:prstDash val="solid"/>
                                    <a:round/>
                                  </a:ln>
                                </wps:spPr>
                                <wps:bodyPr/>
                              </wps:wsp>
                              <wps:wsp>
                                <wps:cNvPr id="770134454" name="Freeform: Shape 389510275"/>
                                <wps:cNvSpPr/>
                                <wps:spPr>
                                  <a:xfrm>
                                    <a:off x="2257832" y="370076"/>
                                    <a:ext cx="74525" cy="59740"/>
                                  </a:xfrm>
                                  <a:custGeom>
                                    <a:avLst/>
                                    <a:gdLst>
                                      <a:gd name="csX0" fmla="*/ 5035 w 130525"/>
                                      <a:gd name="csY0" fmla="*/ 35800 h 104648"/>
                                      <a:gd name="csX1" fmla="*/ 45735 w 130525"/>
                                      <a:gd name="csY1" fmla="*/ 4585 h 104648"/>
                                      <a:gd name="csX2" fmla="*/ 98703 w 130525"/>
                                      <a:gd name="csY2" fmla="*/ 4585 h 104648"/>
                                      <a:gd name="csX3" fmla="*/ 129965 w 130525"/>
                                      <a:gd name="csY3" fmla="*/ 35800 h 104648"/>
                                      <a:gd name="csX4" fmla="*/ 98703 w 130525"/>
                                      <a:gd name="csY4" fmla="*/ 98218 h 104648"/>
                                      <a:gd name="csX5" fmla="*/ 36297 w 130525"/>
                                      <a:gd name="csY5" fmla="*/ 98218 h 104648"/>
                                      <a:gd name="csX6" fmla="*/ 5035 w 130525"/>
                                      <a:gd name="csY6" fmla="*/ 79343 h 104648"/>
                                      <a:gd name="csX7" fmla="*/ 5035 w 130525"/>
                                      <a:gd name="csY7" fmla="*/ 35800 h 104648"/>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Lst>
                                    <a:rect l="l" t="t" r="r" b="b"/>
                                    <a:pathLst>
                                      <a:path w="130525" h="104648">
                                        <a:moveTo>
                                          <a:pt x="5035" y="35800"/>
                                        </a:moveTo>
                                        <a:cubicBezTo>
                                          <a:pt x="12703" y="20464"/>
                                          <a:pt x="29573" y="10083"/>
                                          <a:pt x="45735" y="4585"/>
                                        </a:cubicBezTo>
                                        <a:cubicBezTo>
                                          <a:pt x="62486" y="-1077"/>
                                          <a:pt x="82423" y="-2162"/>
                                          <a:pt x="98703" y="4585"/>
                                        </a:cubicBezTo>
                                        <a:cubicBezTo>
                                          <a:pt x="112270" y="10224"/>
                                          <a:pt x="127606" y="21278"/>
                                          <a:pt x="129965" y="35800"/>
                                        </a:cubicBezTo>
                                        <a:cubicBezTo>
                                          <a:pt x="133623" y="58769"/>
                                          <a:pt x="118522" y="85949"/>
                                          <a:pt x="98703" y="98218"/>
                                        </a:cubicBezTo>
                                        <a:cubicBezTo>
                                          <a:pt x="81007" y="109190"/>
                                          <a:pt x="56351" y="103762"/>
                                          <a:pt x="36297" y="98218"/>
                                        </a:cubicBezTo>
                                        <a:cubicBezTo>
                                          <a:pt x="24618" y="94915"/>
                                          <a:pt x="11051" y="89960"/>
                                          <a:pt x="5035" y="79343"/>
                                        </a:cubicBezTo>
                                        <a:cubicBezTo>
                                          <a:pt x="-2043" y="66720"/>
                                          <a:pt x="-1336" y="48812"/>
                                          <a:pt x="5035" y="35800"/>
                                        </a:cubicBezTo>
                                        <a:close/>
                                      </a:path>
                                    </a:pathLst>
                                  </a:custGeom>
                                  <a:solidFill>
                                    <a:schemeClr val="bg1"/>
                                  </a:solidFill>
                                  <a:ln w="134517" cap="flat">
                                    <a:noFill/>
                                    <a:prstDash val="solid"/>
                                    <a:round/>
                                  </a:ln>
                                </wps:spPr>
                                <wps:bodyPr/>
                              </wps:wsp>
                              <wps:wsp>
                                <wps:cNvPr id="2054187275" name="Freeform: Shape 1528866593"/>
                                <wps:cNvSpPr/>
                                <wps:spPr>
                                  <a:xfrm>
                                    <a:off x="2218829" y="461082"/>
                                    <a:ext cx="68890" cy="57524"/>
                                  </a:xfrm>
                                  <a:custGeom>
                                    <a:avLst/>
                                    <a:gdLst>
                                      <a:gd name="csX0" fmla="*/ 44063 w 120654"/>
                                      <a:gd name="csY0" fmla="*/ 7021 h 100766"/>
                                      <a:gd name="csX1" fmla="*/ 2302 w 120654"/>
                                      <a:gd name="csY1" fmla="*/ 38283 h 100766"/>
                                      <a:gd name="csX2" fmla="*/ 12801 w 120654"/>
                                      <a:gd name="csY2" fmla="*/ 85943 h 100766"/>
                                      <a:gd name="csX3" fmla="*/ 61050 w 120654"/>
                                      <a:gd name="csY3" fmla="*/ 100689 h 100766"/>
                                      <a:gd name="csX4" fmla="*/ 106469 w 120654"/>
                                      <a:gd name="csY4" fmla="*/ 85943 h 100766"/>
                                      <a:gd name="csX5" fmla="*/ 120626 w 120654"/>
                                      <a:gd name="csY5" fmla="*/ 48664 h 100766"/>
                                      <a:gd name="csX6" fmla="*/ 106469 w 120654"/>
                                      <a:gd name="csY6" fmla="*/ 7021 h 100766"/>
                                      <a:gd name="csX7" fmla="*/ 44063 w 120654"/>
                                      <a:gd name="csY7" fmla="*/ 7021 h 100766"/>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Lst>
                                    <a:rect l="l" t="t" r="r" b="b"/>
                                    <a:pathLst>
                                      <a:path w="120654" h="100766">
                                        <a:moveTo>
                                          <a:pt x="44063" y="7021"/>
                                        </a:moveTo>
                                        <a:cubicBezTo>
                                          <a:pt x="27547" y="12565"/>
                                          <a:pt x="8318" y="22003"/>
                                          <a:pt x="2302" y="38283"/>
                                        </a:cubicBezTo>
                                        <a:cubicBezTo>
                                          <a:pt x="-3361" y="53501"/>
                                          <a:pt x="1829" y="74028"/>
                                          <a:pt x="12801" y="85943"/>
                                        </a:cubicBezTo>
                                        <a:cubicBezTo>
                                          <a:pt x="24244" y="98330"/>
                                          <a:pt x="44181" y="100807"/>
                                          <a:pt x="61050" y="100689"/>
                                        </a:cubicBezTo>
                                        <a:cubicBezTo>
                                          <a:pt x="76976" y="100571"/>
                                          <a:pt x="94908" y="96914"/>
                                          <a:pt x="106469" y="85943"/>
                                        </a:cubicBezTo>
                                        <a:cubicBezTo>
                                          <a:pt x="116143" y="76860"/>
                                          <a:pt x="120390" y="61995"/>
                                          <a:pt x="120626" y="48664"/>
                                        </a:cubicBezTo>
                                        <a:cubicBezTo>
                                          <a:pt x="120862" y="34036"/>
                                          <a:pt x="118384" y="15632"/>
                                          <a:pt x="106469" y="7021"/>
                                        </a:cubicBezTo>
                                        <a:cubicBezTo>
                                          <a:pt x="89600" y="-5012"/>
                                          <a:pt x="63764" y="532"/>
                                          <a:pt x="44063" y="7021"/>
                                        </a:cubicBezTo>
                                        <a:close/>
                                      </a:path>
                                    </a:pathLst>
                                  </a:custGeom>
                                  <a:solidFill>
                                    <a:schemeClr val="bg1"/>
                                  </a:solidFill>
                                  <a:ln w="134517" cap="flat">
                                    <a:noFill/>
                                    <a:prstDash val="solid"/>
                                    <a:round/>
                                  </a:ln>
                                </wps:spPr>
                                <wps:bodyPr/>
                              </wps:wsp>
                              <wps:wsp>
                                <wps:cNvPr id="219587722" name="Freeform: Shape 1806682406"/>
                                <wps:cNvSpPr/>
                                <wps:spPr>
                                  <a:xfrm>
                                    <a:off x="2340171" y="443748"/>
                                    <a:ext cx="70849" cy="57831"/>
                                  </a:xfrm>
                                  <a:custGeom>
                                    <a:avLst/>
                                    <a:gdLst>
                                      <a:gd name="csX0" fmla="*/ 7259 w 124084"/>
                                      <a:gd name="csY0" fmla="*/ 38592 h 101304"/>
                                      <a:gd name="csX1" fmla="*/ 33330 w 124084"/>
                                      <a:gd name="csY1" fmla="*/ 7448 h 101304"/>
                                      <a:gd name="csX2" fmla="*/ 101399 w 124084"/>
                                      <a:gd name="csY2" fmla="*/ 7448 h 101304"/>
                                      <a:gd name="csX3" fmla="*/ 123696 w 124084"/>
                                      <a:gd name="csY3" fmla="*/ 38592 h 101304"/>
                                      <a:gd name="csX4" fmla="*/ 113786 w 124084"/>
                                      <a:gd name="csY4" fmla="*/ 69854 h 101304"/>
                                      <a:gd name="csX5" fmla="*/ 51379 w 124084"/>
                                      <a:gd name="csY5" fmla="*/ 100999 h 101304"/>
                                      <a:gd name="csX6" fmla="*/ 4546 w 124084"/>
                                      <a:gd name="csY6" fmla="*/ 85427 h 101304"/>
                                      <a:gd name="csX7" fmla="*/ 7259 w 124084"/>
                                      <a:gd name="csY7" fmla="*/ 38592 h 101304"/>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Lst>
                                    <a:rect l="l" t="t" r="r" b="b"/>
                                    <a:pathLst>
                                      <a:path w="124084" h="101304">
                                        <a:moveTo>
                                          <a:pt x="7259" y="38592"/>
                                        </a:moveTo>
                                        <a:cubicBezTo>
                                          <a:pt x="12332" y="25969"/>
                                          <a:pt x="21062" y="13110"/>
                                          <a:pt x="33330" y="7448"/>
                                        </a:cubicBezTo>
                                        <a:cubicBezTo>
                                          <a:pt x="53857" y="-2225"/>
                                          <a:pt x="81227" y="-2933"/>
                                          <a:pt x="101399" y="7448"/>
                                        </a:cubicBezTo>
                                        <a:cubicBezTo>
                                          <a:pt x="112724" y="13229"/>
                                          <a:pt x="121808" y="25969"/>
                                          <a:pt x="123696" y="38592"/>
                                        </a:cubicBezTo>
                                        <a:cubicBezTo>
                                          <a:pt x="125465" y="49446"/>
                                          <a:pt x="120864" y="61597"/>
                                          <a:pt x="113786" y="69854"/>
                                        </a:cubicBezTo>
                                        <a:cubicBezTo>
                                          <a:pt x="98686" y="87550"/>
                                          <a:pt x="74620" y="99347"/>
                                          <a:pt x="51379" y="100999"/>
                                        </a:cubicBezTo>
                                        <a:cubicBezTo>
                                          <a:pt x="34982" y="102179"/>
                                          <a:pt x="13747" y="99111"/>
                                          <a:pt x="4546" y="85427"/>
                                        </a:cubicBezTo>
                                        <a:cubicBezTo>
                                          <a:pt x="-4303" y="72450"/>
                                          <a:pt x="1478" y="53103"/>
                                          <a:pt x="7259" y="38592"/>
                                        </a:cubicBezTo>
                                        <a:close/>
                                      </a:path>
                                    </a:pathLst>
                                  </a:custGeom>
                                  <a:solidFill>
                                    <a:schemeClr val="bg1"/>
                                  </a:solidFill>
                                  <a:ln w="134517" cap="flat">
                                    <a:noFill/>
                                    <a:prstDash val="solid"/>
                                    <a:round/>
                                  </a:ln>
                                </wps:spPr>
                                <wps:bodyPr/>
                              </wps:wsp>
                              <wps:wsp>
                                <wps:cNvPr id="377823993" name="Freeform: Shape 2025811599"/>
                                <wps:cNvSpPr/>
                                <wps:spPr>
                                  <a:xfrm>
                                    <a:off x="2387841" y="370076"/>
                                    <a:ext cx="77603" cy="55643"/>
                                  </a:xfrm>
                                  <a:custGeom>
                                    <a:avLst/>
                                    <a:gdLst>
                                      <a:gd name="csX0" fmla="*/ 1043 w 135916"/>
                                      <a:gd name="csY0" fmla="*/ 32605 h 97470"/>
                                      <a:gd name="csX1" fmla="*/ 56370 w 135916"/>
                                      <a:gd name="csY1" fmla="*/ 1390 h 97470"/>
                                      <a:gd name="csX2" fmla="*/ 118305 w 135916"/>
                                      <a:gd name="csY2" fmla="*/ 12232 h 97470"/>
                                      <a:gd name="csX3" fmla="*/ 135411 w 135916"/>
                                      <a:gd name="csY3" fmla="*/ 51752 h 97470"/>
                                      <a:gd name="csX4" fmla="*/ 94593 w 135916"/>
                                      <a:gd name="csY4" fmla="*/ 95023 h 97470"/>
                                      <a:gd name="csX5" fmla="*/ 32187 w 135916"/>
                                      <a:gd name="csY5" fmla="*/ 82046 h 97470"/>
                                      <a:gd name="csX6" fmla="*/ 1043 w 135916"/>
                                      <a:gd name="csY6" fmla="*/ 32605 h 97470"/>
                                    </a:gdLst>
                                    <a:ahLst/>
                                    <a:cxnLst>
                                      <a:cxn ang="0">
                                        <a:pos x="csX0" y="csY0"/>
                                      </a:cxn>
                                      <a:cxn ang="0">
                                        <a:pos x="csX1" y="csY1"/>
                                      </a:cxn>
                                      <a:cxn ang="0">
                                        <a:pos x="csX2" y="csY2"/>
                                      </a:cxn>
                                      <a:cxn ang="0">
                                        <a:pos x="csX3" y="csY3"/>
                                      </a:cxn>
                                      <a:cxn ang="0">
                                        <a:pos x="csX4" y="csY4"/>
                                      </a:cxn>
                                      <a:cxn ang="0">
                                        <a:pos x="csX5" y="csY5"/>
                                      </a:cxn>
                                      <a:cxn ang="0">
                                        <a:pos x="csX6" y="csY6"/>
                                      </a:cxn>
                                    </a:cxnLst>
                                    <a:rect l="l" t="t" r="r" b="b"/>
                                    <a:pathLst>
                                      <a:path w="135916" h="97470">
                                        <a:moveTo>
                                          <a:pt x="1043" y="32605"/>
                                        </a:moveTo>
                                        <a:cubicBezTo>
                                          <a:pt x="7059" y="13647"/>
                                          <a:pt x="36787" y="4882"/>
                                          <a:pt x="56370" y="1390"/>
                                        </a:cubicBezTo>
                                        <a:cubicBezTo>
                                          <a:pt x="76780" y="-2220"/>
                                          <a:pt x="101317" y="623"/>
                                          <a:pt x="118305" y="12232"/>
                                        </a:cubicBezTo>
                                        <a:cubicBezTo>
                                          <a:pt x="130220" y="20301"/>
                                          <a:pt x="138006" y="37619"/>
                                          <a:pt x="135411" y="51752"/>
                                        </a:cubicBezTo>
                                        <a:cubicBezTo>
                                          <a:pt x="131989" y="71311"/>
                                          <a:pt x="113586" y="89124"/>
                                          <a:pt x="94593" y="95023"/>
                                        </a:cubicBezTo>
                                        <a:cubicBezTo>
                                          <a:pt x="74302" y="101394"/>
                                          <a:pt x="49646" y="94197"/>
                                          <a:pt x="32187" y="82046"/>
                                        </a:cubicBezTo>
                                        <a:cubicBezTo>
                                          <a:pt x="16143" y="70957"/>
                                          <a:pt x="-4974" y="51161"/>
                                          <a:pt x="1043" y="32605"/>
                                        </a:cubicBezTo>
                                        <a:close/>
                                      </a:path>
                                    </a:pathLst>
                                  </a:custGeom>
                                  <a:solidFill>
                                    <a:schemeClr val="bg1"/>
                                  </a:solidFill>
                                  <a:ln w="134517" cap="flat">
                                    <a:noFill/>
                                    <a:prstDash val="solid"/>
                                    <a:round/>
                                  </a:ln>
                                </wps:spPr>
                                <wps:bodyPr/>
                              </wps:wsp>
                            </wpg:grpSp>
                            <wpg:grpSp>
                              <wpg:cNvPr id="117236018" name="Group 100"/>
                              <wpg:cNvGrpSpPr/>
                              <wpg:grpSpPr>
                                <a:xfrm>
                                  <a:off x="41563" y="5041075"/>
                                  <a:ext cx="4307685" cy="807879"/>
                                  <a:chOff x="0" y="0"/>
                                  <a:chExt cx="4307826" cy="807918"/>
                                </a:xfrm>
                              </wpg:grpSpPr>
                              <wps:wsp>
                                <wps:cNvPr id="400942825" name="TextBox 36">
                                  <a:extLst>
                                    <a:ext uri="{FF2B5EF4-FFF2-40B4-BE49-F238E27FC236}">
                                      <a16:creationId xmlns:a16="http://schemas.microsoft.com/office/drawing/2014/main" id="{C5467E9B-05B3-C295-9826-7254FD151F92}"/>
                                    </a:ext>
                                  </a:extLst>
                                </wps:cNvPr>
                                <wps:cNvSpPr txBox="1"/>
                                <wps:spPr>
                                  <a:xfrm>
                                    <a:off x="0" y="0"/>
                                    <a:ext cx="647087" cy="807918"/>
                                  </a:xfrm>
                                  <a:prstGeom prst="rect">
                                    <a:avLst/>
                                  </a:prstGeom>
                                  <a:noFill/>
                                </wps:spPr>
                                <wps:txbx>
                                  <w:txbxContent>
                                    <w:p w14:paraId="0760DA5B" w14:textId="77777777" w:rsidR="00000D04" w:rsidRPr="00E34946" w:rsidRDefault="00000D04" w:rsidP="00000D04">
                                      <w:pPr>
                                        <w:pStyle w:val="NoSpacing"/>
                                        <w:jc w:val="center"/>
                                        <w:rPr>
                                          <w:rFonts w:asciiTheme="majorBidi" w:hAnsiTheme="majorBidi" w:cstheme="majorBidi"/>
                                        </w:rPr>
                                      </w:pPr>
                                      <w:r w:rsidRPr="00E34946">
                                        <w:rPr>
                                          <w:rFonts w:asciiTheme="majorBidi" w:hAnsiTheme="majorBidi" w:cstheme="majorBidi"/>
                                        </w:rPr>
                                        <w:t>V</w:t>
                                      </w:r>
                                    </w:p>
                                  </w:txbxContent>
                                </wps:txbx>
                                <wps:bodyPr wrap="square" rtlCol="0" anchor="ctr">
                                  <a:noAutofit/>
                                </wps:bodyPr>
                              </wps:wsp>
                              <wps:wsp>
                                <wps:cNvPr id="282619998" name="Freeform: Shape 83585596"/>
                                <wps:cNvSpPr/>
                                <wps:spPr>
                                  <a:xfrm>
                                    <a:off x="654381" y="4334"/>
                                    <a:ext cx="3653445" cy="801817"/>
                                  </a:xfrm>
                                  <a:custGeom>
                                    <a:avLst/>
                                    <a:gdLst>
                                      <a:gd name="csX0" fmla="*/ -3 w 6398690"/>
                                      <a:gd name="csY0" fmla="*/ 66 h 1404553"/>
                                      <a:gd name="csX1" fmla="*/ -3 w 6398690"/>
                                      <a:gd name="csY1" fmla="*/ 312216 h 1404553"/>
                                      <a:gd name="csX2" fmla="*/ 3495795 w 6398690"/>
                                      <a:gd name="csY2" fmla="*/ 780320 h 1404553"/>
                                      <a:gd name="csX3" fmla="*/ -3 w 6398690"/>
                                      <a:gd name="csY3" fmla="*/ 1092471 h 1404553"/>
                                      <a:gd name="csX4" fmla="*/ -3 w 6398690"/>
                                      <a:gd name="csY4" fmla="*/ 1404619 h 1404553"/>
                                      <a:gd name="csX5" fmla="*/ 3495795 w 6398690"/>
                                      <a:gd name="csY5" fmla="*/ 1092471 h 1404553"/>
                                      <a:gd name="csX6" fmla="*/ 6398688 w 6398690"/>
                                      <a:gd name="csY6" fmla="*/ 1092471 h 1404553"/>
                                      <a:gd name="csX7" fmla="*/ 6398688 w 6398690"/>
                                      <a:gd name="csY7" fmla="*/ 468291 h 1404553"/>
                                      <a:gd name="csX8" fmla="*/ 3495795 w 6398690"/>
                                      <a:gd name="csY8" fmla="*/ 468291 h 1404553"/>
                                      <a:gd name="csX9" fmla="*/ -3 w 6398690"/>
                                      <a:gd name="csY9" fmla="*/ 66 h 1404553"/>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Lst>
                                    <a:rect l="l" t="t" r="r" b="b"/>
                                    <a:pathLst>
                                      <a:path w="6398690" h="1404553">
                                        <a:moveTo>
                                          <a:pt x="-3" y="66"/>
                                        </a:moveTo>
                                        <a:lnTo>
                                          <a:pt x="-3" y="312216"/>
                                        </a:lnTo>
                                        <a:lnTo>
                                          <a:pt x="3495795" y="780320"/>
                                        </a:lnTo>
                                        <a:lnTo>
                                          <a:pt x="-3" y="1092471"/>
                                        </a:lnTo>
                                        <a:lnTo>
                                          <a:pt x="-3" y="1404619"/>
                                        </a:lnTo>
                                        <a:cubicBezTo>
                                          <a:pt x="-3" y="1404619"/>
                                          <a:pt x="2327088" y="1144614"/>
                                          <a:pt x="3495795" y="1092471"/>
                                        </a:cubicBezTo>
                                        <a:cubicBezTo>
                                          <a:pt x="4462442" y="1049411"/>
                                          <a:pt x="6398688" y="1092471"/>
                                          <a:pt x="6398688" y="1092471"/>
                                        </a:cubicBezTo>
                                        <a:lnTo>
                                          <a:pt x="6398688" y="468291"/>
                                        </a:lnTo>
                                        <a:cubicBezTo>
                                          <a:pt x="6398688" y="468291"/>
                                          <a:pt x="4461263" y="532584"/>
                                          <a:pt x="3495795" y="468291"/>
                                        </a:cubicBezTo>
                                        <a:cubicBezTo>
                                          <a:pt x="2322759" y="390075"/>
                                          <a:pt x="-3" y="66"/>
                                          <a:pt x="-3" y="66"/>
                                        </a:cubicBezTo>
                                        <a:close/>
                                      </a:path>
                                    </a:pathLst>
                                  </a:custGeom>
                                  <a:solidFill>
                                    <a:schemeClr val="tx1">
                                      <a:lumMod val="85000"/>
                                      <a:lumOff val="15000"/>
                                    </a:schemeClr>
                                  </a:solidFill>
                                  <a:ln w="134517" cap="flat">
                                    <a:noFill/>
                                    <a:prstDash val="solid"/>
                                    <a:round/>
                                  </a:ln>
                                </wps:spPr>
                                <wps:bodyPr/>
                              </wps:wsp>
                              <wps:wsp>
                                <wps:cNvPr id="2060253170" name="Freeform: Shape 1299667694"/>
                                <wps:cNvSpPr/>
                                <wps:spPr>
                                  <a:xfrm>
                                    <a:off x="2730199" y="377028"/>
                                    <a:ext cx="74527" cy="59735"/>
                                  </a:xfrm>
                                  <a:custGeom>
                                    <a:avLst/>
                                    <a:gdLst>
                                      <a:gd name="csX0" fmla="*/ 5054 w 130526"/>
                                      <a:gd name="csY0" fmla="*/ 35909 h 104638"/>
                                      <a:gd name="csX1" fmla="*/ 45872 w 130526"/>
                                      <a:gd name="csY1" fmla="*/ 4766 h 104638"/>
                                      <a:gd name="csX2" fmla="*/ 98722 w 130526"/>
                                      <a:gd name="csY2" fmla="*/ 4766 h 104638"/>
                                      <a:gd name="csX3" fmla="*/ 129985 w 130526"/>
                                      <a:gd name="csY3" fmla="*/ 35909 h 104638"/>
                                      <a:gd name="csX4" fmla="*/ 98722 w 130526"/>
                                      <a:gd name="csY4" fmla="*/ 98316 h 104638"/>
                                      <a:gd name="csX5" fmla="*/ 36316 w 130526"/>
                                      <a:gd name="csY5" fmla="*/ 98316 h 104638"/>
                                      <a:gd name="csX6" fmla="*/ 5054 w 130526"/>
                                      <a:gd name="csY6" fmla="*/ 79441 h 104638"/>
                                      <a:gd name="csX7" fmla="*/ 5054 w 130526"/>
                                      <a:gd name="csY7" fmla="*/ 35909 h 104638"/>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Lst>
                                    <a:rect l="l" t="t" r="r" b="b"/>
                                    <a:pathLst>
                                      <a:path w="130526" h="104638">
                                        <a:moveTo>
                                          <a:pt x="5054" y="35909"/>
                                        </a:moveTo>
                                        <a:cubicBezTo>
                                          <a:pt x="12722" y="20574"/>
                                          <a:pt x="29592" y="10191"/>
                                          <a:pt x="45872" y="4766"/>
                                        </a:cubicBezTo>
                                        <a:cubicBezTo>
                                          <a:pt x="62506" y="-897"/>
                                          <a:pt x="82442" y="-2076"/>
                                          <a:pt x="98722" y="4766"/>
                                        </a:cubicBezTo>
                                        <a:cubicBezTo>
                                          <a:pt x="112290" y="10310"/>
                                          <a:pt x="127625" y="21399"/>
                                          <a:pt x="129985" y="35909"/>
                                        </a:cubicBezTo>
                                        <a:cubicBezTo>
                                          <a:pt x="133642" y="58914"/>
                                          <a:pt x="118542" y="86166"/>
                                          <a:pt x="98722" y="98316"/>
                                        </a:cubicBezTo>
                                        <a:cubicBezTo>
                                          <a:pt x="81027" y="109288"/>
                                          <a:pt x="56372" y="103977"/>
                                          <a:pt x="36316" y="98316"/>
                                        </a:cubicBezTo>
                                        <a:cubicBezTo>
                                          <a:pt x="24637" y="95130"/>
                                          <a:pt x="11071" y="90057"/>
                                          <a:pt x="5054" y="79441"/>
                                        </a:cubicBezTo>
                                        <a:cubicBezTo>
                                          <a:pt x="-2024" y="66818"/>
                                          <a:pt x="-1316" y="48886"/>
                                          <a:pt x="5054" y="35909"/>
                                        </a:cubicBezTo>
                                        <a:close/>
                                      </a:path>
                                    </a:pathLst>
                                  </a:custGeom>
                                  <a:solidFill>
                                    <a:schemeClr val="bg1"/>
                                  </a:solidFill>
                                  <a:ln w="134517" cap="flat">
                                    <a:noFill/>
                                    <a:prstDash val="solid"/>
                                    <a:round/>
                                  </a:ln>
                                </wps:spPr>
                                <wps:bodyPr/>
                              </wps:wsp>
                              <wps:wsp>
                                <wps:cNvPr id="855314670" name="Freeform: Shape 2069384320"/>
                                <wps:cNvSpPr/>
                                <wps:spPr>
                                  <a:xfrm>
                                    <a:off x="2695530" y="468035"/>
                                    <a:ext cx="68890" cy="57507"/>
                                  </a:xfrm>
                                  <a:custGeom>
                                    <a:avLst/>
                                    <a:gdLst>
                                      <a:gd name="csX0" fmla="*/ 44082 w 120654"/>
                                      <a:gd name="csY0" fmla="*/ 7251 h 100735"/>
                                      <a:gd name="csX1" fmla="*/ 2321 w 120654"/>
                                      <a:gd name="csY1" fmla="*/ 38394 h 100735"/>
                                      <a:gd name="csX2" fmla="*/ 12820 w 120654"/>
                                      <a:gd name="csY2" fmla="*/ 86055 h 100735"/>
                                      <a:gd name="csX3" fmla="*/ 61071 w 120654"/>
                                      <a:gd name="csY3" fmla="*/ 100801 h 100735"/>
                                      <a:gd name="csX4" fmla="*/ 106488 w 120654"/>
                                      <a:gd name="csY4" fmla="*/ 86055 h 100735"/>
                                      <a:gd name="csX5" fmla="*/ 120645 w 120654"/>
                                      <a:gd name="csY5" fmla="*/ 48894 h 100735"/>
                                      <a:gd name="csX6" fmla="*/ 106488 w 120654"/>
                                      <a:gd name="csY6" fmla="*/ 7251 h 100735"/>
                                      <a:gd name="csX7" fmla="*/ 44082 w 120654"/>
                                      <a:gd name="csY7" fmla="*/ 7251 h 100735"/>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Lst>
                                    <a:rect l="l" t="t" r="r" b="b"/>
                                    <a:pathLst>
                                      <a:path w="120654" h="100735">
                                        <a:moveTo>
                                          <a:pt x="44082" y="7251"/>
                                        </a:moveTo>
                                        <a:cubicBezTo>
                                          <a:pt x="27567" y="12677"/>
                                          <a:pt x="8337" y="22114"/>
                                          <a:pt x="2321" y="38394"/>
                                        </a:cubicBezTo>
                                        <a:cubicBezTo>
                                          <a:pt x="-3342" y="53731"/>
                                          <a:pt x="1849" y="74140"/>
                                          <a:pt x="12820" y="86055"/>
                                        </a:cubicBezTo>
                                        <a:cubicBezTo>
                                          <a:pt x="24263" y="98441"/>
                                          <a:pt x="44200" y="100918"/>
                                          <a:pt x="61071" y="100801"/>
                                        </a:cubicBezTo>
                                        <a:cubicBezTo>
                                          <a:pt x="76996" y="100682"/>
                                          <a:pt x="94927" y="97144"/>
                                          <a:pt x="106488" y="86055"/>
                                        </a:cubicBezTo>
                                        <a:cubicBezTo>
                                          <a:pt x="116162" y="76972"/>
                                          <a:pt x="120409" y="62107"/>
                                          <a:pt x="120645" y="48894"/>
                                        </a:cubicBezTo>
                                        <a:cubicBezTo>
                                          <a:pt x="120881" y="34148"/>
                                          <a:pt x="118404" y="15744"/>
                                          <a:pt x="106488" y="7251"/>
                                        </a:cubicBezTo>
                                        <a:cubicBezTo>
                                          <a:pt x="89619" y="-4899"/>
                                          <a:pt x="63783" y="645"/>
                                          <a:pt x="44082" y="7251"/>
                                        </a:cubicBezTo>
                                        <a:close/>
                                      </a:path>
                                    </a:pathLst>
                                  </a:custGeom>
                                  <a:solidFill>
                                    <a:schemeClr val="bg1"/>
                                  </a:solidFill>
                                  <a:ln w="134517" cap="flat">
                                    <a:noFill/>
                                    <a:prstDash val="solid"/>
                                    <a:round/>
                                  </a:ln>
                                </wps:spPr>
                                <wps:bodyPr/>
                              </wps:wsp>
                              <wps:wsp>
                                <wps:cNvPr id="1692235763" name="Freeform: Shape 1311311488"/>
                                <wps:cNvSpPr/>
                                <wps:spPr>
                                  <a:xfrm>
                                    <a:off x="2816872" y="446366"/>
                                    <a:ext cx="70848" cy="57871"/>
                                  </a:xfrm>
                                  <a:custGeom>
                                    <a:avLst/>
                                    <a:gdLst>
                                      <a:gd name="csX0" fmla="*/ 7278 w 124083"/>
                                      <a:gd name="csY0" fmla="*/ 38811 h 101373"/>
                                      <a:gd name="csX1" fmla="*/ 33350 w 124083"/>
                                      <a:gd name="csY1" fmla="*/ 7549 h 101373"/>
                                      <a:gd name="csX2" fmla="*/ 101418 w 124083"/>
                                      <a:gd name="csY2" fmla="*/ 7549 h 101373"/>
                                      <a:gd name="csX3" fmla="*/ 123715 w 124083"/>
                                      <a:gd name="csY3" fmla="*/ 38811 h 101373"/>
                                      <a:gd name="csX4" fmla="*/ 113805 w 124083"/>
                                      <a:gd name="csY4" fmla="*/ 69954 h 101373"/>
                                      <a:gd name="csX5" fmla="*/ 51399 w 124083"/>
                                      <a:gd name="csY5" fmla="*/ 101216 h 101373"/>
                                      <a:gd name="csX6" fmla="*/ 4565 w 124083"/>
                                      <a:gd name="csY6" fmla="*/ 85527 h 101373"/>
                                      <a:gd name="csX7" fmla="*/ 7278 w 124083"/>
                                      <a:gd name="csY7" fmla="*/ 38811 h 101373"/>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Lst>
                                    <a:rect l="l" t="t" r="r" b="b"/>
                                    <a:pathLst>
                                      <a:path w="124083" h="101373">
                                        <a:moveTo>
                                          <a:pt x="7278" y="38811"/>
                                        </a:moveTo>
                                        <a:cubicBezTo>
                                          <a:pt x="12351" y="26187"/>
                                          <a:pt x="21081" y="13329"/>
                                          <a:pt x="33350" y="7549"/>
                                        </a:cubicBezTo>
                                        <a:cubicBezTo>
                                          <a:pt x="53994" y="-2008"/>
                                          <a:pt x="81246" y="-2832"/>
                                          <a:pt x="101418" y="7549"/>
                                        </a:cubicBezTo>
                                        <a:cubicBezTo>
                                          <a:pt x="112743" y="13448"/>
                                          <a:pt x="121828" y="26070"/>
                                          <a:pt x="123715" y="38811"/>
                                        </a:cubicBezTo>
                                        <a:cubicBezTo>
                                          <a:pt x="125484" y="49547"/>
                                          <a:pt x="120883" y="61697"/>
                                          <a:pt x="113805" y="69954"/>
                                        </a:cubicBezTo>
                                        <a:cubicBezTo>
                                          <a:pt x="98705" y="87651"/>
                                          <a:pt x="74639" y="99565"/>
                                          <a:pt x="51399" y="101216"/>
                                        </a:cubicBezTo>
                                        <a:cubicBezTo>
                                          <a:pt x="35001" y="102397"/>
                                          <a:pt x="13767" y="99211"/>
                                          <a:pt x="4565" y="85527"/>
                                        </a:cubicBezTo>
                                        <a:cubicBezTo>
                                          <a:pt x="-4283" y="72669"/>
                                          <a:pt x="1497" y="53321"/>
                                          <a:pt x="7278" y="38811"/>
                                        </a:cubicBezTo>
                                        <a:close/>
                                      </a:path>
                                    </a:pathLst>
                                  </a:custGeom>
                                  <a:solidFill>
                                    <a:schemeClr val="bg1"/>
                                  </a:solidFill>
                                  <a:ln w="134517" cap="flat">
                                    <a:noFill/>
                                    <a:prstDash val="solid"/>
                                    <a:round/>
                                  </a:ln>
                                </wps:spPr>
                                <wps:bodyPr/>
                              </wps:wsp>
                              <wps:wsp>
                                <wps:cNvPr id="1368433246" name="Freeform: Shape 1471055799"/>
                                <wps:cNvSpPr/>
                                <wps:spPr>
                                  <a:xfrm>
                                    <a:off x="2860209" y="381362"/>
                                    <a:ext cx="77648" cy="55630"/>
                                  </a:xfrm>
                                  <a:custGeom>
                                    <a:avLst/>
                                    <a:gdLst>
                                      <a:gd name="csX0" fmla="*/ 1062 w 135995"/>
                                      <a:gd name="csY0" fmla="*/ 32688 h 97448"/>
                                      <a:gd name="csX1" fmla="*/ 56390 w 135995"/>
                                      <a:gd name="csY1" fmla="*/ 1545 h 97448"/>
                                      <a:gd name="csX2" fmla="*/ 118324 w 135995"/>
                                      <a:gd name="csY2" fmla="*/ 12398 h 97448"/>
                                      <a:gd name="csX3" fmla="*/ 135548 w 135995"/>
                                      <a:gd name="csY3" fmla="*/ 51918 h 97448"/>
                                      <a:gd name="csX4" fmla="*/ 94613 w 135995"/>
                                      <a:gd name="csY4" fmla="*/ 95095 h 97448"/>
                                      <a:gd name="csX5" fmla="*/ 32206 w 135995"/>
                                      <a:gd name="csY5" fmla="*/ 82118 h 97448"/>
                                      <a:gd name="csX6" fmla="*/ 1062 w 135995"/>
                                      <a:gd name="csY6" fmla="*/ 32688 h 97448"/>
                                    </a:gdLst>
                                    <a:ahLst/>
                                    <a:cxnLst>
                                      <a:cxn ang="0">
                                        <a:pos x="csX0" y="csY0"/>
                                      </a:cxn>
                                      <a:cxn ang="0">
                                        <a:pos x="csX1" y="csY1"/>
                                      </a:cxn>
                                      <a:cxn ang="0">
                                        <a:pos x="csX2" y="csY2"/>
                                      </a:cxn>
                                      <a:cxn ang="0">
                                        <a:pos x="csX3" y="csY3"/>
                                      </a:cxn>
                                      <a:cxn ang="0">
                                        <a:pos x="csX4" y="csY4"/>
                                      </a:cxn>
                                      <a:cxn ang="0">
                                        <a:pos x="csX5" y="csY5"/>
                                      </a:cxn>
                                      <a:cxn ang="0">
                                        <a:pos x="csX6" y="csY6"/>
                                      </a:cxn>
                                    </a:cxnLst>
                                    <a:rect l="l" t="t" r="r" b="b"/>
                                    <a:pathLst>
                                      <a:path w="135995" h="97448">
                                        <a:moveTo>
                                          <a:pt x="1062" y="32688"/>
                                        </a:moveTo>
                                        <a:cubicBezTo>
                                          <a:pt x="7078" y="13813"/>
                                          <a:pt x="36807" y="4965"/>
                                          <a:pt x="56390" y="1545"/>
                                        </a:cubicBezTo>
                                        <a:cubicBezTo>
                                          <a:pt x="76799" y="-2113"/>
                                          <a:pt x="101337" y="836"/>
                                          <a:pt x="118324" y="12398"/>
                                        </a:cubicBezTo>
                                        <a:cubicBezTo>
                                          <a:pt x="130240" y="20419"/>
                                          <a:pt x="138025" y="37761"/>
                                          <a:pt x="135548" y="51918"/>
                                        </a:cubicBezTo>
                                        <a:cubicBezTo>
                                          <a:pt x="132009" y="71383"/>
                                          <a:pt x="113605" y="89196"/>
                                          <a:pt x="94613" y="95095"/>
                                        </a:cubicBezTo>
                                        <a:cubicBezTo>
                                          <a:pt x="74321" y="101583"/>
                                          <a:pt x="49665" y="94269"/>
                                          <a:pt x="32206" y="82118"/>
                                        </a:cubicBezTo>
                                        <a:cubicBezTo>
                                          <a:pt x="16162" y="71028"/>
                                          <a:pt x="-4954" y="51328"/>
                                          <a:pt x="1062" y="32688"/>
                                        </a:cubicBezTo>
                                        <a:close/>
                                      </a:path>
                                    </a:pathLst>
                                  </a:custGeom>
                                  <a:solidFill>
                                    <a:schemeClr val="bg1"/>
                                  </a:solidFill>
                                  <a:ln w="134517" cap="flat">
                                    <a:noFill/>
                                    <a:prstDash val="solid"/>
                                    <a:round/>
                                  </a:ln>
                                </wps:spPr>
                                <wps:bodyPr/>
                              </wps:wsp>
                            </wpg:grpSp>
                            <wpg:grpSp>
                              <wpg:cNvPr id="653307277" name="Group 102"/>
                              <wpg:cNvGrpSpPr/>
                              <wpg:grpSpPr>
                                <a:xfrm>
                                  <a:off x="2211284" y="4922322"/>
                                  <a:ext cx="489890" cy="1187773"/>
                                  <a:chOff x="0" y="73672"/>
                                  <a:chExt cx="489906" cy="1187830"/>
                                </a:xfrm>
                              </wpg:grpSpPr>
                              <wps:wsp>
                                <wps:cNvPr id="1592790205" name="TextBox 21">
                                  <a:extLst>
                                    <a:ext uri="{FF2B5EF4-FFF2-40B4-BE49-F238E27FC236}">
                                      <a16:creationId xmlns:a16="http://schemas.microsoft.com/office/drawing/2014/main" id="{61DE7B0C-EA5B-14A4-0A56-F023EFF3A740}"/>
                                    </a:ext>
                                  </a:extLst>
                                </wps:cNvPr>
                                <wps:cNvSpPr txBox="1"/>
                                <wps:spPr>
                                  <a:xfrm>
                                    <a:off x="2619" y="73672"/>
                                    <a:ext cx="487287" cy="386148"/>
                                  </a:xfrm>
                                  <a:prstGeom prst="rect">
                                    <a:avLst/>
                                  </a:prstGeom>
                                  <a:noFill/>
                                  <a:ln w="28575">
                                    <a:noFill/>
                                  </a:ln>
                                </wps:spPr>
                                <wps:txbx>
                                  <w:txbxContent>
                                    <w:p w14:paraId="29A59C3E" w14:textId="77777777" w:rsidR="00000D04" w:rsidRPr="00334CD5" w:rsidRDefault="00000D04" w:rsidP="00000D04">
                                      <m:oMathPara>
                                        <m:oMathParaPr>
                                          <m:jc m:val="centerGroup"/>
                                        </m:oMathParaPr>
                                        <m:oMath>
                                          <m:r>
                                            <m:rPr>
                                              <m:sty m:val="b"/>
                                            </m:rPr>
                                            <w:rPr>
                                              <w:rFonts w:ascii="Cambria Math" w:hAnsi="Cambria Math"/>
                                            </w:rPr>
                                            <m:t>Δ</m:t>
                                          </m:r>
                                          <m:r>
                                            <m:rPr>
                                              <m:sty m:val="bi"/>
                                            </m:rPr>
                                            <w:rPr>
                                              <w:rFonts w:ascii="Cambria Math" w:hAnsi="Cambria Math"/>
                                            </w:rPr>
                                            <m:t>a</m:t>
                                          </m:r>
                                        </m:oMath>
                                      </m:oMathPara>
                                    </w:p>
                                  </w:txbxContent>
                                </wps:txbx>
                                <wps:bodyPr wrap="square" rtlCol="0">
                                  <a:noAutofit/>
                                </wps:bodyPr>
                              </wps:wsp>
                              <wps:wsp>
                                <wps:cNvPr id="316723720" name="Straight Arrow Connector 1228414626">
                                  <a:extLst>
                                    <a:ext uri="{FF2B5EF4-FFF2-40B4-BE49-F238E27FC236}">
                                      <a16:creationId xmlns:a16="http://schemas.microsoft.com/office/drawing/2014/main" id="{A20A367D-D69B-5DEF-378A-2222C2D50364}"/>
                                    </a:ext>
                                  </a:extLst>
                                </wps:cNvPr>
                                <wps:cNvCnPr>
                                  <a:cxnSpLocks/>
                                </wps:cNvCnPr>
                                <wps:spPr>
                                  <a:xfrm>
                                    <a:off x="0" y="375221"/>
                                    <a:ext cx="486594" cy="0"/>
                                  </a:xfrm>
                                  <a:prstGeom prst="straightConnector1">
                                    <a:avLst/>
                                  </a:prstGeom>
                                  <a:ln w="28575">
                                    <a:solidFill>
                                      <a:srgbClr val="C00000"/>
                                    </a:solidFill>
                                    <a:headEnd type="triangle" w="med" len="med"/>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1969918222" name="Straight Connector 49050730">
                                  <a:extLst>
                                    <a:ext uri="{FF2B5EF4-FFF2-40B4-BE49-F238E27FC236}">
                                      <a16:creationId xmlns:a16="http://schemas.microsoft.com/office/drawing/2014/main" id="{3C9DE0C4-544D-8B7B-B877-5162B496769A}"/>
                                    </a:ext>
                                  </a:extLst>
                                </wps:cNvPr>
                                <wps:cNvCnPr>
                                  <a:cxnSpLocks/>
                                </wps:cNvCnPr>
                                <wps:spPr>
                                  <a:xfrm>
                                    <a:off x="485369" y="281627"/>
                                    <a:ext cx="0" cy="979875"/>
                                  </a:xfrm>
                                  <a:prstGeom prst="line">
                                    <a:avLst/>
                                  </a:prstGeom>
                                  <a:ln w="28575">
                                    <a:solidFill>
                                      <a:srgbClr val="C00000"/>
                                    </a:solidFill>
                                    <a:prstDash val="solid"/>
                                  </a:ln>
                                </wps:spPr>
                                <wps:style>
                                  <a:lnRef idx="2">
                                    <a:schemeClr val="accent1"/>
                                  </a:lnRef>
                                  <a:fillRef idx="0">
                                    <a:schemeClr val="accent1"/>
                                  </a:fillRef>
                                  <a:effectRef idx="1">
                                    <a:schemeClr val="accent1"/>
                                  </a:effectRef>
                                  <a:fontRef idx="minor">
                                    <a:schemeClr val="tx1"/>
                                  </a:fontRef>
                                </wps:style>
                                <wps:bodyPr/>
                              </wps:wsp>
                            </wpg:grpSp>
                            <wpg:grpSp>
                              <wpg:cNvPr id="1243418567" name="Group 99"/>
                              <wpg:cNvGrpSpPr/>
                              <wpg:grpSpPr>
                                <a:xfrm>
                                  <a:off x="0" y="3906982"/>
                                  <a:ext cx="4350878" cy="801331"/>
                                  <a:chOff x="0" y="0"/>
                                  <a:chExt cx="4351162" cy="801817"/>
                                </a:xfrm>
                              </wpg:grpSpPr>
                              <wps:wsp>
                                <wps:cNvPr id="20764077" name="TextBox 35">
                                  <a:extLst>
                                    <a:ext uri="{FF2B5EF4-FFF2-40B4-BE49-F238E27FC236}">
                                      <a16:creationId xmlns:a16="http://schemas.microsoft.com/office/drawing/2014/main" id="{CC29E0FD-9764-468D-850B-E0CA584119B6}"/>
                                    </a:ext>
                                  </a:extLst>
                                </wps:cNvPr>
                                <wps:cNvSpPr txBox="1"/>
                                <wps:spPr>
                                  <a:xfrm>
                                    <a:off x="0" y="4333"/>
                                    <a:ext cx="695211" cy="789104"/>
                                  </a:xfrm>
                                  <a:prstGeom prst="rect">
                                    <a:avLst/>
                                  </a:prstGeom>
                                  <a:noFill/>
                                </wps:spPr>
                                <wps:txbx>
                                  <w:txbxContent>
                                    <w:p w14:paraId="5167BF6E" w14:textId="77777777" w:rsidR="00000D04" w:rsidRPr="00E34946" w:rsidRDefault="00000D04" w:rsidP="00000D04">
                                      <w:pPr>
                                        <w:pStyle w:val="NoSpacing"/>
                                        <w:jc w:val="center"/>
                                        <w:rPr>
                                          <w:rFonts w:asciiTheme="majorBidi" w:hAnsiTheme="majorBidi" w:cstheme="majorBidi"/>
                                        </w:rPr>
                                      </w:pPr>
                                      <w:r w:rsidRPr="00E34946">
                                        <w:rPr>
                                          <w:rFonts w:asciiTheme="majorBidi" w:hAnsiTheme="majorBidi" w:cstheme="majorBidi"/>
                                        </w:rPr>
                                        <w:t>I</w:t>
                                      </w:r>
                                      <w:r>
                                        <w:rPr>
                                          <w:rFonts w:asciiTheme="majorBidi" w:hAnsiTheme="majorBidi" w:cstheme="majorBidi"/>
                                        </w:rPr>
                                        <w:t>V</w:t>
                                      </w:r>
                                    </w:p>
                                  </w:txbxContent>
                                </wps:txbx>
                                <wps:bodyPr wrap="square" rtlCol="0" anchor="ctr">
                                  <a:noAutofit/>
                                </wps:bodyPr>
                              </wps:wsp>
                              <wps:wsp>
                                <wps:cNvPr id="75655649" name="Freeform: Shape 1440392180"/>
                                <wps:cNvSpPr/>
                                <wps:spPr>
                                  <a:xfrm>
                                    <a:off x="697717" y="0"/>
                                    <a:ext cx="3653445" cy="801817"/>
                                  </a:xfrm>
                                  <a:custGeom>
                                    <a:avLst/>
                                    <a:gdLst>
                                      <a:gd name="csX0" fmla="*/ -3 w 6398690"/>
                                      <a:gd name="csY0" fmla="*/ 18 h 1404553"/>
                                      <a:gd name="csX1" fmla="*/ -3 w 6398690"/>
                                      <a:gd name="csY1" fmla="*/ 312167 h 1404553"/>
                                      <a:gd name="csX2" fmla="*/ 2653134 w 6398690"/>
                                      <a:gd name="csY2" fmla="*/ 780391 h 1404553"/>
                                      <a:gd name="csX3" fmla="*/ -3 w 6398690"/>
                                      <a:gd name="csY3" fmla="*/ 1092421 h 1404553"/>
                                      <a:gd name="csX4" fmla="*/ -3 w 6398690"/>
                                      <a:gd name="csY4" fmla="*/ 1404571 h 1404553"/>
                                      <a:gd name="csX5" fmla="*/ 2653134 w 6398690"/>
                                      <a:gd name="csY5" fmla="*/ 1092421 h 1404553"/>
                                      <a:gd name="csX6" fmla="*/ 6398688 w 6398690"/>
                                      <a:gd name="csY6" fmla="*/ 1092421 h 1404553"/>
                                      <a:gd name="csX7" fmla="*/ 6398688 w 6398690"/>
                                      <a:gd name="csY7" fmla="*/ 468243 h 1404553"/>
                                      <a:gd name="csX8" fmla="*/ 2653134 w 6398690"/>
                                      <a:gd name="csY8" fmla="*/ 468243 h 1404553"/>
                                      <a:gd name="csX9" fmla="*/ -3 w 6398690"/>
                                      <a:gd name="csY9" fmla="*/ 18 h 1404553"/>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Lst>
                                    <a:rect l="l" t="t" r="r" b="b"/>
                                    <a:pathLst>
                                      <a:path w="6398690" h="1404553">
                                        <a:moveTo>
                                          <a:pt x="-3" y="18"/>
                                        </a:moveTo>
                                        <a:lnTo>
                                          <a:pt x="-3" y="312167"/>
                                        </a:lnTo>
                                        <a:lnTo>
                                          <a:pt x="2653134" y="780391"/>
                                        </a:lnTo>
                                        <a:lnTo>
                                          <a:pt x="-3" y="1092421"/>
                                        </a:lnTo>
                                        <a:lnTo>
                                          <a:pt x="-3" y="1404571"/>
                                        </a:lnTo>
                                        <a:cubicBezTo>
                                          <a:pt x="-3" y="1404571"/>
                                          <a:pt x="1764158" y="1144564"/>
                                          <a:pt x="2653134" y="1092421"/>
                                        </a:cubicBezTo>
                                        <a:cubicBezTo>
                                          <a:pt x="3899489" y="1019399"/>
                                          <a:pt x="6398688" y="1092421"/>
                                          <a:pt x="6398688" y="1092421"/>
                                        </a:cubicBezTo>
                                        <a:lnTo>
                                          <a:pt x="6398688" y="468243"/>
                                        </a:lnTo>
                                        <a:cubicBezTo>
                                          <a:pt x="6398688" y="468243"/>
                                          <a:pt x="3896894" y="577128"/>
                                          <a:pt x="2653134" y="468243"/>
                                        </a:cubicBezTo>
                                        <a:cubicBezTo>
                                          <a:pt x="1758484" y="389910"/>
                                          <a:pt x="-3" y="18"/>
                                          <a:pt x="-3" y="18"/>
                                        </a:cubicBezTo>
                                        <a:close/>
                                      </a:path>
                                    </a:pathLst>
                                  </a:custGeom>
                                  <a:solidFill>
                                    <a:schemeClr val="tx1">
                                      <a:lumMod val="85000"/>
                                      <a:lumOff val="15000"/>
                                    </a:schemeClr>
                                  </a:solidFill>
                                  <a:ln w="134517" cap="flat">
                                    <a:noFill/>
                                    <a:prstDash val="solid"/>
                                    <a:round/>
                                  </a:ln>
                                </wps:spPr>
                                <wps:bodyPr/>
                              </wps:wsp>
                              <wps:wsp>
                                <wps:cNvPr id="507770392" name="Freeform: Shape 1010704075"/>
                                <wps:cNvSpPr/>
                                <wps:spPr>
                                  <a:xfrm>
                                    <a:off x="2244830" y="372694"/>
                                    <a:ext cx="377111" cy="153597"/>
                                  </a:xfrm>
                                  <a:custGeom>
                                    <a:avLst/>
                                    <a:gdLst>
                                      <a:gd name="csX0" fmla="*/ 94512 w 660476"/>
                                      <a:gd name="csY0" fmla="*/ 2546 h 269058"/>
                                      <a:gd name="csX1" fmla="*/ 39773 w 660476"/>
                                      <a:gd name="csY1" fmla="*/ 41358 h 269058"/>
                                      <a:gd name="csX2" fmla="*/ 7804 w 660476"/>
                                      <a:gd name="csY2" fmla="*/ 96096 h 269058"/>
                                      <a:gd name="csX3" fmla="*/ 7331 w 660476"/>
                                      <a:gd name="csY3" fmla="*/ 208639 h 269058"/>
                                      <a:gd name="csX4" fmla="*/ 100763 w 660476"/>
                                      <a:gd name="csY4" fmla="*/ 268215 h 269058"/>
                                      <a:gd name="csX5" fmla="*/ 177444 w 660476"/>
                                      <a:gd name="csY5" fmla="*/ 252171 h 269058"/>
                                      <a:gd name="csX6" fmla="*/ 364664 w 660476"/>
                                      <a:gd name="csY6" fmla="*/ 220909 h 269058"/>
                                      <a:gd name="csX7" fmla="*/ 645550 w 660476"/>
                                      <a:gd name="csY7" fmla="*/ 189764 h 269058"/>
                                      <a:gd name="csX8" fmla="*/ 645550 w 660476"/>
                                      <a:gd name="csY8" fmla="*/ 96096 h 269058"/>
                                      <a:gd name="csX9" fmla="*/ 427070 w 660476"/>
                                      <a:gd name="csY9" fmla="*/ 33689 h 269058"/>
                                      <a:gd name="csX10" fmla="*/ 291758 w 660476"/>
                                      <a:gd name="csY10" fmla="*/ 33689 h 269058"/>
                                      <a:gd name="csX11" fmla="*/ 208706 w 660476"/>
                                      <a:gd name="csY11" fmla="*/ 18590 h 269058"/>
                                      <a:gd name="csX12" fmla="*/ 94512 w 660476"/>
                                      <a:gd name="csY12" fmla="*/ 2427 h 269058"/>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Lst>
                                    <a:rect l="l" t="t" r="r" b="b"/>
                                    <a:pathLst>
                                      <a:path w="660476" h="269058">
                                        <a:moveTo>
                                          <a:pt x="94512" y="2546"/>
                                        </a:moveTo>
                                        <a:cubicBezTo>
                                          <a:pt x="72687" y="7855"/>
                                          <a:pt x="54873" y="24842"/>
                                          <a:pt x="39773" y="41358"/>
                                        </a:cubicBezTo>
                                        <a:cubicBezTo>
                                          <a:pt x="25499" y="56930"/>
                                          <a:pt x="13348" y="75687"/>
                                          <a:pt x="7804" y="96096"/>
                                        </a:cubicBezTo>
                                        <a:cubicBezTo>
                                          <a:pt x="-1988" y="132312"/>
                                          <a:pt x="-3050" y="172659"/>
                                          <a:pt x="7331" y="208639"/>
                                        </a:cubicBezTo>
                                        <a:cubicBezTo>
                                          <a:pt x="24084" y="265855"/>
                                          <a:pt x="64429" y="261608"/>
                                          <a:pt x="100763" y="268215"/>
                                        </a:cubicBezTo>
                                        <a:cubicBezTo>
                                          <a:pt x="126363" y="272933"/>
                                          <a:pt x="151727" y="257007"/>
                                          <a:pt x="177444" y="252171"/>
                                        </a:cubicBezTo>
                                        <a:cubicBezTo>
                                          <a:pt x="239615" y="240492"/>
                                          <a:pt x="302021" y="229637"/>
                                          <a:pt x="364664" y="220909"/>
                                        </a:cubicBezTo>
                                        <a:cubicBezTo>
                                          <a:pt x="457977" y="207932"/>
                                          <a:pt x="582790" y="259956"/>
                                          <a:pt x="645550" y="189764"/>
                                        </a:cubicBezTo>
                                        <a:cubicBezTo>
                                          <a:pt x="666431" y="166525"/>
                                          <a:pt x="664425" y="120988"/>
                                          <a:pt x="645550" y="96096"/>
                                        </a:cubicBezTo>
                                        <a:cubicBezTo>
                                          <a:pt x="600013" y="35578"/>
                                          <a:pt x="502098" y="44189"/>
                                          <a:pt x="427070" y="33689"/>
                                        </a:cubicBezTo>
                                        <a:cubicBezTo>
                                          <a:pt x="382476" y="27438"/>
                                          <a:pt x="336704" y="37700"/>
                                          <a:pt x="291758" y="33689"/>
                                        </a:cubicBezTo>
                                        <a:cubicBezTo>
                                          <a:pt x="263681" y="31094"/>
                                          <a:pt x="236429" y="23072"/>
                                          <a:pt x="208706" y="18590"/>
                                        </a:cubicBezTo>
                                        <a:cubicBezTo>
                                          <a:pt x="170720" y="12456"/>
                                          <a:pt x="131790" y="-6656"/>
                                          <a:pt x="94512" y="2427"/>
                                        </a:cubicBezTo>
                                        <a:close/>
                                      </a:path>
                                    </a:pathLst>
                                  </a:custGeom>
                                  <a:solidFill>
                                    <a:schemeClr val="bg1"/>
                                  </a:solidFill>
                                  <a:ln w="134517" cap="flat">
                                    <a:noFill/>
                                    <a:prstDash val="solid"/>
                                    <a:round/>
                                  </a:ln>
                                </wps:spPr>
                                <wps:bodyPr/>
                              </wps:wsp>
                              <wps:wsp>
                                <wps:cNvPr id="1489282159" name="Freeform: Shape 1806682406"/>
                                <wps:cNvSpPr/>
                                <wps:spPr>
                                  <a:xfrm>
                                    <a:off x="2777869" y="448081"/>
                                    <a:ext cx="70849" cy="57831"/>
                                  </a:xfrm>
                                  <a:custGeom>
                                    <a:avLst/>
                                    <a:gdLst>
                                      <a:gd name="csX0" fmla="*/ 7259 w 124084"/>
                                      <a:gd name="csY0" fmla="*/ 38592 h 101304"/>
                                      <a:gd name="csX1" fmla="*/ 33330 w 124084"/>
                                      <a:gd name="csY1" fmla="*/ 7448 h 101304"/>
                                      <a:gd name="csX2" fmla="*/ 101399 w 124084"/>
                                      <a:gd name="csY2" fmla="*/ 7448 h 101304"/>
                                      <a:gd name="csX3" fmla="*/ 123696 w 124084"/>
                                      <a:gd name="csY3" fmla="*/ 38592 h 101304"/>
                                      <a:gd name="csX4" fmla="*/ 113786 w 124084"/>
                                      <a:gd name="csY4" fmla="*/ 69854 h 101304"/>
                                      <a:gd name="csX5" fmla="*/ 51379 w 124084"/>
                                      <a:gd name="csY5" fmla="*/ 100999 h 101304"/>
                                      <a:gd name="csX6" fmla="*/ 4546 w 124084"/>
                                      <a:gd name="csY6" fmla="*/ 85427 h 101304"/>
                                      <a:gd name="csX7" fmla="*/ 7259 w 124084"/>
                                      <a:gd name="csY7" fmla="*/ 38592 h 101304"/>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Lst>
                                    <a:rect l="l" t="t" r="r" b="b"/>
                                    <a:pathLst>
                                      <a:path w="124084" h="101304">
                                        <a:moveTo>
                                          <a:pt x="7259" y="38592"/>
                                        </a:moveTo>
                                        <a:cubicBezTo>
                                          <a:pt x="12332" y="25969"/>
                                          <a:pt x="21062" y="13110"/>
                                          <a:pt x="33330" y="7448"/>
                                        </a:cubicBezTo>
                                        <a:cubicBezTo>
                                          <a:pt x="53857" y="-2225"/>
                                          <a:pt x="81227" y="-2933"/>
                                          <a:pt x="101399" y="7448"/>
                                        </a:cubicBezTo>
                                        <a:cubicBezTo>
                                          <a:pt x="112724" y="13229"/>
                                          <a:pt x="121808" y="25969"/>
                                          <a:pt x="123696" y="38592"/>
                                        </a:cubicBezTo>
                                        <a:cubicBezTo>
                                          <a:pt x="125465" y="49446"/>
                                          <a:pt x="120864" y="61597"/>
                                          <a:pt x="113786" y="69854"/>
                                        </a:cubicBezTo>
                                        <a:cubicBezTo>
                                          <a:pt x="98686" y="87550"/>
                                          <a:pt x="74620" y="99347"/>
                                          <a:pt x="51379" y="100999"/>
                                        </a:cubicBezTo>
                                        <a:cubicBezTo>
                                          <a:pt x="34982" y="102179"/>
                                          <a:pt x="13747" y="99111"/>
                                          <a:pt x="4546" y="85427"/>
                                        </a:cubicBezTo>
                                        <a:cubicBezTo>
                                          <a:pt x="-4303" y="72450"/>
                                          <a:pt x="1478" y="53103"/>
                                          <a:pt x="7259" y="38592"/>
                                        </a:cubicBezTo>
                                        <a:close/>
                                      </a:path>
                                    </a:pathLst>
                                  </a:custGeom>
                                  <a:solidFill>
                                    <a:schemeClr val="bg1"/>
                                  </a:solidFill>
                                  <a:ln w="134517" cap="flat">
                                    <a:noFill/>
                                    <a:prstDash val="solid"/>
                                    <a:round/>
                                  </a:ln>
                                </wps:spPr>
                                <wps:bodyPr/>
                              </wps:wsp>
                              <wps:wsp>
                                <wps:cNvPr id="895358256" name="Freeform: Shape 389510275"/>
                                <wps:cNvSpPr/>
                                <wps:spPr>
                                  <a:xfrm>
                                    <a:off x="2660860" y="422079"/>
                                    <a:ext cx="74525" cy="59740"/>
                                  </a:xfrm>
                                  <a:custGeom>
                                    <a:avLst/>
                                    <a:gdLst>
                                      <a:gd name="csX0" fmla="*/ 5035 w 130525"/>
                                      <a:gd name="csY0" fmla="*/ 35800 h 104648"/>
                                      <a:gd name="csX1" fmla="*/ 45735 w 130525"/>
                                      <a:gd name="csY1" fmla="*/ 4585 h 104648"/>
                                      <a:gd name="csX2" fmla="*/ 98703 w 130525"/>
                                      <a:gd name="csY2" fmla="*/ 4585 h 104648"/>
                                      <a:gd name="csX3" fmla="*/ 129965 w 130525"/>
                                      <a:gd name="csY3" fmla="*/ 35800 h 104648"/>
                                      <a:gd name="csX4" fmla="*/ 98703 w 130525"/>
                                      <a:gd name="csY4" fmla="*/ 98218 h 104648"/>
                                      <a:gd name="csX5" fmla="*/ 36297 w 130525"/>
                                      <a:gd name="csY5" fmla="*/ 98218 h 104648"/>
                                      <a:gd name="csX6" fmla="*/ 5035 w 130525"/>
                                      <a:gd name="csY6" fmla="*/ 79343 h 104648"/>
                                      <a:gd name="csX7" fmla="*/ 5035 w 130525"/>
                                      <a:gd name="csY7" fmla="*/ 35800 h 104648"/>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Lst>
                                    <a:rect l="l" t="t" r="r" b="b"/>
                                    <a:pathLst>
                                      <a:path w="130525" h="104648">
                                        <a:moveTo>
                                          <a:pt x="5035" y="35800"/>
                                        </a:moveTo>
                                        <a:cubicBezTo>
                                          <a:pt x="12703" y="20464"/>
                                          <a:pt x="29573" y="10083"/>
                                          <a:pt x="45735" y="4585"/>
                                        </a:cubicBezTo>
                                        <a:cubicBezTo>
                                          <a:pt x="62486" y="-1077"/>
                                          <a:pt x="82423" y="-2162"/>
                                          <a:pt x="98703" y="4585"/>
                                        </a:cubicBezTo>
                                        <a:cubicBezTo>
                                          <a:pt x="112270" y="10224"/>
                                          <a:pt x="127606" y="21278"/>
                                          <a:pt x="129965" y="35800"/>
                                        </a:cubicBezTo>
                                        <a:cubicBezTo>
                                          <a:pt x="133623" y="58769"/>
                                          <a:pt x="118522" y="85949"/>
                                          <a:pt x="98703" y="98218"/>
                                        </a:cubicBezTo>
                                        <a:cubicBezTo>
                                          <a:pt x="81007" y="109190"/>
                                          <a:pt x="56351" y="103762"/>
                                          <a:pt x="36297" y="98218"/>
                                        </a:cubicBezTo>
                                        <a:cubicBezTo>
                                          <a:pt x="24618" y="94915"/>
                                          <a:pt x="11051" y="89960"/>
                                          <a:pt x="5035" y="79343"/>
                                        </a:cubicBezTo>
                                        <a:cubicBezTo>
                                          <a:pt x="-2043" y="66720"/>
                                          <a:pt x="-1336" y="48812"/>
                                          <a:pt x="5035" y="35800"/>
                                        </a:cubicBezTo>
                                        <a:close/>
                                      </a:path>
                                    </a:pathLst>
                                  </a:custGeom>
                                  <a:solidFill>
                                    <a:schemeClr val="bg1"/>
                                  </a:solidFill>
                                  <a:ln w="134517" cap="flat">
                                    <a:noFill/>
                                    <a:prstDash val="solid"/>
                                    <a:round/>
                                  </a:ln>
                                </wps:spPr>
                                <wps:bodyPr/>
                              </wps:wsp>
                            </wpg:grpSp>
                            <wpg:grpSp>
                              <wpg:cNvPr id="1799259329" name="Group 98"/>
                              <wpg:cNvGrpSpPr/>
                              <wpg:grpSpPr>
                                <a:xfrm>
                                  <a:off x="0" y="2778826"/>
                                  <a:ext cx="4350878" cy="801331"/>
                                  <a:chOff x="0" y="0"/>
                                  <a:chExt cx="4351162" cy="801817"/>
                                </a:xfrm>
                              </wpg:grpSpPr>
                              <wps:wsp>
                                <wps:cNvPr id="799467209" name="TextBox 34">
                                  <a:extLst>
                                    <a:ext uri="{FF2B5EF4-FFF2-40B4-BE49-F238E27FC236}">
                                      <a16:creationId xmlns:a16="http://schemas.microsoft.com/office/drawing/2014/main" id="{41378C23-D83E-C2D0-060D-A7AB48170993}"/>
                                    </a:ext>
                                  </a:extLst>
                                </wps:cNvPr>
                                <wps:cNvSpPr txBox="1"/>
                                <wps:spPr>
                                  <a:xfrm>
                                    <a:off x="0" y="0"/>
                                    <a:ext cx="695043" cy="798893"/>
                                  </a:xfrm>
                                  <a:prstGeom prst="rect">
                                    <a:avLst/>
                                  </a:prstGeom>
                                  <a:noFill/>
                                </wps:spPr>
                                <wps:txbx>
                                  <w:txbxContent>
                                    <w:p w14:paraId="1427AEB0" w14:textId="77777777" w:rsidR="00000D04" w:rsidRPr="00E34946" w:rsidRDefault="00000D04" w:rsidP="00000D04">
                                      <w:pPr>
                                        <w:pStyle w:val="NoSpacing"/>
                                        <w:jc w:val="center"/>
                                        <w:rPr>
                                          <w:rFonts w:asciiTheme="majorBidi" w:hAnsiTheme="majorBidi" w:cstheme="majorBidi"/>
                                          <w:sz w:val="48"/>
                                          <w:szCs w:val="48"/>
                                        </w:rPr>
                                      </w:pPr>
                                      <w:r w:rsidRPr="00E34946">
                                        <w:rPr>
                                          <w:rFonts w:asciiTheme="majorBidi" w:hAnsiTheme="majorBidi" w:cstheme="majorBidi"/>
                                        </w:rPr>
                                        <w:t>I</w:t>
                                      </w:r>
                                      <w:r>
                                        <w:rPr>
                                          <w:rFonts w:asciiTheme="majorBidi" w:hAnsiTheme="majorBidi" w:cstheme="majorBidi"/>
                                        </w:rPr>
                                        <w:t>I</w:t>
                                      </w:r>
                                      <w:r w:rsidRPr="00E34946">
                                        <w:rPr>
                                          <w:rFonts w:asciiTheme="majorBidi" w:hAnsiTheme="majorBidi" w:cstheme="majorBidi"/>
                                        </w:rPr>
                                        <w:t>I</w:t>
                                      </w:r>
                                    </w:p>
                                  </w:txbxContent>
                                </wps:txbx>
                                <wps:bodyPr wrap="square" rtlCol="0" anchor="ctr">
                                  <a:noAutofit/>
                                </wps:bodyPr>
                              </wps:wsp>
                              <wps:wsp>
                                <wps:cNvPr id="130999935" name="Freeform: Shape 88928951"/>
                                <wps:cNvSpPr/>
                                <wps:spPr>
                                  <a:xfrm>
                                    <a:off x="697717" y="0"/>
                                    <a:ext cx="3653445" cy="801817"/>
                                  </a:xfrm>
                                  <a:custGeom>
                                    <a:avLst/>
                                    <a:gdLst>
                                      <a:gd name="csX0" fmla="*/ -3 w 6398690"/>
                                      <a:gd name="csY0" fmla="*/ -30 h 1404552"/>
                                      <a:gd name="csX1" fmla="*/ -3 w 6398690"/>
                                      <a:gd name="csY1" fmla="*/ 312120 h 1404552"/>
                                      <a:gd name="csX2" fmla="*/ 2653134 w 6398690"/>
                                      <a:gd name="csY2" fmla="*/ 780343 h 1404552"/>
                                      <a:gd name="csX3" fmla="*/ -3 w 6398690"/>
                                      <a:gd name="csY3" fmla="*/ 1092374 h 1404552"/>
                                      <a:gd name="csX4" fmla="*/ -3 w 6398690"/>
                                      <a:gd name="csY4" fmla="*/ 1404523 h 1404552"/>
                                      <a:gd name="csX5" fmla="*/ 2653134 w 6398690"/>
                                      <a:gd name="csY5" fmla="*/ 1092374 h 1404552"/>
                                      <a:gd name="csX6" fmla="*/ 6398688 w 6398690"/>
                                      <a:gd name="csY6" fmla="*/ 1092374 h 1404552"/>
                                      <a:gd name="csX7" fmla="*/ 6398688 w 6398690"/>
                                      <a:gd name="csY7" fmla="*/ 468194 h 1404552"/>
                                      <a:gd name="csX8" fmla="*/ 2653134 w 6398690"/>
                                      <a:gd name="csY8" fmla="*/ 468194 h 1404552"/>
                                      <a:gd name="csX9" fmla="*/ -3 w 6398690"/>
                                      <a:gd name="csY9" fmla="*/ -30 h 1404552"/>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Lst>
                                    <a:rect l="l" t="t" r="r" b="b"/>
                                    <a:pathLst>
                                      <a:path w="6398690" h="1404552">
                                        <a:moveTo>
                                          <a:pt x="-3" y="-30"/>
                                        </a:moveTo>
                                        <a:lnTo>
                                          <a:pt x="-3" y="312120"/>
                                        </a:lnTo>
                                        <a:lnTo>
                                          <a:pt x="2653134" y="780343"/>
                                        </a:lnTo>
                                        <a:lnTo>
                                          <a:pt x="-3" y="1092374"/>
                                        </a:lnTo>
                                        <a:lnTo>
                                          <a:pt x="-3" y="1404523"/>
                                        </a:lnTo>
                                        <a:cubicBezTo>
                                          <a:pt x="-3" y="1404523"/>
                                          <a:pt x="1764158" y="1144517"/>
                                          <a:pt x="2653134" y="1092374"/>
                                        </a:cubicBezTo>
                                        <a:cubicBezTo>
                                          <a:pt x="3899489" y="1019350"/>
                                          <a:pt x="6398688" y="1092374"/>
                                          <a:pt x="6398688" y="1092374"/>
                                        </a:cubicBezTo>
                                        <a:lnTo>
                                          <a:pt x="6398688" y="468194"/>
                                        </a:lnTo>
                                        <a:cubicBezTo>
                                          <a:pt x="6398688" y="468194"/>
                                          <a:pt x="3896894" y="577080"/>
                                          <a:pt x="2653134" y="468194"/>
                                        </a:cubicBezTo>
                                        <a:cubicBezTo>
                                          <a:pt x="1758484" y="389862"/>
                                          <a:pt x="-3" y="-30"/>
                                          <a:pt x="-3" y="-30"/>
                                        </a:cubicBezTo>
                                        <a:close/>
                                      </a:path>
                                    </a:pathLst>
                                  </a:custGeom>
                                  <a:solidFill>
                                    <a:schemeClr val="tx1">
                                      <a:lumMod val="85000"/>
                                      <a:lumOff val="15000"/>
                                    </a:schemeClr>
                                  </a:solidFill>
                                  <a:ln w="134517" cap="flat">
                                    <a:noFill/>
                                    <a:prstDash val="solid"/>
                                    <a:round/>
                                  </a:ln>
                                </wps:spPr>
                                <wps:bodyPr/>
                              </wps:wsp>
                              <wps:wsp>
                                <wps:cNvPr id="321755161" name="Freeform: Shape 186983754"/>
                                <wps:cNvSpPr/>
                                <wps:spPr>
                                  <a:xfrm>
                                    <a:off x="2249164" y="372694"/>
                                    <a:ext cx="125131" cy="152215"/>
                                  </a:xfrm>
                                  <a:custGeom>
                                    <a:avLst/>
                                    <a:gdLst>
                                      <a:gd name="csX0" fmla="*/ 78756 w 219157"/>
                                      <a:gd name="csY0" fmla="*/ 26 h 266638"/>
                                      <a:gd name="csX1" fmla="*/ 18356 w 219157"/>
                                      <a:gd name="csY1" fmla="*/ 38957 h 266638"/>
                                      <a:gd name="csX2" fmla="*/ 26495 w 219157"/>
                                      <a:gd name="csY2" fmla="*/ 87443 h 266638"/>
                                      <a:gd name="csX3" fmla="*/ 70 w 219157"/>
                                      <a:gd name="csY3" fmla="*/ 201519 h 266638"/>
                                      <a:gd name="csX4" fmla="*/ 17412 w 219157"/>
                                      <a:gd name="csY4" fmla="*/ 254724 h 266638"/>
                                      <a:gd name="csX5" fmla="*/ 79346 w 219157"/>
                                      <a:gd name="csY5" fmla="*/ 265695 h 266638"/>
                                      <a:gd name="csX6" fmla="*/ 124883 w 219157"/>
                                      <a:gd name="csY6" fmla="*/ 251066 h 266638"/>
                                      <a:gd name="csX7" fmla="*/ 156145 w 219157"/>
                                      <a:gd name="csY7" fmla="*/ 219804 h 266638"/>
                                      <a:gd name="csX8" fmla="*/ 180329 w 219157"/>
                                      <a:gd name="csY8" fmla="*/ 130737 h 266638"/>
                                      <a:gd name="csX9" fmla="*/ 218551 w 219157"/>
                                      <a:gd name="csY9" fmla="*/ 47332 h 266638"/>
                                      <a:gd name="csX10" fmla="*/ 187289 w 219157"/>
                                      <a:gd name="csY10" fmla="*/ 16070 h 266638"/>
                                      <a:gd name="csX11" fmla="*/ 78756 w 219157"/>
                                      <a:gd name="csY11" fmla="*/ 26 h 266638"/>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Lst>
                                    <a:rect l="l" t="t" r="r" b="b"/>
                                    <a:pathLst>
                                      <a:path w="219157" h="266638">
                                        <a:moveTo>
                                          <a:pt x="78756" y="26"/>
                                        </a:moveTo>
                                        <a:cubicBezTo>
                                          <a:pt x="47259" y="-1390"/>
                                          <a:pt x="23192" y="25508"/>
                                          <a:pt x="18356" y="38957"/>
                                        </a:cubicBezTo>
                                        <a:cubicBezTo>
                                          <a:pt x="12811" y="54292"/>
                                          <a:pt x="27086" y="71045"/>
                                          <a:pt x="26495" y="87443"/>
                                        </a:cubicBezTo>
                                        <a:cubicBezTo>
                                          <a:pt x="25316" y="126490"/>
                                          <a:pt x="-1699" y="162471"/>
                                          <a:pt x="70" y="201519"/>
                                        </a:cubicBezTo>
                                        <a:cubicBezTo>
                                          <a:pt x="897" y="220159"/>
                                          <a:pt x="3373" y="242573"/>
                                          <a:pt x="17412" y="254724"/>
                                        </a:cubicBezTo>
                                        <a:cubicBezTo>
                                          <a:pt x="33338" y="268526"/>
                                          <a:pt x="58466" y="267229"/>
                                          <a:pt x="79346" y="265695"/>
                                        </a:cubicBezTo>
                                        <a:cubicBezTo>
                                          <a:pt x="95272" y="264634"/>
                                          <a:pt x="111316" y="259324"/>
                                          <a:pt x="124883" y="251066"/>
                                        </a:cubicBezTo>
                                        <a:cubicBezTo>
                                          <a:pt x="137388" y="243399"/>
                                          <a:pt x="148713" y="232545"/>
                                          <a:pt x="156145" y="219804"/>
                                        </a:cubicBezTo>
                                        <a:cubicBezTo>
                                          <a:pt x="171481" y="193261"/>
                                          <a:pt x="169830" y="159758"/>
                                          <a:pt x="180329" y="130737"/>
                                        </a:cubicBezTo>
                                        <a:cubicBezTo>
                                          <a:pt x="190710" y="101952"/>
                                          <a:pt x="223978" y="77414"/>
                                          <a:pt x="218551" y="47332"/>
                                        </a:cubicBezTo>
                                        <a:cubicBezTo>
                                          <a:pt x="215956" y="32822"/>
                                          <a:pt x="200501" y="22677"/>
                                          <a:pt x="187289" y="16070"/>
                                        </a:cubicBezTo>
                                        <a:cubicBezTo>
                                          <a:pt x="154611" y="-328"/>
                                          <a:pt x="115327" y="1206"/>
                                          <a:pt x="78756" y="26"/>
                                        </a:cubicBezTo>
                                        <a:close/>
                                      </a:path>
                                    </a:pathLst>
                                  </a:custGeom>
                                  <a:solidFill>
                                    <a:schemeClr val="bg1"/>
                                  </a:solidFill>
                                  <a:ln w="134517" cap="flat">
                                    <a:noFill/>
                                    <a:prstDash val="solid"/>
                                    <a:round/>
                                  </a:ln>
                                </wps:spPr>
                                <wps:bodyPr/>
                              </wps:wsp>
                              <wps:wsp>
                                <wps:cNvPr id="650128105" name="Freeform: Shape 240062329"/>
                                <wps:cNvSpPr/>
                                <wps:spPr>
                                  <a:xfrm>
                                    <a:off x="2383507" y="385695"/>
                                    <a:ext cx="109094" cy="125642"/>
                                  </a:xfrm>
                                  <a:custGeom>
                                    <a:avLst/>
                                    <a:gdLst>
                                      <a:gd name="csX0" fmla="*/ 59824 w 191067"/>
                                      <a:gd name="csY0" fmla="*/ 11058 h 220087"/>
                                      <a:gd name="csX1" fmla="*/ 27971 w 191067"/>
                                      <a:gd name="csY1" fmla="*/ 86912 h 220087"/>
                                      <a:gd name="csX2" fmla="*/ 2372 w 191067"/>
                                      <a:gd name="csY2" fmla="*/ 203113 h 220087"/>
                                      <a:gd name="csX3" fmla="*/ 49206 w 191067"/>
                                      <a:gd name="csY3" fmla="*/ 218685 h 220087"/>
                                      <a:gd name="csX4" fmla="*/ 135325 w 191067"/>
                                      <a:gd name="csY4" fmla="*/ 203938 h 220087"/>
                                      <a:gd name="csX5" fmla="*/ 163166 w 191067"/>
                                      <a:gd name="csY5" fmla="*/ 123955 h 220087"/>
                                      <a:gd name="csX6" fmla="*/ 190535 w 191067"/>
                                      <a:gd name="csY6" fmla="*/ 47864 h 220087"/>
                                      <a:gd name="csX7" fmla="*/ 163166 w 191067"/>
                                      <a:gd name="csY7" fmla="*/ 13063 h 220087"/>
                                      <a:gd name="csX8" fmla="*/ 59824 w 191067"/>
                                      <a:gd name="csY8" fmla="*/ 11058 h 220087"/>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191067" h="220087">
                                        <a:moveTo>
                                          <a:pt x="59824" y="11058"/>
                                        </a:moveTo>
                                        <a:cubicBezTo>
                                          <a:pt x="28444" y="35241"/>
                                          <a:pt x="36230" y="60723"/>
                                          <a:pt x="27971" y="86912"/>
                                        </a:cubicBezTo>
                                        <a:cubicBezTo>
                                          <a:pt x="15939" y="124663"/>
                                          <a:pt x="-7537" y="188603"/>
                                          <a:pt x="2372" y="203113"/>
                                        </a:cubicBezTo>
                                        <a:cubicBezTo>
                                          <a:pt x="11573" y="216797"/>
                                          <a:pt x="32808" y="217506"/>
                                          <a:pt x="49206" y="218685"/>
                                        </a:cubicBezTo>
                                        <a:cubicBezTo>
                                          <a:pt x="78227" y="220927"/>
                                          <a:pt x="113146" y="222814"/>
                                          <a:pt x="135325" y="203938"/>
                                        </a:cubicBezTo>
                                        <a:cubicBezTo>
                                          <a:pt x="156913" y="185771"/>
                                          <a:pt x="153728" y="150616"/>
                                          <a:pt x="163166" y="123955"/>
                                        </a:cubicBezTo>
                                        <a:cubicBezTo>
                                          <a:pt x="172131" y="98591"/>
                                          <a:pt x="194781" y="74525"/>
                                          <a:pt x="190535" y="47864"/>
                                        </a:cubicBezTo>
                                        <a:cubicBezTo>
                                          <a:pt x="188175" y="33354"/>
                                          <a:pt x="175789" y="20732"/>
                                          <a:pt x="163166" y="13063"/>
                                        </a:cubicBezTo>
                                        <a:cubicBezTo>
                                          <a:pt x="129544" y="-267"/>
                                          <a:pt x="90614" y="-7228"/>
                                          <a:pt x="59824" y="11058"/>
                                        </a:cubicBezTo>
                                        <a:close/>
                                      </a:path>
                                    </a:pathLst>
                                  </a:custGeom>
                                  <a:solidFill>
                                    <a:schemeClr val="bg1"/>
                                  </a:solidFill>
                                  <a:ln w="134517" cap="flat">
                                    <a:noFill/>
                                    <a:prstDash val="solid"/>
                                    <a:round/>
                                  </a:ln>
                                </wps:spPr>
                                <wps:bodyPr/>
                              </wps:wsp>
                              <wps:wsp>
                                <wps:cNvPr id="1586504538" name="Freeform: Shape 1528866593"/>
                                <wps:cNvSpPr/>
                                <wps:spPr>
                                  <a:xfrm>
                                    <a:off x="2630525" y="465416"/>
                                    <a:ext cx="68890" cy="57524"/>
                                  </a:xfrm>
                                  <a:custGeom>
                                    <a:avLst/>
                                    <a:gdLst>
                                      <a:gd name="csX0" fmla="*/ 44063 w 120654"/>
                                      <a:gd name="csY0" fmla="*/ 7021 h 100766"/>
                                      <a:gd name="csX1" fmla="*/ 2302 w 120654"/>
                                      <a:gd name="csY1" fmla="*/ 38283 h 100766"/>
                                      <a:gd name="csX2" fmla="*/ 12801 w 120654"/>
                                      <a:gd name="csY2" fmla="*/ 85943 h 100766"/>
                                      <a:gd name="csX3" fmla="*/ 61050 w 120654"/>
                                      <a:gd name="csY3" fmla="*/ 100689 h 100766"/>
                                      <a:gd name="csX4" fmla="*/ 106469 w 120654"/>
                                      <a:gd name="csY4" fmla="*/ 85943 h 100766"/>
                                      <a:gd name="csX5" fmla="*/ 120626 w 120654"/>
                                      <a:gd name="csY5" fmla="*/ 48664 h 100766"/>
                                      <a:gd name="csX6" fmla="*/ 106469 w 120654"/>
                                      <a:gd name="csY6" fmla="*/ 7021 h 100766"/>
                                      <a:gd name="csX7" fmla="*/ 44063 w 120654"/>
                                      <a:gd name="csY7" fmla="*/ 7021 h 100766"/>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Lst>
                                    <a:rect l="l" t="t" r="r" b="b"/>
                                    <a:pathLst>
                                      <a:path w="120654" h="100766">
                                        <a:moveTo>
                                          <a:pt x="44063" y="7021"/>
                                        </a:moveTo>
                                        <a:cubicBezTo>
                                          <a:pt x="27547" y="12565"/>
                                          <a:pt x="8318" y="22003"/>
                                          <a:pt x="2302" y="38283"/>
                                        </a:cubicBezTo>
                                        <a:cubicBezTo>
                                          <a:pt x="-3361" y="53501"/>
                                          <a:pt x="1829" y="74028"/>
                                          <a:pt x="12801" y="85943"/>
                                        </a:cubicBezTo>
                                        <a:cubicBezTo>
                                          <a:pt x="24244" y="98330"/>
                                          <a:pt x="44181" y="100807"/>
                                          <a:pt x="61050" y="100689"/>
                                        </a:cubicBezTo>
                                        <a:cubicBezTo>
                                          <a:pt x="76976" y="100571"/>
                                          <a:pt x="94908" y="96914"/>
                                          <a:pt x="106469" y="85943"/>
                                        </a:cubicBezTo>
                                        <a:cubicBezTo>
                                          <a:pt x="116143" y="76860"/>
                                          <a:pt x="120390" y="61995"/>
                                          <a:pt x="120626" y="48664"/>
                                        </a:cubicBezTo>
                                        <a:cubicBezTo>
                                          <a:pt x="120862" y="34036"/>
                                          <a:pt x="118384" y="15632"/>
                                          <a:pt x="106469" y="7021"/>
                                        </a:cubicBezTo>
                                        <a:cubicBezTo>
                                          <a:pt x="89600" y="-5012"/>
                                          <a:pt x="63764" y="532"/>
                                          <a:pt x="44063" y="7021"/>
                                        </a:cubicBezTo>
                                        <a:close/>
                                      </a:path>
                                    </a:pathLst>
                                  </a:custGeom>
                                  <a:solidFill>
                                    <a:schemeClr val="bg1"/>
                                  </a:solidFill>
                                  <a:ln w="134517" cap="flat">
                                    <a:noFill/>
                                    <a:prstDash val="solid"/>
                                    <a:round/>
                                  </a:ln>
                                </wps:spPr>
                                <wps:bodyPr/>
                              </wps:wsp>
                              <wps:wsp>
                                <wps:cNvPr id="1526614580" name="Freeform: Shape 2025811599"/>
                                <wps:cNvSpPr/>
                                <wps:spPr>
                                  <a:xfrm>
                                    <a:off x="2530851" y="448082"/>
                                    <a:ext cx="77603" cy="55643"/>
                                  </a:xfrm>
                                  <a:custGeom>
                                    <a:avLst/>
                                    <a:gdLst>
                                      <a:gd name="csX0" fmla="*/ 1043 w 135916"/>
                                      <a:gd name="csY0" fmla="*/ 32605 h 97470"/>
                                      <a:gd name="csX1" fmla="*/ 56370 w 135916"/>
                                      <a:gd name="csY1" fmla="*/ 1390 h 97470"/>
                                      <a:gd name="csX2" fmla="*/ 118305 w 135916"/>
                                      <a:gd name="csY2" fmla="*/ 12232 h 97470"/>
                                      <a:gd name="csX3" fmla="*/ 135411 w 135916"/>
                                      <a:gd name="csY3" fmla="*/ 51752 h 97470"/>
                                      <a:gd name="csX4" fmla="*/ 94593 w 135916"/>
                                      <a:gd name="csY4" fmla="*/ 95023 h 97470"/>
                                      <a:gd name="csX5" fmla="*/ 32187 w 135916"/>
                                      <a:gd name="csY5" fmla="*/ 82046 h 97470"/>
                                      <a:gd name="csX6" fmla="*/ 1043 w 135916"/>
                                      <a:gd name="csY6" fmla="*/ 32605 h 97470"/>
                                    </a:gdLst>
                                    <a:ahLst/>
                                    <a:cxnLst>
                                      <a:cxn ang="0">
                                        <a:pos x="csX0" y="csY0"/>
                                      </a:cxn>
                                      <a:cxn ang="0">
                                        <a:pos x="csX1" y="csY1"/>
                                      </a:cxn>
                                      <a:cxn ang="0">
                                        <a:pos x="csX2" y="csY2"/>
                                      </a:cxn>
                                      <a:cxn ang="0">
                                        <a:pos x="csX3" y="csY3"/>
                                      </a:cxn>
                                      <a:cxn ang="0">
                                        <a:pos x="csX4" y="csY4"/>
                                      </a:cxn>
                                      <a:cxn ang="0">
                                        <a:pos x="csX5" y="csY5"/>
                                      </a:cxn>
                                      <a:cxn ang="0">
                                        <a:pos x="csX6" y="csY6"/>
                                      </a:cxn>
                                    </a:cxnLst>
                                    <a:rect l="l" t="t" r="r" b="b"/>
                                    <a:pathLst>
                                      <a:path w="135916" h="97470">
                                        <a:moveTo>
                                          <a:pt x="1043" y="32605"/>
                                        </a:moveTo>
                                        <a:cubicBezTo>
                                          <a:pt x="7059" y="13647"/>
                                          <a:pt x="36787" y="4882"/>
                                          <a:pt x="56370" y="1390"/>
                                        </a:cubicBezTo>
                                        <a:cubicBezTo>
                                          <a:pt x="76780" y="-2220"/>
                                          <a:pt x="101317" y="623"/>
                                          <a:pt x="118305" y="12232"/>
                                        </a:cubicBezTo>
                                        <a:cubicBezTo>
                                          <a:pt x="130220" y="20301"/>
                                          <a:pt x="138006" y="37619"/>
                                          <a:pt x="135411" y="51752"/>
                                        </a:cubicBezTo>
                                        <a:cubicBezTo>
                                          <a:pt x="131989" y="71311"/>
                                          <a:pt x="113586" y="89124"/>
                                          <a:pt x="94593" y="95023"/>
                                        </a:cubicBezTo>
                                        <a:cubicBezTo>
                                          <a:pt x="74302" y="101394"/>
                                          <a:pt x="49646" y="94197"/>
                                          <a:pt x="32187" y="82046"/>
                                        </a:cubicBezTo>
                                        <a:cubicBezTo>
                                          <a:pt x="16143" y="70957"/>
                                          <a:pt x="-4974" y="51161"/>
                                          <a:pt x="1043" y="32605"/>
                                        </a:cubicBezTo>
                                        <a:close/>
                                      </a:path>
                                    </a:pathLst>
                                  </a:custGeom>
                                  <a:solidFill>
                                    <a:schemeClr val="bg1"/>
                                  </a:solidFill>
                                  <a:ln w="134517" cap="flat">
                                    <a:noFill/>
                                    <a:prstDash val="solid"/>
                                    <a:round/>
                                  </a:ln>
                                </wps:spPr>
                                <wps:bodyPr/>
                              </wps:wsp>
                            </wpg:grpSp>
                            <wpg:grpSp>
                              <wpg:cNvPr id="1713276317" name="Group 97"/>
                              <wpg:cNvGrpSpPr/>
                              <wpg:grpSpPr>
                                <a:xfrm>
                                  <a:off x="41563" y="505938"/>
                                  <a:ext cx="4307204" cy="803274"/>
                                  <a:chOff x="0" y="0"/>
                                  <a:chExt cx="4307825" cy="803524"/>
                                </a:xfrm>
                              </wpg:grpSpPr>
                              <wps:wsp>
                                <wps:cNvPr id="2031343901" name="TextBox 33"/>
                                <wps:cNvSpPr txBox="1"/>
                                <wps:spPr>
                                  <a:xfrm>
                                    <a:off x="0" y="0"/>
                                    <a:ext cx="649534" cy="793265"/>
                                  </a:xfrm>
                                  <a:prstGeom prst="rect">
                                    <a:avLst/>
                                  </a:prstGeom>
                                  <a:noFill/>
                                </wps:spPr>
                                <wps:txbx>
                                  <w:txbxContent>
                                    <w:p w14:paraId="5165539A" w14:textId="77777777" w:rsidR="00000D04" w:rsidRPr="00E34946" w:rsidRDefault="00000D04" w:rsidP="00000D04">
                                      <w:pPr>
                                        <w:pStyle w:val="RomanNumerals"/>
                                      </w:pPr>
                                      <w:r w:rsidRPr="00E34946">
                                        <w:t>I</w:t>
                                      </w:r>
                                    </w:p>
                                  </w:txbxContent>
                                </wps:txbx>
                                <wps:bodyPr wrap="square" rtlCol="0" anchor="ctr">
                                  <a:noAutofit/>
                                </wps:bodyPr>
                              </wps:wsp>
                              <wps:wsp>
                                <wps:cNvPr id="1417247202" name="Freeform: Shape 1071377861"/>
                                <wps:cNvSpPr/>
                                <wps:spPr>
                                  <a:xfrm>
                                    <a:off x="654380" y="1714"/>
                                    <a:ext cx="3653445" cy="801810"/>
                                  </a:xfrm>
                                  <a:custGeom>
                                    <a:avLst/>
                                    <a:gdLst>
                                      <a:gd name="csX0" fmla="*/ -3 w 6398690"/>
                                      <a:gd name="csY0" fmla="*/ -77 h 1404540"/>
                                      <a:gd name="csX1" fmla="*/ -3 w 6398690"/>
                                      <a:gd name="csY1" fmla="*/ 312048 h 1404540"/>
                                      <a:gd name="csX2" fmla="*/ 2653134 w 6398690"/>
                                      <a:gd name="csY2" fmla="*/ 780283 h 1404540"/>
                                      <a:gd name="csX3" fmla="*/ -3 w 6398690"/>
                                      <a:gd name="csY3" fmla="*/ 1092433 h 1404540"/>
                                      <a:gd name="csX4" fmla="*/ -3 w 6398690"/>
                                      <a:gd name="csY4" fmla="*/ 1404463 h 1404540"/>
                                      <a:gd name="csX5" fmla="*/ 2653134 w 6398690"/>
                                      <a:gd name="csY5" fmla="*/ 1092433 h 1404540"/>
                                      <a:gd name="csX6" fmla="*/ 6398688 w 6398690"/>
                                      <a:gd name="csY6" fmla="*/ 1092433 h 1404540"/>
                                      <a:gd name="csX7" fmla="*/ 6398688 w 6398690"/>
                                      <a:gd name="csY7" fmla="*/ 468110 h 1404540"/>
                                      <a:gd name="csX8" fmla="*/ 2653134 w 6398690"/>
                                      <a:gd name="csY8" fmla="*/ 468110 h 1404540"/>
                                      <a:gd name="csX9" fmla="*/ -3 w 6398690"/>
                                      <a:gd name="csY9" fmla="*/ -77 h 140454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Lst>
                                    <a:rect l="l" t="t" r="r" b="b"/>
                                    <a:pathLst>
                                      <a:path w="6398690" h="1404540">
                                        <a:moveTo>
                                          <a:pt x="-3" y="-77"/>
                                        </a:moveTo>
                                        <a:lnTo>
                                          <a:pt x="-3" y="312048"/>
                                        </a:lnTo>
                                        <a:lnTo>
                                          <a:pt x="2653134" y="780283"/>
                                        </a:lnTo>
                                        <a:lnTo>
                                          <a:pt x="-3" y="1092433"/>
                                        </a:lnTo>
                                        <a:lnTo>
                                          <a:pt x="-3" y="1404463"/>
                                        </a:lnTo>
                                        <a:cubicBezTo>
                                          <a:pt x="-3" y="1404463"/>
                                          <a:pt x="1764158" y="1144457"/>
                                          <a:pt x="2653134" y="1092433"/>
                                        </a:cubicBezTo>
                                        <a:cubicBezTo>
                                          <a:pt x="3899489" y="1019291"/>
                                          <a:pt x="6398688" y="1092433"/>
                                          <a:pt x="6398688" y="1092433"/>
                                        </a:cubicBezTo>
                                        <a:lnTo>
                                          <a:pt x="6398688" y="468110"/>
                                        </a:lnTo>
                                        <a:cubicBezTo>
                                          <a:pt x="6398688" y="468110"/>
                                          <a:pt x="3896894" y="577021"/>
                                          <a:pt x="2653134" y="468110"/>
                                        </a:cubicBezTo>
                                        <a:cubicBezTo>
                                          <a:pt x="1758484" y="389778"/>
                                          <a:pt x="-3" y="-77"/>
                                          <a:pt x="-3" y="-77"/>
                                        </a:cubicBezTo>
                                        <a:close/>
                                      </a:path>
                                    </a:pathLst>
                                  </a:custGeom>
                                  <a:solidFill>
                                    <a:schemeClr val="tx1">
                                      <a:lumMod val="85000"/>
                                      <a:lumOff val="15000"/>
                                    </a:schemeClr>
                                  </a:solidFill>
                                  <a:ln w="134517" cap="flat">
                                    <a:noFill/>
                                    <a:prstDash val="solid"/>
                                    <a:round/>
                                  </a:ln>
                                </wps:spPr>
                                <wps:bodyPr/>
                              </wps:wsp>
                            </wpg:grpSp>
                            <wps:wsp>
                              <wps:cNvPr id="66022735" name="Straight Connector 572572327">
                                <a:extLst>
                                  <a:ext uri="{FF2B5EF4-FFF2-40B4-BE49-F238E27FC236}">
                                    <a16:creationId xmlns:a16="http://schemas.microsoft.com/office/drawing/2014/main" id="{972CAE07-A8B7-CA31-1F4D-EF3A54E6CA80}"/>
                                  </a:ext>
                                </a:extLst>
                              </wps:cNvPr>
                              <wps:cNvCnPr>
                                <a:cxnSpLocks/>
                              </wps:cNvCnPr>
                              <wps:spPr>
                                <a:xfrm>
                                  <a:off x="2210047" y="184067"/>
                                  <a:ext cx="0" cy="5746319"/>
                                </a:xfrm>
                                <a:prstGeom prst="line">
                                  <a:avLst/>
                                </a:prstGeom>
                                <a:ln w="28575">
                                  <a:solidFill>
                                    <a:srgbClr val="C00000"/>
                                  </a:solidFill>
                                  <a:prstDash val="dash"/>
                                </a:ln>
                              </wps:spPr>
                              <wps:style>
                                <a:lnRef idx="2">
                                  <a:schemeClr val="accent1"/>
                                </a:lnRef>
                                <a:fillRef idx="0">
                                  <a:schemeClr val="accent1"/>
                                </a:fillRef>
                                <a:effectRef idx="1">
                                  <a:schemeClr val="accent1"/>
                                </a:effectRef>
                                <a:fontRef idx="minor">
                                  <a:schemeClr val="tx1"/>
                                </a:fontRef>
                              </wps:style>
                              <wps:bodyPr/>
                            </wps:wsp>
                          </wpg:grpSp>
                          <wps:wsp>
                            <wps:cNvPr id="199165728" name="Text Box 1"/>
                            <wps:cNvSpPr txBox="1"/>
                            <wps:spPr>
                              <a:xfrm>
                                <a:off x="-317533" y="6231799"/>
                                <a:ext cx="5550005" cy="278766"/>
                              </a:xfrm>
                              <a:prstGeom prst="rect">
                                <a:avLst/>
                              </a:prstGeom>
                              <a:solidFill>
                                <a:prstClr val="white"/>
                              </a:solidFill>
                              <a:ln>
                                <a:noFill/>
                              </a:ln>
                            </wps:spPr>
                            <wps:txbx>
                              <w:txbxContent>
                                <w:p w14:paraId="6975689A" w14:textId="39342BBD" w:rsidR="00000D04" w:rsidRPr="00ED7CCC" w:rsidRDefault="00000D04" w:rsidP="003C1C33">
                                  <w:pPr>
                                    <w:pStyle w:val="Caption"/>
                                  </w:pP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wpg:grpSp>
                      </wpg:grpSp>
                      <wps:wsp>
                        <wps:cNvPr id="858765336" name="TextBox 25"/>
                        <wps:cNvSpPr txBox="1"/>
                        <wps:spPr>
                          <a:xfrm>
                            <a:off x="1748333" y="5720485"/>
                            <a:ext cx="486766" cy="308274"/>
                          </a:xfrm>
                          <a:prstGeom prst="rect">
                            <a:avLst/>
                          </a:prstGeom>
                          <a:noFill/>
                        </wps:spPr>
                        <wps:txbx>
                          <w:txbxContent>
                            <w:p w14:paraId="583AC6A4" w14:textId="77777777" w:rsidR="00000D04" w:rsidRPr="00334CD5" w:rsidRDefault="005A2555" w:rsidP="00000D04">
                              <m:oMathPara>
                                <m:oMathParaPr>
                                  <m:jc m:val="centerGroup"/>
                                </m:oMathParaPr>
                                <m:oMath>
                                  <m:sSub>
                                    <m:sSubPr>
                                      <m:ctrlPr>
                                        <w:rPr>
                                          <w:rFonts w:ascii="Cambria Math" w:hAnsi="Cambria Math"/>
                                          <w:b/>
                                          <w:i/>
                                        </w:rPr>
                                      </m:ctrlPr>
                                    </m:sSubPr>
                                    <m:e>
                                      <m:r>
                                        <m:rPr>
                                          <m:sty m:val="bi"/>
                                        </m:rPr>
                                        <w:rPr>
                                          <w:rFonts w:ascii="Cambria Math" w:hAnsi="Cambria Math"/>
                                        </w:rPr>
                                        <m:t>a</m:t>
                                      </m:r>
                                    </m:e>
                                    <m:sub>
                                      <m:r>
                                        <m:rPr>
                                          <m:sty m:val="bi"/>
                                        </m:rPr>
                                        <w:rPr>
                                          <w:rFonts w:ascii="Cambria Math" w:hAnsi="Cambria Math"/>
                                        </w:rPr>
                                        <m:t>1</m:t>
                                      </m:r>
                                    </m:sub>
                                  </m:sSub>
                                </m:oMath>
                              </m:oMathPara>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6DFCBE16" id="Group 129" o:spid="_x0000_s1081" style="position:absolute;margin-left:0;margin-top:0;width:436.95pt;height:510.85pt;z-index:251658247;mso-width-relative:margin;mso-height-relative:margin" coordsize="55492,64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">
                <v:group id="Group 127" o:spid="_x0000_s1082" style="position:absolute;width:55492;height:64877" coordorigin="2060" coordsize="55496,64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">
                  <v:shape id="Straight Arrow Connector 1228414626" o:spid="_x0000_s1083" type="#_x0000_t32" style="position:absolute;left:12446;top:60325;width:1974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" strokecolor="#c00000" strokeweight="2.25pt">
                    <v:stroke startarrow="block" endarrow="block" joinstyle="miter"/>
                    <o:lock v:ext="edit" shapetype="f"/>
                  </v:shape>
                  <v:group id="Group 107" o:spid="_x0000_s1084" style="position:absolute;left:2060;width:55497;height:64877" coordorigin="-3175,227" coordsize="55500,64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">
                    <v:group id="Group 106" o:spid="_x0000_s1085" style="position:absolute;top:227;width:43508;height:60873" coordorigin=",227" coordsize="43508,60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">
                      <v:group id="Group 101" o:spid="_x0000_s1086" style="position:absolute;left:7031;top:227;width:14954;height:3083" coordorigin=",227" coordsize="14960,3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">
                        <v:shape id="Straight Arrow Connector 854337639" o:spid="_x0000_s1087" type="#_x0000_t32" style="position:absolute;top:3102;width:149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" strokecolor="#c00000" strokeweight="2.25pt">
                          <v:stroke startarrow="block" endarrow="block" joinstyle="miter"/>
                          <o:lock v:ext="edit" shapetype="f"/>
                        </v:shape>
                        <v:shape id="TextBox 25" o:spid="_x0000_s1088" type="#_x0000_t202" style="position:absolute;left:5053;top:227;width:4870;height:3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" filled="f" stroked="f">
                          <v:textbox>
                            <w:txbxContent>
                              <w:p w14:paraId="459D12E5" w14:textId="77777777" w:rsidR="00000D04" w:rsidRPr="00334CD5" w:rsidRDefault="005A2555" w:rsidP="00000D04">
                                <m:oMathPara>
                                  <m:oMathParaPr>
                                    <m:jc m:val="centerGroup"/>
                                  </m:oMathParaPr>
                                  <m:oMath>
                                    <m:sSub>
                                      <m:sSubPr>
                                        <m:ctrlPr>
                                          <w:rPr>
                                            <w:rFonts w:ascii="Cambria Math" w:hAnsi="Cambria Math"/>
                                            <w:b/>
                                            <w:i/>
                                          </w:rPr>
                                        </m:ctrlPr>
                                      </m:sSubPr>
                                      <m:e>
                                        <m:r>
                                          <m:rPr>
                                            <m:sty m:val="bi"/>
                                          </m:rPr>
                                          <w:rPr>
                                            <w:rFonts w:ascii="Cambria Math" w:hAnsi="Cambria Math"/>
                                          </w:rPr>
                                          <m:t>a</m:t>
                                        </m:r>
                                      </m:e>
                                      <m:sub>
                                        <m:r>
                                          <m:rPr>
                                            <m:sty m:val="bi"/>
                                          </m:rPr>
                                          <w:rPr>
                                            <w:rFonts w:ascii="Cambria Math" w:hAnsi="Cambria Math"/>
                                          </w:rPr>
                                          <m:t>0</m:t>
                                        </m:r>
                                      </m:sub>
                                    </m:sSub>
                                  </m:oMath>
                                </m:oMathPara>
                              </w:p>
                            </w:txbxContent>
                          </v:textbox>
                        </v:shape>
                      </v:group>
                      <v:group id="Group 97" o:spid="_x0000_s1089" style="position:absolute;left:415;top:16400;width:43077;height:8035" coordsize="43078,8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">
                        <v:shape id="TextBox 33" o:spid="_x0000_s1090" type="#_x0000_t202" style="position:absolute;width:6495;height:79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" filled="f" stroked="f">
                          <v:textbox>
                            <w:txbxContent>
                              <w:p w14:paraId="35EAAFA3" w14:textId="77777777" w:rsidR="00000D04" w:rsidRPr="00E34946" w:rsidRDefault="00000D04" w:rsidP="00000D04">
                                <w:pPr>
                                  <w:pStyle w:val="RomanNumerals"/>
                                </w:pPr>
                                <w:r>
                                  <w:t>I</w:t>
                                </w:r>
                                <w:r w:rsidRPr="00E34946">
                                  <w:t>I</w:t>
                                </w:r>
                              </w:p>
                            </w:txbxContent>
                          </v:textbox>
                        </v:shape>
                        <v:shape id="Freeform: Shape 1071377861" o:spid="_x0000_s1091" style="position:absolute;left:6543;top:17;width:36535;height:8018;visibility:visible;mso-wrap-style:square;v-text-anchor:top" coordsize="6398690,1404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" path="m-3,-77r,312125l2653134,780283,-3,1092433r,312030c-3,1404463,1764158,1144457,2653134,1092433v1246355,-73142,3745554,,3745554,l6398688,468110v,,-2501794,108911,-3745554,c1758484,389778,-3,-77,-3,-77xe" fillcolor="#272727 [2749]" stroked="f" strokeweight="3.73658mm">
                          <v:path arrowok="t" o:connecttype="custom" o:connectlocs="-2,-44;-2,178139;1514854,445440;-2,623637;-2,801766;1514854,623637;3653444,623637;3653444,267230;1514854,267230;-2,-44" o:connectangles="0,0,0,0,0,0,0,0,0,0"/>
                        </v:shape>
                        <v:shape id="Freeform: Shape 389510275" o:spid="_x0000_s1092" style="position:absolute;left:22578;top:3700;width:745;height:598;visibility:visible;mso-wrap-style:square;v-text-anchor:top" coordsize="130525,104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" path="m5035,35800c12703,20464,29573,10083,45735,4585v16751,-5662,36688,-6747,52968,c112270,10224,127606,21278,129965,35800v3658,22969,-11443,50149,-31262,62418c81007,109190,56351,103762,36297,98218,24618,94915,11051,89960,5035,79343v-7078,-12623,-6371,-30531,,-43543xe" fillcolor="white [3212]" stroked="f" strokeweight="3.73658mm">
                          <v:path arrowok="t" o:connecttype="custom" o:connectlocs="2875,20437;26113,2617;56356,2617;74205,20437;56356,56069;20724,56069;2875,45294;2875,20437" o:connectangles="0,0,0,0,0,0,0,0"/>
                        </v:shape>
                        <v:shape id="Freeform: Shape 1528866593" o:spid="_x0000_s1093" style="position:absolute;left:22188;top:4610;width:689;height:576;visibility:visible;mso-wrap-style:square;v-text-anchor:top" coordsize="120654,10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" path="m44063,7021c27547,12565,8318,22003,2302,38283,-3361,53501,1829,74028,12801,85943v11443,12387,31380,14864,48249,14746c76976,100571,94908,96914,106469,85943v9674,-9083,13921,-23948,14157,-37279c120862,34036,118384,15632,106469,7021,89600,-5012,63764,532,44063,7021xe" fillcolor="white [3212]" stroked="f" strokeweight="3.73658mm">
                          <v:path arrowok="t" o:connecttype="custom" o:connectlocs="25159,4008;1314,21855;7309,49062;34858,57480;60791,49062;68874,27781;60791,4008;25159,4008" o:connectangles="0,0,0,0,0,0,0,0"/>
                        </v:shape>
                        <v:shape id="Freeform: Shape 1806682406" o:spid="_x0000_s1094" style="position:absolute;left:23401;top:4437;width:709;height:578;visibility:visible;mso-wrap-style:square;v-text-anchor:top" coordsize="124084,101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" path="m7259,38592c12332,25969,21062,13110,33330,7448v20527,-9673,47897,-10381,68069,c112724,13229,121808,25969,123696,38592v1769,10854,-2832,23005,-9910,31262c98686,87550,74620,99347,51379,100999,34982,102179,13747,99111,4546,85427,-4303,72450,1478,53103,7259,38592xe" fillcolor="white [3212]" stroked="f" strokeweight="3.73658mm">
                          <v:path arrowok="t" o:connecttype="custom" o:connectlocs="4145,22031;19031,4252;57896,4252;70627,22031;64969,39877;29336,57657;2596,48767;4145,22031" o:connectangles="0,0,0,0,0,0,0,0"/>
                        </v:shape>
                        <v:shape id="Freeform: Shape 2025811599" o:spid="_x0000_s1095" style="position:absolute;left:23878;top:3700;width:776;height:557;visibility:visible;mso-wrap-style:square;v-text-anchor:top" coordsize="135916,97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" path="m1043,32605c7059,13647,36787,4882,56370,1390v20410,-3610,44947,-767,61935,10842c130220,20301,138006,37619,135411,51752,131989,71311,113586,89124,94593,95023,74302,101394,49646,94197,32187,82046,16143,70957,-4974,51161,1043,32605xe" fillcolor="white [3212]" stroked="f" strokeweight="3.73658mm">
                          <v:path arrowok="t" o:connecttype="custom" o:connectlocs="596,18613;32185,794;67548,6983;77315,29544;54009,54246;18378,46838;596,18613" o:connectangles="0,0,0,0,0,0,0"/>
                        </v:shape>
                      </v:group>
                      <v:group id="Group 100" o:spid="_x0000_s1096" style="position:absolute;left:415;top:50410;width:43077;height:8079" coordsize="43078,8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">
                        <v:shape id="TextBox 36" o:spid="_x0000_s1097" type="#_x0000_t202" style="position:absolute;width:6470;height:80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" filled="f" stroked="f">
                          <v:textbox>
                            <w:txbxContent>
                              <w:p w14:paraId="0760DA5B" w14:textId="77777777" w:rsidR="00000D04" w:rsidRPr="00E34946" w:rsidRDefault="00000D04" w:rsidP="00000D04">
                                <w:pPr>
                                  <w:pStyle w:val="NoSpacing"/>
                                  <w:jc w:val="center"/>
                                  <w:rPr>
                                    <w:rFonts w:asciiTheme="majorBidi" w:hAnsiTheme="majorBidi" w:cstheme="majorBidi"/>
                                  </w:rPr>
                                </w:pPr>
                                <w:r w:rsidRPr="00E34946">
                                  <w:rPr>
                                    <w:rFonts w:asciiTheme="majorBidi" w:hAnsiTheme="majorBidi" w:cstheme="majorBidi"/>
                                  </w:rPr>
                                  <w:t>V</w:t>
                                </w:r>
                              </w:p>
                            </w:txbxContent>
                          </v:textbox>
                        </v:shape>
                        <v:shape id="Freeform: Shape 83585596" o:spid="_x0000_s1098" style="position:absolute;left:6543;top:43;width:36535;height:8018;visibility:visible;mso-wrap-style:square;v-text-anchor:top" coordsize="6398690,1404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" path="m-3,66r,312150l3495795,780320,-3,1092471r,312148c-3,1404619,2327088,1144614,3495795,1092471v966647,-43060,2902893,,2902893,l6398688,468291v,,-1937425,64293,-2902893,c2322759,390075,-3,66,-3,66xe" fillcolor="#272727 [2749]" stroked="f" strokeweight="3.73658mm">
                          <v:path arrowok="t" o:connecttype="custom" o:connectlocs="-2,38;-2,178235;1995986,445461;-2,623659;-2,801855;1995986,623659;3653444,623659;3653444,267333;1995986,267333;-2,38" o:connectangles="0,0,0,0,0,0,0,0,0,0"/>
                        </v:shape>
                        <v:shape id="Freeform: Shape 1299667694" o:spid="_x0000_s1099" style="position:absolute;left:27301;top:3770;width:746;height:597;visibility:visible;mso-wrap-style:square;v-text-anchor:top" coordsize="130526,104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" path="m5054,35909c12722,20574,29592,10191,45872,4766v16634,-5663,36570,-6842,52850,c112290,10310,127625,21399,129985,35909v3657,23005,-11443,50257,-31263,62407c81027,109288,56372,103977,36316,98316,24637,95130,11071,90057,5054,79441v-7078,-12623,-6370,-30555,,-43532xe" fillcolor="white [3212]" stroked="f" strokeweight="3.73658mm">
                          <v:path arrowok="t" o:connecttype="custom" o:connectlocs="2886,20499;26192,2721;56368,2721;74218,20499;56368,56126;20736,56126;2886,45351;2886,20499" o:connectangles="0,0,0,0,0,0,0,0"/>
                        </v:shape>
                        <v:shape id="Freeform: Shape 2069384320" o:spid="_x0000_s1100" style="position:absolute;left:26955;top:4680;width:689;height:575;visibility:visible;mso-wrap-style:square;v-text-anchor:top" coordsize="120654,100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" path="m44082,7251c27567,12677,8337,22114,2321,38394,-3342,53731,1849,74140,12820,86055v11443,12386,31380,14863,48251,14746c76996,100682,94927,97144,106488,86055v9674,-9083,13921,-23948,14157,-37161c120881,34148,118404,15744,106488,7251,89619,-4899,63783,645,44082,7251xe" fillcolor="white [3212]" stroked="f" strokeweight="3.73658mm">
                          <v:path arrowok="t" o:connecttype="custom" o:connectlocs="25170,4139;1325,21918;7320,49127;34870,57545;60802,49127;68885,27912;60802,4139;25170,4139" o:connectangles="0,0,0,0,0,0,0,0"/>
                        </v:shape>
                        <v:shape id="Freeform: Shape 1311311488" o:spid="_x0000_s1101" style="position:absolute;left:28168;top:4463;width:709;height:579;visibility:visible;mso-wrap-style:square;v-text-anchor:top" coordsize="124083,101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" path="m7278,38811c12351,26187,21081,13329,33350,7549v20644,-9557,47896,-10381,68068,c112743,13448,121828,26070,123715,38811v1769,10736,-2832,22886,-9910,31143c98705,87651,74639,99565,51399,101216,35001,102397,13767,99211,4565,85527,-4283,72669,1497,53321,7278,38811xe" fillcolor="white [3212]" stroked="f" strokeweight="3.73658mm">
                          <v:path arrowok="t" o:connecttype="custom" o:connectlocs="4156,22156;19042,4310;57907,4310;70638,22156;64980,39935;29347,57781;2606,48825;4156,22156" o:connectangles="0,0,0,0,0,0,0,0"/>
                        </v:shape>
                        <v:shape id="Freeform: Shape 1471055799" o:spid="_x0000_s1102" style="position:absolute;left:28602;top:3813;width:776;height:556;visibility:visible;mso-wrap-style:square;v-text-anchor:top" coordsize="135995,97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" path="m1062,32688c7078,13813,36807,4965,56390,1545v20409,-3658,44947,-709,61934,10853c130240,20419,138025,37761,135548,51918,132009,71383,113605,89196,94613,95095,74321,101583,49665,94269,32206,82118,16162,71028,-4954,51328,1062,32688xe" fillcolor="white [3212]" stroked="f" strokeweight="3.73658mm">
                          <v:path arrowok="t" o:connecttype="custom" o:connectlocs="606,18661;32197,882;67559,7078;77393,29638;54020,54287;18388,46879;606,18661" o:connectangles="0,0,0,0,0,0,0"/>
                        </v:shape>
                      </v:group>
                      <v:group id="Group 102" o:spid="_x0000_s1103" style="position:absolute;left:22112;top:49223;width:4899;height:11877" coordorigin=",736" coordsize="4899,11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">
                        <v:shape id="TextBox 21" o:spid="_x0000_s1104" type="#_x0000_t202" style="position:absolute;left:26;top:736;width:4873;height:3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" filled="f" stroked="f" strokeweight="2.25pt">
                          <v:textbox>
                            <w:txbxContent>
                              <w:p w14:paraId="29A59C3E" w14:textId="77777777" w:rsidR="00000D04" w:rsidRPr="00334CD5" w:rsidRDefault="00000D04" w:rsidP="00000D04">
                                <m:oMathPara>
                                  <m:oMathParaPr>
                                    <m:jc m:val="centerGroup"/>
                                  </m:oMathParaPr>
                                  <m:oMath>
                                    <m:r>
                                      <m:rPr>
                                        <m:sty m:val="b"/>
                                      </m:rPr>
                                      <w:rPr>
                                        <w:rFonts w:ascii="Cambria Math" w:hAnsi="Cambria Math"/>
                                      </w:rPr>
                                      <m:t>Δ</m:t>
                                    </m:r>
                                    <m:r>
                                      <m:rPr>
                                        <m:sty m:val="bi"/>
                                      </m:rPr>
                                      <w:rPr>
                                        <w:rFonts w:ascii="Cambria Math" w:hAnsi="Cambria Math"/>
                                      </w:rPr>
                                      <m:t>a</m:t>
                                    </m:r>
                                  </m:oMath>
                                </m:oMathPara>
                              </w:p>
                            </w:txbxContent>
                          </v:textbox>
                        </v:shape>
                        <v:shape id="Straight Arrow Connector 1228414626" o:spid="_x0000_s1105" type="#_x0000_t32" style="position:absolute;top:3752;width:48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" strokecolor="#c00000" strokeweight="2.25pt">
                          <v:stroke startarrow="block" endarrow="block" joinstyle="miter"/>
                          <o:lock v:ext="edit" shapetype="f"/>
                        </v:shape>
                        <v:line id="Straight Connector 49050730" o:spid="_x0000_s1106" style="position:absolute;visibility:visible;mso-wrap-style:square" from="4853,2816" to="4853,126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" strokecolor="#c00000" strokeweight="2.25pt">
                          <v:stroke joinstyle="miter"/>
                          <o:lock v:ext="edit" shapetype="f"/>
                        </v:line>
                      </v:group>
                      <v:group id="Group 99" o:spid="_x0000_s1107" style="position:absolute;top:39069;width:43508;height:8014" coordsize="43511,8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">
                        <v:shape id="TextBox 35" o:spid="_x0000_s1108" type="#_x0000_t202" style="position:absolute;top:43;width:6952;height:78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" filled="f" stroked="f">
                          <v:textbox>
                            <w:txbxContent>
                              <w:p w14:paraId="5167BF6E" w14:textId="77777777" w:rsidR="00000D04" w:rsidRPr="00E34946" w:rsidRDefault="00000D04" w:rsidP="00000D04">
                                <w:pPr>
                                  <w:pStyle w:val="NoSpacing"/>
                                  <w:jc w:val="center"/>
                                  <w:rPr>
                                    <w:rFonts w:asciiTheme="majorBidi" w:hAnsiTheme="majorBidi" w:cstheme="majorBidi"/>
                                  </w:rPr>
                                </w:pPr>
                                <w:r w:rsidRPr="00E34946">
                                  <w:rPr>
                                    <w:rFonts w:asciiTheme="majorBidi" w:hAnsiTheme="majorBidi" w:cstheme="majorBidi"/>
                                  </w:rPr>
                                  <w:t>I</w:t>
                                </w:r>
                                <w:r>
                                  <w:rPr>
                                    <w:rFonts w:asciiTheme="majorBidi" w:hAnsiTheme="majorBidi" w:cstheme="majorBidi"/>
                                  </w:rPr>
                                  <w:t>V</w:t>
                                </w:r>
                              </w:p>
                            </w:txbxContent>
                          </v:textbox>
                        </v:shape>
                        <v:shape id="Freeform: Shape 1440392180" o:spid="_x0000_s1109" style="position:absolute;left:6977;width:36534;height:8018;visibility:visible;mso-wrap-style:square;v-text-anchor:top" coordsize="6398690,1404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" path="m-3,18r,312149l2653134,780391,-3,1092421r,312150c-3,1404571,1764158,1144564,2653134,1092421v1246355,-73022,3745554,,3745554,l6398688,468243v,,-2501794,108885,-3745554,c1758484,389910,-3,18,-3,18xe" fillcolor="#272727 [2749]" stroked="f" strokeweight="3.73658mm">
                          <v:path arrowok="t" o:connecttype="custom" o:connectlocs="-2,10;-2,178207;1514854,445502;-2,623630;-2,801827;1514854,623630;3653444,623630;3653444,267306;1514854,267306;-2,10" o:connectangles="0,0,0,0,0,0,0,0,0,0"/>
                        </v:shape>
                        <v:shape id="Freeform: Shape 1010704075" o:spid="_x0000_s1110" style="position:absolute;left:22448;top:3726;width:3771;height:1536;visibility:visible;mso-wrap-style:square;v-text-anchor:top" coordsize="660476,269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" path="m94512,2546c72687,7855,54873,24842,39773,41358,25499,56930,13348,75687,7804,96096v-9792,36216,-10854,76563,-473,112543c24084,265855,64429,261608,100763,268215v25600,4718,50964,-11208,76681,-16044c239615,240492,302021,229637,364664,220909v93313,-12977,218126,39047,280886,-31145c666431,166525,664425,120988,645550,96096,600013,35578,502098,44189,427070,33689v-44594,-6251,-90366,4011,-135312,c263681,31094,236429,23072,208706,18590,170720,12456,131790,-6656,94512,2427r,119xe" fillcolor="white [3212]" stroked="f" strokeweight="3.73658mm">
                          <v:path arrowok="t" o:connecttype="custom" o:connectlocs="53963,1453;22709,23610;4456,54858;4186,119106;57533,153116;101315,143957;208212,126110;368589,108330;368589,54858;243844,19232;166585,19232;119165,10612;53963,1386" o:connectangles="0,0,0,0,0,0,0,0,0,0,0,0,0"/>
                        </v:shape>
                        <v:shape id="Freeform: Shape 1806682406" o:spid="_x0000_s1111" style="position:absolute;left:27778;top:4480;width:709;height:579;visibility:visible;mso-wrap-style:square;v-text-anchor:top" coordsize="124084,101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" path="m7259,38592c12332,25969,21062,13110,33330,7448v20527,-9673,47897,-10381,68069,c112724,13229,121808,25969,123696,38592v1769,10854,-2832,23005,-9910,31262c98686,87550,74620,99347,51379,100999,34982,102179,13747,99111,4546,85427,-4303,72450,1478,53103,7259,38592xe" fillcolor="white [3212]" stroked="f" strokeweight="3.73658mm">
                          <v:path arrowok="t" o:connecttype="custom" o:connectlocs="4145,22031;19031,4252;57896,4252;70627,22031;64969,39877;29336,57657;2596,48767;4145,22031" o:connectangles="0,0,0,0,0,0,0,0"/>
                        </v:shape>
                        <v:shape id="Freeform: Shape 389510275" o:spid="_x0000_s1112" style="position:absolute;left:26608;top:4220;width:745;height:598;visibility:visible;mso-wrap-style:square;v-text-anchor:top" coordsize="130525,104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" path="m5035,35800c12703,20464,29573,10083,45735,4585v16751,-5662,36688,-6747,52968,c112270,10224,127606,21278,129965,35800v3658,22969,-11443,50149,-31262,62418c81007,109190,56351,103762,36297,98218,24618,94915,11051,89960,5035,79343v-7078,-12623,-6371,-30531,,-43543xe" fillcolor="white [3212]" stroked="f" strokeweight="3.73658mm">
                          <v:path arrowok="t" o:connecttype="custom" o:connectlocs="2875,20437;26113,2617;56356,2617;74205,20437;56356,56069;20724,56069;2875,45294;2875,20437" o:connectangles="0,0,0,0,0,0,0,0"/>
                        </v:shape>
                      </v:group>
                      <v:group id="Group 98" o:spid="_x0000_s1113" style="position:absolute;top:27788;width:43508;height:8013" coordsize="43511,8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">
                        <v:shape id="TextBox 34" o:spid="_x0000_s1114" type="#_x0000_t202" style="position:absolute;width:6950;height:7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" filled="f" stroked="f">
                          <v:textbox>
                            <w:txbxContent>
                              <w:p w14:paraId="1427AEB0" w14:textId="77777777" w:rsidR="00000D04" w:rsidRPr="00E34946" w:rsidRDefault="00000D04" w:rsidP="00000D04">
                                <w:pPr>
                                  <w:pStyle w:val="NoSpacing"/>
                                  <w:jc w:val="center"/>
                                  <w:rPr>
                                    <w:rFonts w:asciiTheme="majorBidi" w:hAnsiTheme="majorBidi" w:cstheme="majorBidi"/>
                                    <w:sz w:val="48"/>
                                    <w:szCs w:val="48"/>
                                  </w:rPr>
                                </w:pPr>
                                <w:r w:rsidRPr="00E34946">
                                  <w:rPr>
                                    <w:rFonts w:asciiTheme="majorBidi" w:hAnsiTheme="majorBidi" w:cstheme="majorBidi"/>
                                  </w:rPr>
                                  <w:t>I</w:t>
                                </w:r>
                                <w:r>
                                  <w:rPr>
                                    <w:rFonts w:asciiTheme="majorBidi" w:hAnsiTheme="majorBidi" w:cstheme="majorBidi"/>
                                  </w:rPr>
                                  <w:t>I</w:t>
                                </w:r>
                                <w:r w:rsidRPr="00E34946">
                                  <w:rPr>
                                    <w:rFonts w:asciiTheme="majorBidi" w:hAnsiTheme="majorBidi" w:cstheme="majorBidi"/>
                                  </w:rPr>
                                  <w:t>I</w:t>
                                </w:r>
                              </w:p>
                            </w:txbxContent>
                          </v:textbox>
                        </v:shape>
                        <v:shape id="Freeform: Shape 88928951" o:spid="_x0000_s1115" style="position:absolute;left:6977;width:36534;height:8018;visibility:visible;mso-wrap-style:square;v-text-anchor:top" coordsize="6398690,1404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" path="m-3,-30r,312150l2653134,780343,-3,1092374r,312149c-3,1404523,1764158,1144517,2653134,1092374v1246355,-73024,3745554,,3745554,l6398688,468194v,,-2501794,108886,-3745554,c1758484,389862,-3,-30,-3,-30xe" fillcolor="#272727 [2749]" stroked="f" strokeweight="3.73658mm">
                          <v:path arrowok="t" o:connecttype="custom" o:connectlocs="-2,-17;-2,178180;1514854,445475;-2,623604;-2,801800;1514854,623604;3653444,623604;3653444,267278;1514854,267278;-2,-17" o:connectangles="0,0,0,0,0,0,0,0,0,0"/>
                        </v:shape>
                        <v:shape id="Freeform: Shape 186983754" o:spid="_x0000_s1116" style="position:absolute;left:22491;top:3726;width:1251;height:1523;visibility:visible;mso-wrap-style:square;v-text-anchor:top" coordsize="219157,26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" path="m78756,26c47259,-1390,23192,25508,18356,38957v-5545,15335,8730,32088,8139,48486c25316,126490,-1699,162471,70,201519v827,18640,3303,41054,17342,53205c33338,268526,58466,267229,79346,265695v15926,-1061,31970,-6371,45537,-14629c137388,243399,148713,232545,156145,219804v15336,-26543,13685,-60046,24184,-89067c190710,101952,223978,77414,218551,47332,215956,32822,200501,22677,187289,16070,154611,-328,115327,1206,78756,26xe" fillcolor="white [3212]" stroked="f" strokeweight="3.73658mm">
                          <v:path arrowok="t" o:connecttype="custom" o:connectlocs="44967,15;10481,22239;15128,49918;40,115041;9942,145414;45304,151677;71304,143325;89153,125479;102962,74634;124785,27020;106935,9174;44967,15" o:connectangles="0,0,0,0,0,0,0,0,0,0,0,0"/>
                        </v:shape>
                        <v:shape id="Freeform: Shape 240062329" o:spid="_x0000_s1117" style="position:absolute;left:23835;top:3856;width:1091;height:1257;visibility:visible;mso-wrap-style:square;v-text-anchor:top" coordsize="191067,220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" path="m59824,11058c28444,35241,36230,60723,27971,86912,15939,124663,-7537,188603,2372,203113v9201,13684,30436,14393,46834,15572c78227,220927,113146,222814,135325,203938v21588,-18167,18403,-53322,27841,-79983c172131,98591,194781,74525,190535,47864,188175,33354,175789,20732,163166,13063,129544,-267,90614,-7228,59824,11058xe" fillcolor="white [3212]" stroked="f" strokeweight="3.73658mm">
                          <v:path arrowok="t" o:connecttype="custom" o:connectlocs="34158,6313;15971,49616;1354,115952;28095,124842;77267,116423;93163,70763;108790,27324;93163,7457;34158,6313" o:connectangles="0,0,0,0,0,0,0,0,0"/>
                        </v:shape>
                        <v:shape id="Freeform: Shape 1528866593" o:spid="_x0000_s1118" style="position:absolute;left:26305;top:4654;width:689;height:575;visibility:visible;mso-wrap-style:square;v-text-anchor:top" coordsize="120654,10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" path="m44063,7021c27547,12565,8318,22003,2302,38283,-3361,53501,1829,74028,12801,85943v11443,12387,31380,14864,48249,14746c76976,100571,94908,96914,106469,85943v9674,-9083,13921,-23948,14157,-37279c120862,34036,118384,15632,106469,7021,89600,-5012,63764,532,44063,7021xe" fillcolor="white [3212]" stroked="f" strokeweight="3.73658mm">
                          <v:path arrowok="t" o:connecttype="custom" o:connectlocs="25159,4008;1314,21855;7309,49062;34858,57480;60791,49062;68874,27781;60791,4008;25159,4008" o:connectangles="0,0,0,0,0,0,0,0"/>
                        </v:shape>
                        <v:shape id="Freeform: Shape 2025811599" o:spid="_x0000_s1119" style="position:absolute;left:25308;top:4480;width:776;height:557;visibility:visible;mso-wrap-style:square;v-text-anchor:top" coordsize="135916,97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" path="m1043,32605c7059,13647,36787,4882,56370,1390v20410,-3610,44947,-767,61935,10842c130220,20301,138006,37619,135411,51752,131989,71311,113586,89124,94593,95023,74302,101394,49646,94197,32187,82046,16143,70957,-4974,51161,1043,32605xe" fillcolor="white [3212]" stroked="f" strokeweight="3.73658mm">
                          <v:path arrowok="t" o:connecttype="custom" o:connectlocs="596,18613;32185,794;67548,6983;77315,29544;54009,54246;18378,46838;596,18613" o:connectangles="0,0,0,0,0,0,0"/>
                        </v:shape>
                      </v:group>
                      <v:group id="Group 97" o:spid="_x0000_s1120" style="position:absolute;left:415;top:5059;width:43072;height:8033" coordsize="43078,8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">
                        <v:shape id="TextBox 33" o:spid="_x0000_s1121" type="#_x0000_t202" style="position:absolute;width:6495;height:79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" filled="f" stroked="f">
                          <v:textbox>
                            <w:txbxContent>
                              <w:p w14:paraId="5165539A" w14:textId="77777777" w:rsidR="00000D04" w:rsidRPr="00E34946" w:rsidRDefault="00000D04" w:rsidP="00000D04">
                                <w:pPr>
                                  <w:pStyle w:val="RomanNumerals"/>
                                </w:pPr>
                                <w:r w:rsidRPr="00E34946">
                                  <w:t>I</w:t>
                                </w:r>
                              </w:p>
                            </w:txbxContent>
                          </v:textbox>
                        </v:shape>
                        <v:shape id="Freeform: Shape 1071377861" o:spid="_x0000_s1122" style="position:absolute;left:6543;top:17;width:36535;height:8018;visibility:visible;mso-wrap-style:square;v-text-anchor:top" coordsize="6398690,1404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" path="m-3,-77r,312125l2653134,780283,-3,1092433r,312030c-3,1404463,1764158,1144457,2653134,1092433v1246355,-73142,3745554,,3745554,l6398688,468110v,,-2501794,108911,-3745554,c1758484,389778,-3,-77,-3,-77xe" fillcolor="#272727 [2749]" stroked="f" strokeweight="3.73658mm">
                          <v:path arrowok="t" o:connecttype="custom" o:connectlocs="-2,-44;-2,178139;1514854,445440;-2,623637;-2,801766;1514854,623637;3653444,623637;3653444,267230;1514854,267230;-2,-44" o:connectangles="0,0,0,0,0,0,0,0,0,0"/>
                        </v:shape>
                      </v:group>
                      <v:line id="Straight Connector 572572327" o:spid="_x0000_s1123" style="position:absolute;visibility:visible;mso-wrap-style:square" from="22100,1840" to="22100,593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" strokecolor="#c00000" strokeweight="2.25pt">
                        <v:stroke dashstyle="dash" joinstyle="miter"/>
                        <o:lock v:ext="edit" shapetype="f"/>
                      </v:line>
                    </v:group>
                    <v:shape id="_x0000_s1124" type="#_x0000_t202" style="position:absolute;left:-3175;top:62317;width:55499;height: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" stroked="f">
                      <v:textbox style="mso-fit-shape-to-text:t" inset="0,0,0,0">
                        <w:txbxContent>
                          <w:p w14:paraId="6975689A" w14:textId="39342BBD" w:rsidR="00000D04" w:rsidRPr="00ED7CCC" w:rsidRDefault="00000D04" w:rsidP="003C1C33">
                            <w:pPr>
                              <w:pStyle w:val="Caption"/>
                            </w:pPr>
                          </w:p>
                        </w:txbxContent>
                      </v:textbox>
                    </v:shape>
                  </v:group>
                </v:group>
                <v:shape id="TextBox 25" o:spid="_x0000_s1125" type="#_x0000_t202" style="position:absolute;left:17483;top:57204;width:4867;height:3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" filled="f" stroked="f">
                  <v:textbox>
                    <w:txbxContent>
                      <w:p w14:paraId="583AC6A4" w14:textId="77777777" w:rsidR="00000D04" w:rsidRPr="00334CD5" w:rsidRDefault="005A2555" w:rsidP="00000D04">
                        <m:oMathPara>
                          <m:oMathParaPr>
                            <m:jc m:val="centerGroup"/>
                          </m:oMathParaPr>
                          <m:oMath>
                            <m:sSub>
                              <m:sSubPr>
                                <m:ctrlPr>
                                  <w:rPr>
                                    <w:rFonts w:ascii="Cambria Math" w:hAnsi="Cambria Math"/>
                                    <w:b/>
                                    <w:i/>
                                  </w:rPr>
                                </m:ctrlPr>
                              </m:sSubPr>
                              <m:e>
                                <m:r>
                                  <m:rPr>
                                    <m:sty m:val="bi"/>
                                  </m:rPr>
                                  <w:rPr>
                                    <w:rFonts w:ascii="Cambria Math" w:hAnsi="Cambria Math"/>
                                  </w:rPr>
                                  <m:t>a</m:t>
                                </m:r>
                              </m:e>
                              <m:sub>
                                <m:r>
                                  <m:rPr>
                                    <m:sty m:val="bi"/>
                                  </m:rPr>
                                  <w:rPr>
                                    <w:rFonts w:ascii="Cambria Math" w:hAnsi="Cambria Math"/>
                                  </w:rPr>
                                  <m:t>1</m:t>
                                </m:r>
                              </m:sub>
                            </m:sSub>
                          </m:oMath>
                        </m:oMathPara>
                      </w:p>
                    </w:txbxContent>
                  </v:textbox>
                </v:shape>
                <w10:wrap type="topAndBottom"/>
              </v:group>
            </w:pict>
          </mc:Fallback>
        </mc:AlternateContent>
      </w:r>
    </w:p>
    <w:p w14:paraId="09D5AAC2" w14:textId="11222BE4" w:rsidR="002100C0" w:rsidRDefault="002100C0" w:rsidP="00000D04">
      <w:r>
        <w:t>From an engineering design perspective, it is crucial to predict whether a</w:t>
      </w:r>
      <w:r w:rsidR="00452EA0">
        <w:t>n existing</w:t>
      </w:r>
      <w:r>
        <w:t xml:space="preserve"> </w:t>
      </w:r>
      <w:r w:rsidR="00452EA0">
        <w:t xml:space="preserve">crack within a composite </w:t>
      </w:r>
      <w:r>
        <w:t xml:space="preserve">component will </w:t>
      </w:r>
      <w:r w:rsidR="00542402">
        <w:t>grow</w:t>
      </w:r>
      <w:r>
        <w:t xml:space="preserve"> under a given cyclic loading scenario. The G</w:t>
      </w:r>
      <w:r w:rsidR="00566813">
        <w:t>-</w:t>
      </w:r>
      <w:r>
        <w:t xml:space="preserve">N diagram provides an experimentally calibrated link between </w:t>
      </w:r>
      <w:r>
        <w:lastRenderedPageBreak/>
        <w:t>loading level and cycles to onset; the next section presents the numerical method used to compute the relevant energy</w:t>
      </w:r>
      <w:r w:rsidR="00566813">
        <w:t>-</w:t>
      </w:r>
      <w:r>
        <w:t>release rate quantities along the interface and map them onto the G</w:t>
      </w:r>
      <w:r w:rsidR="00566813">
        <w:t>-</w:t>
      </w:r>
      <w:r>
        <w:t>N data.</w:t>
      </w:r>
    </w:p>
    <w:p w14:paraId="6C846C1D" w14:textId="77777777" w:rsidR="0064389D" w:rsidRDefault="0064389D" w:rsidP="00000D04"/>
    <w:p w14:paraId="4B6B0BF0" w14:textId="672C5632" w:rsidR="00684987" w:rsidRDefault="00AA48FB" w:rsidP="005F6CA9">
      <w:pPr>
        <w:pStyle w:val="Heading2"/>
      </w:pPr>
      <w:bookmarkStart w:id="43" w:name="_Toc229432675"/>
      <w:r>
        <w:t>Static onset criterion and the G–N diagram</w:t>
      </w:r>
      <w:bookmarkEnd w:id="43"/>
    </w:p>
    <w:p w14:paraId="585C42EC" w14:textId="77777777" w:rsidR="0099773A" w:rsidRDefault="0099773A" w:rsidP="00D11146"/>
    <w:p w14:paraId="03EC1449" w14:textId="31D13494" w:rsidR="00D11146" w:rsidRPr="00D11146" w:rsidRDefault="00D11146" w:rsidP="00D11146">
      <w:r w:rsidRPr="00D11146">
        <w:t>Onset is defined as the first detectable crack extension</w:t>
      </w:r>
      <w:r w:rsidR="00920705" w:rsidRPr="00920705">
        <w:t xml:space="preserve"> under </w:t>
      </w:r>
      <w:r w:rsidR="00AA48FB">
        <w:t>monotonic (non</w:t>
      </w:r>
      <w:r w:rsidR="00566813">
        <w:t>-</w:t>
      </w:r>
      <w:r w:rsidR="00AA48FB">
        <w:t>cyclic) loading</w:t>
      </w:r>
      <w:r w:rsidRPr="00D11146">
        <w:t>, determined via load drop, compliance change, or microscopic observation.</w:t>
      </w:r>
      <w:r w:rsidR="00AA48FB">
        <w:t xml:space="preserve"> The corresponding fatigue onset, addressed in the next section, is the analogous event under cyclic loading and is what the present work predicts.</w:t>
      </w:r>
    </w:p>
    <w:p w14:paraId="505A5EFB" w14:textId="0B9F8A80" w:rsidR="00023948" w:rsidRPr="00023948" w:rsidRDefault="00337866" w:rsidP="00023948">
      <w:r>
        <w:t>The energy release rate at the</w:t>
      </w:r>
      <w:r w:rsidR="003D454A">
        <w:t xml:space="preserve"> </w:t>
      </w:r>
      <w:r w:rsidR="003D454A" w:rsidRPr="00920705">
        <w:t>onset</w:t>
      </w:r>
      <w:r>
        <w:t xml:space="preserve"> point</w:t>
      </w:r>
      <w:r w:rsidR="00C20AF5">
        <w:t xml:space="preserve"> is</w:t>
      </w:r>
      <w:r w:rsidR="00034711">
        <w:t xml:space="preserve"> denoted as</w:t>
      </w:r>
      <w:r w:rsidR="00DE312E">
        <w:t xml:space="preserve"> </w:t>
      </w:r>
      <m:oMath>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C</m:t>
            </m:r>
          </m:sub>
        </m:sSub>
      </m:oMath>
      <w:r w:rsidR="00920705">
        <w:t xml:space="preserve"> </w:t>
      </w:r>
      <w:r w:rsidR="00DE312E">
        <w:t xml:space="preserve">and it </w:t>
      </w:r>
      <w:r w:rsidR="00920705" w:rsidRPr="00920705">
        <w:t>defines a critical toughness for the interface (mode</w:t>
      </w:r>
      <w:r w:rsidR="00566813">
        <w:t>-</w:t>
      </w:r>
      <w:r w:rsidR="00920705" w:rsidRPr="00920705">
        <w:t xml:space="preserve">dependent). Under cyclic loading with ratio </w:t>
      </w:r>
      <m:oMath>
        <m:r>
          <w:rPr>
            <w:rFonts w:ascii="Cambria Math" w:hAnsi="Cambria Math" w:cs="Times New Roman"/>
            <w:sz w:val="24"/>
            <w:szCs w:val="24"/>
          </w:rPr>
          <m:t>R</m:t>
        </m:r>
      </m:oMath>
      <w:r w:rsidR="00920705" w:rsidRPr="00920705">
        <w:t xml:space="preserve">, an experimental </w:t>
      </w:r>
      <w:r w:rsidR="00CF3321">
        <w:t>G</w:t>
      </w:r>
      <w:r w:rsidR="00566813">
        <w:t>-</w:t>
      </w:r>
      <w:r w:rsidR="00CF3321">
        <w:t>N</w:t>
      </w:r>
      <w:r w:rsidR="00920705" w:rsidRPr="00920705">
        <w:t xml:space="preserve"> relationship gives the number of cycles </w:t>
      </w:r>
      <m:oMath>
        <m:r>
          <w:rPr>
            <w:rFonts w:ascii="Cambria Math" w:hAnsi="Cambria Math"/>
          </w:rPr>
          <m:t>N</m:t>
        </m:r>
      </m:oMath>
      <w:r w:rsidR="00920705">
        <w:t xml:space="preserve"> </w:t>
      </w:r>
      <w:r w:rsidR="00920705" w:rsidRPr="00920705">
        <w:t xml:space="preserve">to </w:t>
      </w:r>
      <w:r w:rsidR="00023948" w:rsidRPr="00023948">
        <w:t xml:space="preserve">onset </w:t>
      </w:r>
      <w:r w:rsidR="00920705" w:rsidRPr="00920705">
        <w:t>for a given</w:t>
      </w:r>
      <w:r w:rsidR="00A74745">
        <w:t xml:space="preserve"> </w:t>
      </w:r>
      <w:r w:rsidR="00023948" w:rsidRPr="00023948">
        <w:t>applied maximum energy</w:t>
      </w:r>
      <w:r w:rsidR="00566813">
        <w:t>-</w:t>
      </w:r>
      <w:r w:rsidR="00023948" w:rsidRPr="00023948">
        <w:t>release rate</w:t>
      </w:r>
      <w:r w:rsidR="00920705" w:rsidRPr="00920705">
        <w:t xml:space="preserve"> </w:t>
      </w:r>
      <m:oMath>
        <m:sSub>
          <m:sSubPr>
            <m:ctrlPr>
              <w:rPr>
                <w:rFonts w:ascii="Cambria Math" w:hAnsi="Cambria Math"/>
              </w:rPr>
            </m:ctrlPr>
          </m:sSubPr>
          <m:e>
            <m:r>
              <w:rPr>
                <w:rFonts w:ascii="Cambria Math" w:hAnsi="Cambria Math"/>
              </w:rPr>
              <m:t>G</m:t>
            </m:r>
          </m:e>
          <m:sub>
            <m:r>
              <m:rPr>
                <m:sty m:val="p"/>
              </m:rPr>
              <w:rPr>
                <w:rFonts w:ascii="Cambria Math" w:hAnsi="Cambria Math"/>
              </w:rPr>
              <m:t>max</m:t>
            </m:r>
          </m:sub>
        </m:sSub>
      </m:oMath>
      <w:r w:rsidR="00920705">
        <w:t xml:space="preserve"> </w:t>
      </w:r>
      <w:r w:rsidR="00023948" w:rsidRPr="00023948">
        <w:t>(often expressed as a fraction of the Mode</w:t>
      </w:r>
      <w:r w:rsidR="00B66721">
        <w:t xml:space="preserve"> </w:t>
      </w:r>
      <m:oMath>
        <m:r>
          <w:rPr>
            <w:rFonts w:ascii="Cambria Math" w:hAnsi="Cambria Math"/>
          </w:rPr>
          <m:t>I.II, or II</m:t>
        </m:r>
      </m:oMath>
      <w:r w:rsidR="00023948" w:rsidRPr="00023948">
        <w:t xml:space="preserve"> onset toughness </w:t>
      </w:r>
      <w:r w:rsidR="00D4550C">
        <w:t>(</w:t>
      </w:r>
      <m:oMath>
        <m:sSub>
          <m:sSubPr>
            <m:ctrlPr>
              <w:rPr>
                <w:rFonts w:ascii="Cambria Math" w:hAnsi="Cambria Math"/>
              </w:rPr>
            </m:ctrlPr>
          </m:sSubPr>
          <m:e>
            <m:r>
              <w:rPr>
                <w:rFonts w:ascii="Cambria Math" w:hAnsi="Cambria Math"/>
              </w:rPr>
              <m:t>G</m:t>
            </m:r>
          </m:e>
          <m:sub>
            <m:r>
              <w:rPr>
                <w:rFonts w:ascii="Cambria Math" w:hAnsi="Cambria Math"/>
              </w:rPr>
              <m:t>Ic</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IIc</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IIIc</m:t>
            </m:r>
          </m:sub>
        </m:sSub>
      </m:oMath>
      <w:r w:rsidR="005409FE">
        <w:t xml:space="preserve"> respectivly</w:t>
      </w:r>
      <w:r w:rsidR="00023948" w:rsidRPr="00023948">
        <w:t xml:space="preserve">) and for a given load ratio </w:t>
      </w:r>
      <m:oMath>
        <m:r>
          <w:rPr>
            <w:rFonts w:ascii="Cambria Math" w:hAnsi="Cambria Math"/>
          </w:rPr>
          <m:t>R</m:t>
        </m:r>
      </m:oMath>
      <w:r w:rsidR="00D11F69">
        <w:t xml:space="preserve"> </w:t>
      </w:r>
      <w:r w:rsidR="00023948" w:rsidRPr="00023948">
        <w:t>and mode mixity.</w:t>
      </w:r>
    </w:p>
    <w:p w14:paraId="2BD64B3A" w14:textId="0F90CA0A" w:rsidR="00076E3C" w:rsidRPr="00076E3C" w:rsidRDefault="003312F0" w:rsidP="00076E3C">
      <w:r>
        <w:t xml:space="preserve">As seen in </w:t>
      </w:r>
      <w:r>
        <w:fldChar w:fldCharType="begin"/>
      </w:r>
      <w:r>
        <w:instrText xml:space="preserve"> REF _Ref223026542 \h </w:instrText>
      </w:r>
      <w:r>
        <w:fldChar w:fldCharType="separate"/>
      </w:r>
      <w:r w:rsidR="007D2917">
        <w:t xml:space="preserve">Figure </w:t>
      </w:r>
      <w:r w:rsidR="007D2917">
        <w:rPr>
          <w:noProof/>
        </w:rPr>
        <w:t>5</w:t>
      </w:r>
      <w:r>
        <w:fldChar w:fldCharType="end"/>
      </w:r>
      <w:r>
        <w:t xml:space="preserve"> </w:t>
      </w:r>
      <w:r w:rsidR="00CA5FFC">
        <w:t>t</w:t>
      </w:r>
      <w:r w:rsidR="00CA5FFC" w:rsidRPr="00CA5FFC">
        <w:t xml:space="preserve">he horizontal axis is the number of cycles to onset (typically plotted on a logarithmic scale). </w:t>
      </w:r>
      <w:r w:rsidR="00076E3C" w:rsidRPr="00076E3C">
        <w:t>The vertical axis is the applied maximum energy</w:t>
      </w:r>
      <w:r w:rsidR="00566813">
        <w:t>-</w:t>
      </w:r>
      <w:r w:rsidR="00076E3C" w:rsidRPr="00076E3C">
        <w:t xml:space="preserve">release rate, often normalized by the static (monotonic) </w:t>
      </w:r>
      <w:r w:rsidR="00217F30">
        <w:t xml:space="preserve">critical </w:t>
      </w:r>
      <w:r w:rsidR="00076E3C" w:rsidRPr="00076E3C">
        <w:t>energy</w:t>
      </w:r>
      <w:r w:rsidR="00566813">
        <w:t>-</w:t>
      </w:r>
      <w:r w:rsidR="00076E3C" w:rsidRPr="00076E3C">
        <w:t xml:space="preserve">release rate </w:t>
      </w:r>
      <m:oMath>
        <m:sSub>
          <m:sSubPr>
            <m:ctrlPr>
              <w:rPr>
                <w:rFonts w:ascii="Cambria Math" w:hAnsi="Cambria Math"/>
              </w:rPr>
            </m:ctrlPr>
          </m:sSubPr>
          <m:e>
            <m:r>
              <w:rPr>
                <w:rFonts w:ascii="Cambria Math" w:hAnsi="Cambria Math"/>
              </w:rPr>
              <m:t>G</m:t>
            </m:r>
          </m:e>
          <m:sub>
            <m:r>
              <w:rPr>
                <w:rFonts w:ascii="Cambria Math" w:hAnsi="Cambria Math"/>
              </w:rPr>
              <m:t>c</m:t>
            </m:r>
          </m:sub>
        </m:sSub>
      </m:oMath>
      <w:r w:rsidR="00076E3C" w:rsidRPr="00076E3C">
        <w:t xml:space="preserve">, and therefore </w:t>
      </w:r>
      <w:r>
        <w:t>r</w:t>
      </w:r>
      <w:r w:rsidR="00920705" w:rsidRPr="00920705">
        <w:t>egions below the curve are generally safe</w:t>
      </w:r>
      <w:r w:rsidR="00566813">
        <w:t>-</w:t>
      </w:r>
      <w:r w:rsidR="00076E3C" w:rsidRPr="00076E3C">
        <w:t>the applied energy</w:t>
      </w:r>
      <w:r w:rsidR="00566813">
        <w:t>-</w:t>
      </w:r>
      <w:r w:rsidR="00076E3C" w:rsidRPr="00076E3C">
        <w:t>release rate is insufficient to nucleate detectable crack growth</w:t>
      </w:r>
      <w:r w:rsidR="00566813">
        <w:t>-</w:t>
      </w:r>
      <w:r w:rsidR="00920705" w:rsidRPr="00920705">
        <w:t xml:space="preserve">while regions above </w:t>
      </w:r>
      <w:r w:rsidR="00076E3C" w:rsidRPr="00076E3C">
        <w:t xml:space="preserve">the curve </w:t>
      </w:r>
      <w:r w:rsidR="00920705" w:rsidRPr="00920705">
        <w:t xml:space="preserve">lead to onset </w:t>
      </w:r>
      <w:r w:rsidR="004B38B4">
        <w:t xml:space="preserve">(propagate) the crack </w:t>
      </w:r>
      <w:r w:rsidR="00920705" w:rsidRPr="00920705">
        <w:t xml:space="preserve">within </w:t>
      </w:r>
      <m:oMath>
        <m:r>
          <w:rPr>
            <w:rFonts w:ascii="Cambria Math" w:hAnsi="Cambria Math"/>
          </w:rPr>
          <m:t>N</m:t>
        </m:r>
      </m:oMath>
      <w:r w:rsidR="00920705">
        <w:t xml:space="preserve"> </w:t>
      </w:r>
      <w:r w:rsidR="00920705" w:rsidRPr="00920705">
        <w:t>cycles.</w:t>
      </w:r>
    </w:p>
    <w:p w14:paraId="32A4D2E4" w14:textId="5710B60D" w:rsidR="00714F57" w:rsidRDefault="00920705" w:rsidP="00AE5A53">
      <w:r w:rsidRPr="00920705">
        <w:t>.</w:t>
      </w:r>
    </w:p>
    <w:p w14:paraId="44673B5E" w14:textId="29C27DDE" w:rsidR="005A7EBF" w:rsidRPr="00510F8C" w:rsidRDefault="006441CA" w:rsidP="005A7EBF">
      <w:r w:rsidRPr="004A6EEE">
        <w:rPr>
          <w:noProof/>
        </w:rPr>
        <w:lastRenderedPageBreak/>
        <mc:AlternateContent>
          <mc:Choice Requires="wpg">
            <w:drawing>
              <wp:anchor distT="0" distB="252095" distL="114300" distR="114300" simplePos="0" relativeHeight="251658248" behindDoc="0" locked="0" layoutInCell="1" allowOverlap="1" wp14:anchorId="6967F4E2" wp14:editId="4978C560">
                <wp:simplePos x="0" y="0"/>
                <wp:positionH relativeFrom="margin">
                  <wp:posOffset>435610</wp:posOffset>
                </wp:positionH>
                <wp:positionV relativeFrom="paragraph">
                  <wp:posOffset>64770</wp:posOffset>
                </wp:positionV>
                <wp:extent cx="4849200" cy="2984400"/>
                <wp:effectExtent l="0" t="0" r="8890" b="6985"/>
                <wp:wrapTopAndBottom/>
                <wp:docPr id="1493982415" name="Group 148"/>
                <wp:cNvGraphicFramePr/>
                <a:graphic xmlns:a="http://schemas.openxmlformats.org/drawingml/2006/main">
                  <a:graphicData uri="http://schemas.microsoft.com/office/word/2010/wordprocessingGroup">
                    <wpg:wgp>
                      <wpg:cNvGrpSpPr/>
                      <wpg:grpSpPr>
                        <a:xfrm>
                          <a:off x="0" y="0"/>
                          <a:ext cx="4849200" cy="2984400"/>
                          <a:chOff x="0" y="0"/>
                          <a:chExt cx="4571277" cy="2811450"/>
                        </a:xfrm>
                      </wpg:grpSpPr>
                      <wps:wsp>
                        <wps:cNvPr id="598158930" name="Text Box 1"/>
                        <wps:cNvSpPr txBox="1"/>
                        <wps:spPr>
                          <a:xfrm>
                            <a:off x="180907" y="2532690"/>
                            <a:ext cx="4390370" cy="278760"/>
                          </a:xfrm>
                          <a:prstGeom prst="rect">
                            <a:avLst/>
                          </a:prstGeom>
                          <a:solidFill>
                            <a:prstClr val="white"/>
                          </a:solidFill>
                          <a:ln>
                            <a:noFill/>
                          </a:ln>
                        </wps:spPr>
                        <wps:txbx>
                          <w:txbxContent>
                            <w:p w14:paraId="63BC7954" w14:textId="657FE674" w:rsidR="00FA6805" w:rsidRPr="009627D5" w:rsidRDefault="00FA6805" w:rsidP="00A921FE">
                              <w:pPr>
                                <w:pStyle w:val="Caption"/>
                                <w:rPr>
                                  <w:noProof/>
                                </w:rPr>
                              </w:pPr>
                              <w:bookmarkStart w:id="44" w:name="_Ref223026542"/>
                              <w:bookmarkStart w:id="45" w:name="_Toc229008672"/>
                              <w:r>
                                <w:t xml:space="preserve">Figure </w:t>
                              </w:r>
                              <w:r>
                                <w:fldChar w:fldCharType="begin"/>
                              </w:r>
                              <w:r>
                                <w:instrText>SEQ Figure \* ARABIC</w:instrText>
                              </w:r>
                              <w:r>
                                <w:fldChar w:fldCharType="separate"/>
                              </w:r>
                              <w:r w:rsidR="00950DB1">
                                <w:rPr>
                                  <w:noProof/>
                                </w:rPr>
                                <w:t>5</w:t>
                              </w:r>
                              <w:r>
                                <w:fldChar w:fldCharType="end"/>
                              </w:r>
                              <w:bookmarkEnd w:id="44"/>
                              <w:r>
                                <w:t>: A schematic G-N Graph.</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cNvPr id="2000927405" name="Group 147"/>
                        <wpg:cNvGrpSpPr/>
                        <wpg:grpSpPr>
                          <a:xfrm>
                            <a:off x="0" y="0"/>
                            <a:ext cx="4394944" cy="2460043"/>
                            <a:chOff x="0" y="0"/>
                            <a:chExt cx="4394944" cy="2460043"/>
                          </a:xfrm>
                        </wpg:grpSpPr>
                        <wpg:grpSp>
                          <wpg:cNvPr id="848149699" name="Group 142"/>
                          <wpg:cNvGrpSpPr/>
                          <wpg:grpSpPr>
                            <a:xfrm>
                              <a:off x="417730" y="348656"/>
                              <a:ext cx="3298210" cy="1981513"/>
                              <a:chOff x="0" y="0"/>
                              <a:chExt cx="3298210" cy="1981513"/>
                            </a:xfrm>
                          </wpg:grpSpPr>
                          <wps:wsp>
                            <wps:cNvPr id="406321366" name="Rectangle 138"/>
                            <wps:cNvSpPr/>
                            <wps:spPr>
                              <a:xfrm>
                                <a:off x="0" y="0"/>
                                <a:ext cx="3298210" cy="1981513"/>
                              </a:xfrm>
                              <a:custGeom>
                                <a:avLst/>
                                <a:gdLst>
                                  <a:gd name="csX0" fmla="*/ 0 w 3298190"/>
                                  <a:gd name="csY0" fmla="*/ 0 h 1981200"/>
                                  <a:gd name="csX1" fmla="*/ 3298190 w 3298190"/>
                                  <a:gd name="csY1" fmla="*/ 0 h 1981200"/>
                                  <a:gd name="csX2" fmla="*/ 3298190 w 3298190"/>
                                  <a:gd name="csY2" fmla="*/ 1981200 h 1981200"/>
                                  <a:gd name="csX3" fmla="*/ 0 w 3298190"/>
                                  <a:gd name="csY3" fmla="*/ 1981200 h 1981200"/>
                                  <a:gd name="csX4" fmla="*/ 0 w 3298190"/>
                                  <a:gd name="csY4" fmla="*/ 0 h 1981200"/>
                                  <a:gd name="csX0" fmla="*/ 0 w 3298200"/>
                                  <a:gd name="csY0" fmla="*/ 0 h 1981200"/>
                                  <a:gd name="csX1" fmla="*/ 3298200 w 3298200"/>
                                  <a:gd name="csY1" fmla="*/ 1686960 h 1981200"/>
                                  <a:gd name="csX2" fmla="*/ 3298190 w 3298200"/>
                                  <a:gd name="csY2" fmla="*/ 1981200 h 1981200"/>
                                  <a:gd name="csX3" fmla="*/ 0 w 3298200"/>
                                  <a:gd name="csY3" fmla="*/ 1981200 h 1981200"/>
                                  <a:gd name="csX4" fmla="*/ 0 w 3298200"/>
                                  <a:gd name="csY4" fmla="*/ 0 h 1981200"/>
                                  <a:gd name="csX0" fmla="*/ 0 w 3298200"/>
                                  <a:gd name="csY0" fmla="*/ 0 h 1981200"/>
                                  <a:gd name="csX1" fmla="*/ 3298200 w 3298200"/>
                                  <a:gd name="csY1" fmla="*/ 1686960 h 1981200"/>
                                  <a:gd name="csX2" fmla="*/ 3298190 w 3298200"/>
                                  <a:gd name="csY2" fmla="*/ 1981200 h 1981200"/>
                                  <a:gd name="csX3" fmla="*/ 0 w 3298200"/>
                                  <a:gd name="csY3" fmla="*/ 1981200 h 1981200"/>
                                  <a:gd name="csX4" fmla="*/ 0 w 3298200"/>
                                  <a:gd name="csY4" fmla="*/ 0 h 1981200"/>
                                  <a:gd name="csX0" fmla="*/ 0 w 3298200"/>
                                  <a:gd name="csY0" fmla="*/ 0 h 1981200"/>
                                  <a:gd name="csX1" fmla="*/ 3298200 w 3298200"/>
                                  <a:gd name="csY1" fmla="*/ 1686960 h 1981200"/>
                                  <a:gd name="csX2" fmla="*/ 3298190 w 3298200"/>
                                  <a:gd name="csY2" fmla="*/ 1981200 h 1981200"/>
                                  <a:gd name="csX3" fmla="*/ 0 w 3298200"/>
                                  <a:gd name="csY3" fmla="*/ 1981200 h 1981200"/>
                                  <a:gd name="csX4" fmla="*/ 0 w 3298200"/>
                                  <a:gd name="csY4" fmla="*/ 0 h 1981200"/>
                                  <a:gd name="csX0" fmla="*/ 0 w 3298200"/>
                                  <a:gd name="csY0" fmla="*/ 0 h 1981200"/>
                                  <a:gd name="csX1" fmla="*/ 3298200 w 3298200"/>
                                  <a:gd name="csY1" fmla="*/ 1686960 h 1981200"/>
                                  <a:gd name="csX2" fmla="*/ 3298190 w 3298200"/>
                                  <a:gd name="csY2" fmla="*/ 1981200 h 1981200"/>
                                  <a:gd name="csX3" fmla="*/ 0 w 3298200"/>
                                  <a:gd name="csY3" fmla="*/ 1981200 h 1981200"/>
                                  <a:gd name="csX4" fmla="*/ 0 w 3298200"/>
                                  <a:gd name="csY4" fmla="*/ 0 h 1981200"/>
                                  <a:gd name="csX0" fmla="*/ 0 w 3298200"/>
                                  <a:gd name="csY0" fmla="*/ 0 h 1981200"/>
                                  <a:gd name="csX1" fmla="*/ 3298200 w 3298200"/>
                                  <a:gd name="csY1" fmla="*/ 1686960 h 1981200"/>
                                  <a:gd name="csX2" fmla="*/ 3298190 w 3298200"/>
                                  <a:gd name="csY2" fmla="*/ 1981200 h 1981200"/>
                                  <a:gd name="csX3" fmla="*/ 0 w 3298200"/>
                                  <a:gd name="csY3" fmla="*/ 1981200 h 1981200"/>
                                  <a:gd name="csX4" fmla="*/ 0 w 3298200"/>
                                  <a:gd name="csY4" fmla="*/ 0 h 1981200"/>
                                  <a:gd name="csX0" fmla="*/ 0 w 3298200"/>
                                  <a:gd name="csY0" fmla="*/ 0 h 1981200"/>
                                  <a:gd name="csX1" fmla="*/ 3298200 w 3298200"/>
                                  <a:gd name="csY1" fmla="*/ 1686960 h 1981200"/>
                                  <a:gd name="csX2" fmla="*/ 3298190 w 3298200"/>
                                  <a:gd name="csY2" fmla="*/ 1981200 h 1981200"/>
                                  <a:gd name="csX3" fmla="*/ 0 w 3298200"/>
                                  <a:gd name="csY3" fmla="*/ 1981200 h 1981200"/>
                                  <a:gd name="csX4" fmla="*/ 0 w 3298200"/>
                                  <a:gd name="csY4" fmla="*/ 0 h 1981200"/>
                                  <a:gd name="csX0" fmla="*/ 0 w 3298200"/>
                                  <a:gd name="csY0" fmla="*/ 0 h 1981200"/>
                                  <a:gd name="csX1" fmla="*/ 3298200 w 3298200"/>
                                  <a:gd name="csY1" fmla="*/ 1686960 h 1981200"/>
                                  <a:gd name="csX2" fmla="*/ 3298190 w 3298200"/>
                                  <a:gd name="csY2" fmla="*/ 1981200 h 1981200"/>
                                  <a:gd name="csX3" fmla="*/ 0 w 3298200"/>
                                  <a:gd name="csY3" fmla="*/ 1981200 h 1981200"/>
                                  <a:gd name="csX4" fmla="*/ 0 w 3298200"/>
                                  <a:gd name="csY4" fmla="*/ 0 h 1981200"/>
                                  <a:gd name="csX0" fmla="*/ 0 w 3298200"/>
                                  <a:gd name="csY0" fmla="*/ 0 h 1981200"/>
                                  <a:gd name="csX1" fmla="*/ 3298200 w 3298200"/>
                                  <a:gd name="csY1" fmla="*/ 1686960 h 1981200"/>
                                  <a:gd name="csX2" fmla="*/ 3298190 w 3298200"/>
                                  <a:gd name="csY2" fmla="*/ 1981200 h 1981200"/>
                                  <a:gd name="csX3" fmla="*/ 0 w 3298200"/>
                                  <a:gd name="csY3" fmla="*/ 1981200 h 1981200"/>
                                  <a:gd name="csX4" fmla="*/ 0 w 3298200"/>
                                  <a:gd name="csY4" fmla="*/ 0 h 1981200"/>
                                </a:gdLst>
                                <a:ahLst/>
                                <a:cxnLst>
                                  <a:cxn ang="0">
                                    <a:pos x="csX0" y="csY0"/>
                                  </a:cxn>
                                  <a:cxn ang="0">
                                    <a:pos x="csX1" y="csY1"/>
                                  </a:cxn>
                                  <a:cxn ang="0">
                                    <a:pos x="csX2" y="csY2"/>
                                  </a:cxn>
                                  <a:cxn ang="0">
                                    <a:pos x="csX3" y="csY3"/>
                                  </a:cxn>
                                  <a:cxn ang="0">
                                    <a:pos x="csX4" y="csY4"/>
                                  </a:cxn>
                                </a:cxnLst>
                                <a:rect l="l" t="t" r="r" b="b"/>
                                <a:pathLst>
                                  <a:path w="3298200" h="1981200">
                                    <a:moveTo>
                                      <a:pt x="0" y="0"/>
                                    </a:moveTo>
                                    <a:cubicBezTo>
                                      <a:pt x="691729" y="1499580"/>
                                      <a:pt x="2090214" y="1648515"/>
                                      <a:pt x="3298200" y="1686960"/>
                                    </a:cubicBezTo>
                                    <a:cubicBezTo>
                                      <a:pt x="3298197" y="1785040"/>
                                      <a:pt x="3298193" y="1883120"/>
                                      <a:pt x="3298190" y="1981200"/>
                                    </a:cubicBezTo>
                                    <a:lnTo>
                                      <a:pt x="0" y="1981200"/>
                                    </a:lnTo>
                                    <a:lnTo>
                                      <a:pt x="0" y="0"/>
                                    </a:lnTo>
                                    <a:close/>
                                  </a:path>
                                </a:pathLst>
                              </a:custGeom>
                              <a:solidFill>
                                <a:schemeClr val="accent6">
                                  <a:lumMod val="20000"/>
                                  <a:lumOff val="80000"/>
                                  <a:alpha val="69804"/>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196416530" name="Text Box 2"/>
                            <wps:cNvSpPr txBox="1">
                              <a:spLocks noChangeArrowheads="1"/>
                            </wps:cNvSpPr>
                            <wps:spPr bwMode="auto">
                              <a:xfrm>
                                <a:off x="69073" y="1509747"/>
                                <a:ext cx="1386956" cy="294557"/>
                              </a:xfrm>
                              <a:prstGeom prst="rect">
                                <a:avLst/>
                              </a:prstGeom>
                              <a:noFill/>
                              <a:ln w="9525">
                                <a:noFill/>
                                <a:miter lim="800000"/>
                                <a:headEnd/>
                                <a:tailEnd/>
                              </a:ln>
                            </wps:spPr>
                            <wps:txbx>
                              <w:txbxContent>
                                <w:p w14:paraId="011ABE25" w14:textId="0FB510DB" w:rsidR="00667D65" w:rsidRDefault="003D7608" w:rsidP="00667D65">
                                  <w:pPr>
                                    <w:pStyle w:val="NoSpacing"/>
                                    <w:jc w:val="center"/>
                                  </w:pPr>
                                  <w:r>
                                    <w:rPr>
                                      <w:rFonts w:eastAsiaTheme="minorEastAsia"/>
                                    </w:rPr>
                                    <w:t>No growth</w:t>
                                  </w:r>
                                </w:p>
                              </w:txbxContent>
                            </wps:txbx>
                            <wps:bodyPr rot="0" vert="horz" wrap="square" lIns="91440" tIns="45720" rIns="91440" bIns="45720" anchor="t" anchorCtr="0">
                              <a:noAutofit/>
                            </wps:bodyPr>
                          </wps:wsp>
                        </wpg:grpSp>
                        <wpg:grpSp>
                          <wpg:cNvPr id="84800174" name="Group 141"/>
                          <wpg:cNvGrpSpPr/>
                          <wpg:grpSpPr>
                            <a:xfrm>
                              <a:off x="407861" y="351945"/>
                              <a:ext cx="3310613" cy="1688993"/>
                              <a:chOff x="-1" y="0"/>
                              <a:chExt cx="3310613" cy="1688993"/>
                            </a:xfrm>
                          </wpg:grpSpPr>
                          <wps:wsp>
                            <wps:cNvPr id="1192035" name="Rectangle 138"/>
                            <wps:cNvSpPr/>
                            <wps:spPr>
                              <a:xfrm rot="10800000">
                                <a:off x="-1" y="0"/>
                                <a:ext cx="3310613" cy="1688993"/>
                              </a:xfrm>
                              <a:custGeom>
                                <a:avLst/>
                                <a:gdLst>
                                  <a:gd name="csX0" fmla="*/ 0 w 3298190"/>
                                  <a:gd name="csY0" fmla="*/ 0 h 1981200"/>
                                  <a:gd name="csX1" fmla="*/ 3298190 w 3298190"/>
                                  <a:gd name="csY1" fmla="*/ 0 h 1981200"/>
                                  <a:gd name="csX2" fmla="*/ 3298190 w 3298190"/>
                                  <a:gd name="csY2" fmla="*/ 1981200 h 1981200"/>
                                  <a:gd name="csX3" fmla="*/ 0 w 3298190"/>
                                  <a:gd name="csY3" fmla="*/ 1981200 h 1981200"/>
                                  <a:gd name="csX4" fmla="*/ 0 w 3298190"/>
                                  <a:gd name="csY4" fmla="*/ 0 h 1981200"/>
                                  <a:gd name="csX0" fmla="*/ 0 w 3298200"/>
                                  <a:gd name="csY0" fmla="*/ 0 h 1981200"/>
                                  <a:gd name="csX1" fmla="*/ 3298200 w 3298200"/>
                                  <a:gd name="csY1" fmla="*/ 1686960 h 1981200"/>
                                  <a:gd name="csX2" fmla="*/ 3298190 w 3298200"/>
                                  <a:gd name="csY2" fmla="*/ 1981200 h 1981200"/>
                                  <a:gd name="csX3" fmla="*/ 0 w 3298200"/>
                                  <a:gd name="csY3" fmla="*/ 1981200 h 1981200"/>
                                  <a:gd name="csX4" fmla="*/ 0 w 3298200"/>
                                  <a:gd name="csY4" fmla="*/ 0 h 1981200"/>
                                  <a:gd name="csX0" fmla="*/ 0 w 3298200"/>
                                  <a:gd name="csY0" fmla="*/ 0 h 1981200"/>
                                  <a:gd name="csX1" fmla="*/ 3298200 w 3298200"/>
                                  <a:gd name="csY1" fmla="*/ 1686960 h 1981200"/>
                                  <a:gd name="csX2" fmla="*/ 3298190 w 3298200"/>
                                  <a:gd name="csY2" fmla="*/ 1981200 h 1981200"/>
                                  <a:gd name="csX3" fmla="*/ 0 w 3298200"/>
                                  <a:gd name="csY3" fmla="*/ 1981200 h 1981200"/>
                                  <a:gd name="csX4" fmla="*/ 0 w 3298200"/>
                                  <a:gd name="csY4" fmla="*/ 0 h 1981200"/>
                                  <a:gd name="csX0" fmla="*/ 0 w 3298200"/>
                                  <a:gd name="csY0" fmla="*/ 0 h 1981200"/>
                                  <a:gd name="csX1" fmla="*/ 3298200 w 3298200"/>
                                  <a:gd name="csY1" fmla="*/ 1686960 h 1981200"/>
                                  <a:gd name="csX2" fmla="*/ 3298190 w 3298200"/>
                                  <a:gd name="csY2" fmla="*/ 1981200 h 1981200"/>
                                  <a:gd name="csX3" fmla="*/ 0 w 3298200"/>
                                  <a:gd name="csY3" fmla="*/ 1981200 h 1981200"/>
                                  <a:gd name="csX4" fmla="*/ 0 w 3298200"/>
                                  <a:gd name="csY4" fmla="*/ 0 h 1981200"/>
                                  <a:gd name="csX0" fmla="*/ 0 w 3298200"/>
                                  <a:gd name="csY0" fmla="*/ 0 h 1981200"/>
                                  <a:gd name="csX1" fmla="*/ 3298200 w 3298200"/>
                                  <a:gd name="csY1" fmla="*/ 1686960 h 1981200"/>
                                  <a:gd name="csX2" fmla="*/ 3298190 w 3298200"/>
                                  <a:gd name="csY2" fmla="*/ 1981200 h 1981200"/>
                                  <a:gd name="csX3" fmla="*/ 0 w 3298200"/>
                                  <a:gd name="csY3" fmla="*/ 1981200 h 1981200"/>
                                  <a:gd name="csX4" fmla="*/ 0 w 3298200"/>
                                  <a:gd name="csY4" fmla="*/ 0 h 1981200"/>
                                  <a:gd name="csX0" fmla="*/ 0 w 3298200"/>
                                  <a:gd name="csY0" fmla="*/ 0 h 1981200"/>
                                  <a:gd name="csX1" fmla="*/ 3298200 w 3298200"/>
                                  <a:gd name="csY1" fmla="*/ 1686960 h 1981200"/>
                                  <a:gd name="csX2" fmla="*/ 3298190 w 3298200"/>
                                  <a:gd name="csY2" fmla="*/ 1981200 h 1981200"/>
                                  <a:gd name="csX3" fmla="*/ 0 w 3298200"/>
                                  <a:gd name="csY3" fmla="*/ 1981200 h 1981200"/>
                                  <a:gd name="csX4" fmla="*/ 0 w 3298200"/>
                                  <a:gd name="csY4" fmla="*/ 0 h 1981200"/>
                                  <a:gd name="csX0" fmla="*/ 0 w 3298200"/>
                                  <a:gd name="csY0" fmla="*/ 0 h 1981200"/>
                                  <a:gd name="csX1" fmla="*/ 3298200 w 3298200"/>
                                  <a:gd name="csY1" fmla="*/ 1686960 h 1981200"/>
                                  <a:gd name="csX2" fmla="*/ 3298190 w 3298200"/>
                                  <a:gd name="csY2" fmla="*/ 1981200 h 1981200"/>
                                  <a:gd name="csX3" fmla="*/ 0 w 3298200"/>
                                  <a:gd name="csY3" fmla="*/ 1981200 h 1981200"/>
                                  <a:gd name="csX4" fmla="*/ 0 w 3298200"/>
                                  <a:gd name="csY4" fmla="*/ 0 h 1981200"/>
                                  <a:gd name="csX0" fmla="*/ 0 w 3298200"/>
                                  <a:gd name="csY0" fmla="*/ 0 h 1981200"/>
                                  <a:gd name="csX1" fmla="*/ 3298200 w 3298200"/>
                                  <a:gd name="csY1" fmla="*/ 1686960 h 1981200"/>
                                  <a:gd name="csX2" fmla="*/ 3298190 w 3298200"/>
                                  <a:gd name="csY2" fmla="*/ 1981200 h 1981200"/>
                                  <a:gd name="csX3" fmla="*/ 0 w 3298200"/>
                                  <a:gd name="csY3" fmla="*/ 1981200 h 1981200"/>
                                  <a:gd name="csX4" fmla="*/ 0 w 3298200"/>
                                  <a:gd name="csY4" fmla="*/ 0 h 1981200"/>
                                  <a:gd name="csX0" fmla="*/ 0 w 3298200"/>
                                  <a:gd name="csY0" fmla="*/ 0 h 1981200"/>
                                  <a:gd name="csX1" fmla="*/ 3298200 w 3298200"/>
                                  <a:gd name="csY1" fmla="*/ 1686960 h 1981200"/>
                                  <a:gd name="csX2" fmla="*/ 3298190 w 3298200"/>
                                  <a:gd name="csY2" fmla="*/ 1981200 h 1981200"/>
                                  <a:gd name="csX3" fmla="*/ 0 w 3298200"/>
                                  <a:gd name="csY3" fmla="*/ 1981200 h 1981200"/>
                                  <a:gd name="csX4" fmla="*/ 0 w 3298200"/>
                                  <a:gd name="csY4" fmla="*/ 0 h 1981200"/>
                                  <a:gd name="csX0" fmla="*/ 0 w 3298190"/>
                                  <a:gd name="csY0" fmla="*/ 0 h 1981200"/>
                                  <a:gd name="csX1" fmla="*/ 3298190 w 3298190"/>
                                  <a:gd name="csY1" fmla="*/ 1981200 h 1981200"/>
                                  <a:gd name="csX2" fmla="*/ 0 w 3298190"/>
                                  <a:gd name="csY2" fmla="*/ 1981200 h 1981200"/>
                                  <a:gd name="csX3" fmla="*/ 0 w 3298190"/>
                                  <a:gd name="csY3" fmla="*/ 0 h 1981200"/>
                                  <a:gd name="csX0" fmla="*/ 0 w 3298190"/>
                                  <a:gd name="csY0" fmla="*/ 0 h 1688726"/>
                                  <a:gd name="csX1" fmla="*/ 3298190 w 3298190"/>
                                  <a:gd name="csY1" fmla="*/ 1688726 h 1688726"/>
                                  <a:gd name="csX2" fmla="*/ 0 w 3298190"/>
                                  <a:gd name="csY2" fmla="*/ 1688726 h 1688726"/>
                                  <a:gd name="csX3" fmla="*/ 0 w 3298190"/>
                                  <a:gd name="csY3" fmla="*/ 0 h 1688726"/>
                                  <a:gd name="csX0" fmla="*/ 0 w 3298190"/>
                                  <a:gd name="csY0" fmla="*/ 0 h 1688726"/>
                                  <a:gd name="csX1" fmla="*/ 3298190 w 3298190"/>
                                  <a:gd name="csY1" fmla="*/ 1688726 h 1688726"/>
                                  <a:gd name="csX2" fmla="*/ 0 w 3298190"/>
                                  <a:gd name="csY2" fmla="*/ 1688726 h 1688726"/>
                                  <a:gd name="csX3" fmla="*/ 0 w 3298190"/>
                                  <a:gd name="csY3" fmla="*/ 0 h 1688726"/>
                                  <a:gd name="csX0" fmla="*/ 0 w 3298190"/>
                                  <a:gd name="csY0" fmla="*/ 0 h 1688726"/>
                                  <a:gd name="csX1" fmla="*/ 3298190 w 3298190"/>
                                  <a:gd name="csY1" fmla="*/ 1688726 h 1688726"/>
                                  <a:gd name="csX2" fmla="*/ 0 w 3298190"/>
                                  <a:gd name="csY2" fmla="*/ 1688726 h 1688726"/>
                                  <a:gd name="csX3" fmla="*/ 0 w 3298190"/>
                                  <a:gd name="csY3" fmla="*/ 0 h 1688726"/>
                                  <a:gd name="csX0" fmla="*/ 0 w 3298190"/>
                                  <a:gd name="csY0" fmla="*/ 0 h 1688726"/>
                                  <a:gd name="csX1" fmla="*/ 3298190 w 3298190"/>
                                  <a:gd name="csY1" fmla="*/ 1688726 h 1688726"/>
                                  <a:gd name="csX2" fmla="*/ 0 w 3298190"/>
                                  <a:gd name="csY2" fmla="*/ 1688726 h 1688726"/>
                                  <a:gd name="csX3" fmla="*/ 0 w 3298190"/>
                                  <a:gd name="csY3" fmla="*/ 0 h 1688726"/>
                                  <a:gd name="csX0" fmla="*/ 0 w 3298190"/>
                                  <a:gd name="csY0" fmla="*/ 0 h 1688726"/>
                                  <a:gd name="csX1" fmla="*/ 3298190 w 3298190"/>
                                  <a:gd name="csY1" fmla="*/ 1688726 h 1688726"/>
                                  <a:gd name="csX2" fmla="*/ 0 w 3298190"/>
                                  <a:gd name="csY2" fmla="*/ 1688726 h 1688726"/>
                                  <a:gd name="csX3" fmla="*/ 0 w 3298190"/>
                                  <a:gd name="csY3" fmla="*/ 0 h 1688726"/>
                                  <a:gd name="csX0" fmla="*/ 0 w 3310603"/>
                                  <a:gd name="csY0" fmla="*/ 0 h 1688726"/>
                                  <a:gd name="csX1" fmla="*/ 3310603 w 3310603"/>
                                  <a:gd name="csY1" fmla="*/ 1688726 h 1688726"/>
                                  <a:gd name="csX2" fmla="*/ 0 w 3310603"/>
                                  <a:gd name="csY2" fmla="*/ 1688726 h 1688726"/>
                                  <a:gd name="csX3" fmla="*/ 0 w 3310603"/>
                                  <a:gd name="csY3" fmla="*/ 0 h 1688726"/>
                                  <a:gd name="csX0" fmla="*/ 0 w 3310603"/>
                                  <a:gd name="csY0" fmla="*/ 0 h 1688726"/>
                                  <a:gd name="csX1" fmla="*/ 3310603 w 3310603"/>
                                  <a:gd name="csY1" fmla="*/ 1688726 h 1688726"/>
                                  <a:gd name="csX2" fmla="*/ 0 w 3310603"/>
                                  <a:gd name="csY2" fmla="*/ 1688726 h 1688726"/>
                                  <a:gd name="csX3" fmla="*/ 0 w 3310603"/>
                                  <a:gd name="csY3" fmla="*/ 0 h 1688726"/>
                                  <a:gd name="csX0" fmla="*/ 0 w 3310603"/>
                                  <a:gd name="csY0" fmla="*/ 0 h 1688726"/>
                                  <a:gd name="csX1" fmla="*/ 3310603 w 3310603"/>
                                  <a:gd name="csY1" fmla="*/ 1688726 h 1688726"/>
                                  <a:gd name="csX2" fmla="*/ 0 w 3310603"/>
                                  <a:gd name="csY2" fmla="*/ 1688726 h 1688726"/>
                                  <a:gd name="csX3" fmla="*/ 0 w 3310603"/>
                                  <a:gd name="csY3" fmla="*/ 0 h 1688726"/>
                                </a:gdLst>
                                <a:ahLst/>
                                <a:cxnLst>
                                  <a:cxn ang="0">
                                    <a:pos x="csX0" y="csY0"/>
                                  </a:cxn>
                                  <a:cxn ang="0">
                                    <a:pos x="csX1" y="csY1"/>
                                  </a:cxn>
                                  <a:cxn ang="0">
                                    <a:pos x="csX2" y="csY2"/>
                                  </a:cxn>
                                  <a:cxn ang="0">
                                    <a:pos x="csX3" y="csY3"/>
                                  </a:cxn>
                                </a:cxnLst>
                                <a:rect l="l" t="t" r="r" b="b"/>
                                <a:pathLst>
                                  <a:path w="3310603" h="1688726">
                                    <a:moveTo>
                                      <a:pt x="0" y="0"/>
                                    </a:moveTo>
                                    <a:cubicBezTo>
                                      <a:pt x="2550199" y="7711"/>
                                      <a:pt x="3028869" y="1227045"/>
                                      <a:pt x="3310603" y="1688726"/>
                                    </a:cubicBezTo>
                                    <a:lnTo>
                                      <a:pt x="0" y="1688726"/>
                                    </a:lnTo>
                                    <a:lnTo>
                                      <a:pt x="0" y="0"/>
                                    </a:lnTo>
                                    <a:close/>
                                  </a:path>
                                </a:pathLst>
                              </a:custGeom>
                              <a:solidFill>
                                <a:schemeClr val="accent2">
                                  <a:lumMod val="20000"/>
                                  <a:lumOff val="80000"/>
                                  <a:alpha val="69804"/>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387506180" name="Text Box 2"/>
                            <wps:cNvSpPr txBox="1">
                              <a:spLocks noChangeArrowheads="1"/>
                            </wps:cNvSpPr>
                            <wps:spPr bwMode="auto">
                              <a:xfrm>
                                <a:off x="1463698" y="549298"/>
                                <a:ext cx="1386956" cy="294557"/>
                              </a:xfrm>
                              <a:prstGeom prst="rect">
                                <a:avLst/>
                              </a:prstGeom>
                              <a:noFill/>
                              <a:ln w="9525">
                                <a:noFill/>
                                <a:miter lim="800000"/>
                                <a:headEnd/>
                                <a:tailEnd/>
                              </a:ln>
                            </wps:spPr>
                            <wps:txbx>
                              <w:txbxContent>
                                <w:p w14:paraId="0566E2AD" w14:textId="4EFB25E6" w:rsidR="00436EB2" w:rsidRDefault="003D7608" w:rsidP="00436EB2">
                                  <w:pPr>
                                    <w:pStyle w:val="NoSpacing"/>
                                    <w:jc w:val="center"/>
                                  </w:pPr>
                                  <w:r>
                                    <w:rPr>
                                      <w:rFonts w:eastAsiaTheme="minorEastAsia"/>
                                    </w:rPr>
                                    <w:t>Crack growth</w:t>
                                  </w:r>
                                </w:p>
                              </w:txbxContent>
                            </wps:txbx>
                            <wps:bodyPr rot="0" vert="horz" wrap="square" lIns="91440" tIns="45720" rIns="91440" bIns="45720" anchor="t" anchorCtr="0">
                              <a:noAutofit/>
                            </wps:bodyPr>
                          </wps:wsp>
                        </wpg:grpSp>
                        <wpg:grpSp>
                          <wpg:cNvPr id="752327248" name="Group 146"/>
                          <wpg:cNvGrpSpPr/>
                          <wpg:grpSpPr>
                            <a:xfrm>
                              <a:off x="0" y="0"/>
                              <a:ext cx="4394944" cy="2460043"/>
                              <a:chOff x="0" y="0"/>
                              <a:chExt cx="4394944" cy="2460043"/>
                            </a:xfrm>
                          </wpg:grpSpPr>
                          <wpg:grpSp>
                            <wpg:cNvPr id="1912795973" name="Group 144"/>
                            <wpg:cNvGrpSpPr/>
                            <wpg:grpSpPr>
                              <a:xfrm>
                                <a:off x="0" y="0"/>
                                <a:ext cx="788957" cy="2427114"/>
                                <a:chOff x="0" y="0"/>
                                <a:chExt cx="788957" cy="2427114"/>
                              </a:xfrm>
                            </wpg:grpSpPr>
                            <wps:wsp>
                              <wps:cNvPr id="2045496" name="Straight Arrow Connector 9"/>
                              <wps:cNvCnPr/>
                              <wps:spPr>
                                <a:xfrm flipV="1">
                                  <a:off x="345915" y="265055"/>
                                  <a:ext cx="0" cy="2162059"/>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1842363149" name="Text Box 12"/>
                              <wps:cNvSpPr txBox="1"/>
                              <wps:spPr bwMode="auto">
                                <a:xfrm>
                                  <a:off x="0" y="0"/>
                                  <a:ext cx="788957" cy="266141"/>
                                </a:xfrm>
                                <a:prstGeom prst="rect">
                                  <a:avLst/>
                                </a:prstGeom>
                                <a:noFill/>
                                <a:ln w="9525">
                                  <a:noFill/>
                                  <a:miter lim="800000"/>
                                  <a:headEnd/>
                                  <a:tailEnd/>
                                </a:ln>
                              </wps:spPr>
                              <wps:txbx>
                                <w:txbxContent>
                                  <w:p w14:paraId="49848EBA" w14:textId="378A10AF" w:rsidR="00BB4C62" w:rsidRPr="00AC407B" w:rsidRDefault="005A2555" w:rsidP="00AC407B">
                                    <w:pPr>
                                      <w:pStyle w:val="NoSpacing"/>
                                    </w:pPr>
                                    <m:oMathPara>
                                      <m:oMathParaPr>
                                        <m:jc m:val="left"/>
                                      </m:oMathParaPr>
                                      <m:oMath>
                                        <m:sSub>
                                          <m:sSubPr>
                                            <m:ctrlPr>
                                              <w:rPr>
                                                <w:rFonts w:ascii="Cambria Math" w:hAnsi="Cambria Math"/>
                                              </w:rPr>
                                            </m:ctrlPr>
                                          </m:sSubPr>
                                          <m:e>
                                            <m:r>
                                              <w:rPr>
                                                <w:rFonts w:ascii="Cambria Math" w:hAnsi="Cambria Math"/>
                                              </w:rPr>
                                              <m:t>G</m:t>
                                            </m:r>
                                          </m:e>
                                          <m:sub>
                                            <m:r>
                                              <w:rPr>
                                                <w:rFonts w:ascii="Cambria Math" w:hAnsi="Cambria Math"/>
                                              </w:rPr>
                                              <m:t>C</m:t>
                                            </m:r>
                                            <m:ctrlPr>
                                              <w:rPr>
                                                <w:rFonts w:ascii="Cambria Math" w:hAnsi="Cambria Math"/>
                                                <w:i/>
                                              </w:rPr>
                                            </m:ctrlP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max</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987819446" name="Group 145"/>
                            <wpg:cNvGrpSpPr/>
                            <wpg:grpSpPr>
                              <a:xfrm>
                                <a:off x="273005" y="2193902"/>
                                <a:ext cx="4121939" cy="266141"/>
                                <a:chOff x="0" y="0"/>
                                <a:chExt cx="4121939" cy="266141"/>
                              </a:xfrm>
                            </wpg:grpSpPr>
                            <wps:wsp>
                              <wps:cNvPr id="201570436" name="Straight Arrow Connector 11"/>
                              <wps:cNvCnPr/>
                              <wps:spPr>
                                <a:xfrm>
                                  <a:off x="0" y="138695"/>
                                  <a:ext cx="3906557"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wps:wsp>
                              <wps:cNvPr id="1251845950" name="Text Box 12"/>
                              <wps:cNvSpPr txBox="1"/>
                              <wps:spPr bwMode="auto">
                                <a:xfrm>
                                  <a:off x="3904290" y="0"/>
                                  <a:ext cx="217649" cy="266141"/>
                                </a:xfrm>
                                <a:prstGeom prst="rect">
                                  <a:avLst/>
                                </a:prstGeom>
                                <a:noFill/>
                                <a:ln w="9525">
                                  <a:noFill/>
                                  <a:miter lim="800000"/>
                                  <a:headEnd/>
                                  <a:tailEnd/>
                                </a:ln>
                              </wps:spPr>
                              <wps:txbx>
                                <w:txbxContent>
                                  <w:p w14:paraId="05E7A62E" w14:textId="211BA650" w:rsidR="00BB4C62" w:rsidRPr="00BB4C62" w:rsidRDefault="00AC407B" w:rsidP="005457E2">
                                    <w:pPr>
                                      <w:pStyle w:val="NoSpacing"/>
                                    </w:pPr>
                                    <m:oMathPara>
                                      <m:oMath>
                                        <m:r>
                                          <w:rPr>
                                            <w:rFonts w:ascii="Cambria Math" w:hAnsi="Cambria Math"/>
                                          </w:rPr>
                                          <m:t>N</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cNvPr id="2129130225" name="Group 143"/>
                          <wpg:cNvGrpSpPr/>
                          <wpg:grpSpPr>
                            <a:xfrm>
                              <a:off x="417044" y="351260"/>
                              <a:ext cx="3295652" cy="1705372"/>
                              <a:chOff x="0" y="0"/>
                              <a:chExt cx="3295652" cy="1705372"/>
                            </a:xfrm>
                          </wpg:grpSpPr>
                          <wps:wsp>
                            <wps:cNvPr id="1251322559" name="Freeform: Shape 13"/>
                            <wps:cNvSpPr/>
                            <wps:spPr>
                              <a:xfrm flipV="1">
                                <a:off x="0" y="0"/>
                                <a:ext cx="3295652" cy="1686204"/>
                              </a:xfrm>
                              <a:custGeom>
                                <a:avLst/>
                                <a:gdLst>
                                  <a:gd name="csX0" fmla="*/ 152481 w 4960857"/>
                                  <a:gd name="csY0" fmla="*/ 2133600 h 2133600"/>
                                  <a:gd name="csX1" fmla="*/ 395077 w 4960857"/>
                                  <a:gd name="csY1" fmla="*/ 1194318 h 2133600"/>
                                  <a:gd name="csX2" fmla="*/ 3548824 w 4960857"/>
                                  <a:gd name="csY2" fmla="*/ 939281 h 2133600"/>
                                  <a:gd name="csX3" fmla="*/ 4960857 w 4960857"/>
                                  <a:gd name="csY3" fmla="*/ 0 h 2133600"/>
                                  <a:gd name="csX0" fmla="*/ 21831 w 4830207"/>
                                  <a:gd name="csY0" fmla="*/ 2133600 h 2133600"/>
                                  <a:gd name="csX1" fmla="*/ 1197532 w 4830207"/>
                                  <a:gd name="csY1" fmla="*/ 1113452 h 2133600"/>
                                  <a:gd name="csX2" fmla="*/ 3418174 w 4830207"/>
                                  <a:gd name="csY2" fmla="*/ 939281 h 2133600"/>
                                  <a:gd name="csX3" fmla="*/ 4830207 w 4830207"/>
                                  <a:gd name="csY3" fmla="*/ 0 h 2133600"/>
                                  <a:gd name="csX0" fmla="*/ 22720 w 4831096"/>
                                  <a:gd name="csY0" fmla="*/ 2133600 h 2133600"/>
                                  <a:gd name="csX1" fmla="*/ 1198421 w 4831096"/>
                                  <a:gd name="csY1" fmla="*/ 1113452 h 2133600"/>
                                  <a:gd name="csX2" fmla="*/ 3419063 w 4831096"/>
                                  <a:gd name="csY2" fmla="*/ 939281 h 2133600"/>
                                  <a:gd name="csX3" fmla="*/ 4831096 w 4831096"/>
                                  <a:gd name="csY3" fmla="*/ 0 h 2133600"/>
                                  <a:gd name="csX0" fmla="*/ 0 w 4808376"/>
                                  <a:gd name="csY0" fmla="*/ 2133600 h 2133600"/>
                                  <a:gd name="csX1" fmla="*/ 1175701 w 4808376"/>
                                  <a:gd name="csY1" fmla="*/ 1113452 h 2133600"/>
                                  <a:gd name="csX2" fmla="*/ 3396343 w 4808376"/>
                                  <a:gd name="csY2" fmla="*/ 939281 h 2133600"/>
                                  <a:gd name="csX3" fmla="*/ 4808376 w 4808376"/>
                                  <a:gd name="csY3" fmla="*/ 0 h 2133600"/>
                                  <a:gd name="csX0" fmla="*/ 0 w 4808376"/>
                                  <a:gd name="csY0" fmla="*/ 2133600 h 2133600"/>
                                  <a:gd name="csX1" fmla="*/ 1175701 w 4808376"/>
                                  <a:gd name="csY1" fmla="*/ 1113452 h 2133600"/>
                                  <a:gd name="csX2" fmla="*/ 3937536 w 4808376"/>
                                  <a:gd name="csY2" fmla="*/ 864636 h 2133600"/>
                                  <a:gd name="csX3" fmla="*/ 4808376 w 4808376"/>
                                  <a:gd name="csY3" fmla="*/ 0 h 2133600"/>
                                  <a:gd name="csX0" fmla="*/ 0 w 4808376"/>
                                  <a:gd name="csY0" fmla="*/ 2133600 h 2133600"/>
                                  <a:gd name="csX1" fmla="*/ 1175701 w 4808376"/>
                                  <a:gd name="csY1" fmla="*/ 1113452 h 2133600"/>
                                  <a:gd name="csX2" fmla="*/ 3937536 w 4808376"/>
                                  <a:gd name="csY2" fmla="*/ 864636 h 2133600"/>
                                  <a:gd name="csX3" fmla="*/ 4808376 w 4808376"/>
                                  <a:gd name="csY3" fmla="*/ 0 h 2133600"/>
                                  <a:gd name="csX0" fmla="*/ 0 w 4808376"/>
                                  <a:gd name="csY0" fmla="*/ 2133600 h 2133600"/>
                                  <a:gd name="csX1" fmla="*/ 1175701 w 4808376"/>
                                  <a:gd name="csY1" fmla="*/ 1113452 h 2133600"/>
                                  <a:gd name="csX2" fmla="*/ 3937536 w 4808376"/>
                                  <a:gd name="csY2" fmla="*/ 864636 h 2133600"/>
                                  <a:gd name="csX3" fmla="*/ 4808376 w 4808376"/>
                                  <a:gd name="csY3" fmla="*/ 0 h 2133600"/>
                                  <a:gd name="csX0" fmla="*/ 0 w 4808376"/>
                                  <a:gd name="csY0" fmla="*/ 2133600 h 2133600"/>
                                  <a:gd name="csX1" fmla="*/ 1175701 w 4808376"/>
                                  <a:gd name="csY1" fmla="*/ 1113452 h 2133600"/>
                                  <a:gd name="csX2" fmla="*/ 3937536 w 4808376"/>
                                  <a:gd name="csY2" fmla="*/ 864636 h 2133600"/>
                                  <a:gd name="csX3" fmla="*/ 4808376 w 4808376"/>
                                  <a:gd name="csY3" fmla="*/ 0 h 2133600"/>
                                  <a:gd name="csX0" fmla="*/ 0 w 4808376"/>
                                  <a:gd name="csY0" fmla="*/ 2133600 h 2133600"/>
                                  <a:gd name="csX1" fmla="*/ 1175701 w 4808376"/>
                                  <a:gd name="csY1" fmla="*/ 1113452 h 2133600"/>
                                  <a:gd name="csX2" fmla="*/ 3620395 w 4808376"/>
                                  <a:gd name="csY2" fmla="*/ 870857 h 2133600"/>
                                  <a:gd name="csX3" fmla="*/ 4808376 w 4808376"/>
                                  <a:gd name="csY3" fmla="*/ 0 h 2133600"/>
                                  <a:gd name="csX0" fmla="*/ 0 w 4808376"/>
                                  <a:gd name="csY0" fmla="*/ 2133600 h 2133600"/>
                                  <a:gd name="csX1" fmla="*/ 1175701 w 4808376"/>
                                  <a:gd name="csY1" fmla="*/ 1113452 h 2133600"/>
                                  <a:gd name="csX2" fmla="*/ 3421335 w 4808376"/>
                                  <a:gd name="csY2" fmla="*/ 870857 h 2133600"/>
                                  <a:gd name="csX3" fmla="*/ 4808376 w 4808376"/>
                                  <a:gd name="csY3" fmla="*/ 0 h 2133600"/>
                                  <a:gd name="csX0" fmla="*/ 0 w 4759585"/>
                                  <a:gd name="csY0" fmla="*/ 2767296 h 2767296"/>
                                  <a:gd name="csX1" fmla="*/ 1126910 w 4759585"/>
                                  <a:gd name="csY1" fmla="*/ 1113452 h 2767296"/>
                                  <a:gd name="csX2" fmla="*/ 3372544 w 4759585"/>
                                  <a:gd name="csY2" fmla="*/ 870857 h 2767296"/>
                                  <a:gd name="csX3" fmla="*/ 4759585 w 4759585"/>
                                  <a:gd name="csY3" fmla="*/ 0 h 2767296"/>
                                  <a:gd name="csX0" fmla="*/ 0 w 4759585"/>
                                  <a:gd name="csY0" fmla="*/ 2767296 h 2767296"/>
                                  <a:gd name="csX1" fmla="*/ 1126910 w 4759585"/>
                                  <a:gd name="csY1" fmla="*/ 1113452 h 2767296"/>
                                  <a:gd name="csX2" fmla="*/ 3372544 w 4759585"/>
                                  <a:gd name="csY2" fmla="*/ 870857 h 2767296"/>
                                  <a:gd name="csX3" fmla="*/ 4759585 w 4759585"/>
                                  <a:gd name="csY3" fmla="*/ 0 h 2767296"/>
                                  <a:gd name="csX0" fmla="*/ 0 w 4759585"/>
                                  <a:gd name="csY0" fmla="*/ 2767296 h 2767296"/>
                                  <a:gd name="csX1" fmla="*/ 1126910 w 4759585"/>
                                  <a:gd name="csY1" fmla="*/ 1113452 h 2767296"/>
                                  <a:gd name="csX2" fmla="*/ 3372544 w 4759585"/>
                                  <a:gd name="csY2" fmla="*/ 870857 h 2767296"/>
                                  <a:gd name="csX3" fmla="*/ 4759585 w 4759585"/>
                                  <a:gd name="csY3" fmla="*/ 0 h 2767296"/>
                                  <a:gd name="csX0" fmla="*/ 0 w 3372544"/>
                                  <a:gd name="csY0" fmla="*/ 1896439 h 1896439"/>
                                  <a:gd name="csX1" fmla="*/ 1126910 w 3372544"/>
                                  <a:gd name="csY1" fmla="*/ 242595 h 1896439"/>
                                  <a:gd name="csX2" fmla="*/ 3372544 w 3372544"/>
                                  <a:gd name="csY2" fmla="*/ 0 h 1896439"/>
                                  <a:gd name="csX0" fmla="*/ 0 w 4701983"/>
                                  <a:gd name="csY0" fmla="*/ 2405880 h 2405880"/>
                                  <a:gd name="csX1" fmla="*/ 1126910 w 4701983"/>
                                  <a:gd name="csY1" fmla="*/ 752036 h 2405880"/>
                                  <a:gd name="csX2" fmla="*/ 4701983 w 4701983"/>
                                  <a:gd name="csY2" fmla="*/ 0 h 2405880"/>
                                  <a:gd name="csX0" fmla="*/ 0 w 4701983"/>
                                  <a:gd name="csY0" fmla="*/ 2409304 h 2409304"/>
                                  <a:gd name="csX1" fmla="*/ 1126910 w 4701983"/>
                                  <a:gd name="csY1" fmla="*/ 755460 h 2409304"/>
                                  <a:gd name="csX2" fmla="*/ 4701983 w 4701983"/>
                                  <a:gd name="csY2" fmla="*/ 3424 h 2409304"/>
                                  <a:gd name="csX0" fmla="*/ 0 w 4701983"/>
                                  <a:gd name="csY0" fmla="*/ 2405880 h 2405880"/>
                                  <a:gd name="csX1" fmla="*/ 4701983 w 4701983"/>
                                  <a:gd name="csY1" fmla="*/ 0 h 2405880"/>
                                  <a:gd name="csX0" fmla="*/ 0 w 4701983"/>
                                  <a:gd name="csY0" fmla="*/ 2405880 h 2405880"/>
                                  <a:gd name="csX1" fmla="*/ 4701983 w 4701983"/>
                                  <a:gd name="csY1" fmla="*/ 0 h 2405880"/>
                                  <a:gd name="csX0" fmla="*/ 0 w 4701983"/>
                                  <a:gd name="csY0" fmla="*/ 2405880 h 2405880"/>
                                  <a:gd name="csX1" fmla="*/ 4701983 w 4701983"/>
                                  <a:gd name="csY1" fmla="*/ 0 h 2405880"/>
                                  <a:gd name="csX0" fmla="*/ 0 w 4701983"/>
                                  <a:gd name="csY0" fmla="*/ 2405880 h 2405880"/>
                                  <a:gd name="csX1" fmla="*/ 4701983 w 4701983"/>
                                  <a:gd name="csY1" fmla="*/ 0 h 2405880"/>
                                </a:gdLst>
                                <a:ahLst/>
                                <a:cxnLst>
                                  <a:cxn ang="0">
                                    <a:pos x="csX0" y="csY0"/>
                                  </a:cxn>
                                  <a:cxn ang="0">
                                    <a:pos x="csX1" y="csY1"/>
                                  </a:cxn>
                                </a:cxnLst>
                                <a:rect l="l" t="t" r="r" b="b"/>
                                <a:pathLst>
                                  <a:path w="4701983" h="2405880">
                                    <a:moveTo>
                                      <a:pt x="0" y="2405880"/>
                                    </a:moveTo>
                                    <a:cubicBezTo>
                                      <a:pt x="995794" y="212274"/>
                                      <a:pt x="3147080" y="56436"/>
                                      <a:pt x="4701983" y="0"/>
                                    </a:cubicBezTo>
                                  </a:path>
                                </a:pathLst>
                              </a:custGeom>
                              <a:ln w="28575"/>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7097334" name="Oval 139"/>
                            <wps:cNvSpPr/>
                            <wps:spPr>
                              <a:xfrm>
                                <a:off x="89494" y="201327"/>
                                <a:ext cx="71648" cy="71648"/>
                              </a:xfrm>
                              <a:prstGeom prst="ellipse">
                                <a:avLst/>
                              </a:prstGeom>
                              <a:solidFill>
                                <a:schemeClr val="accent5">
                                  <a:lumMod val="50000"/>
                                </a:schemeClr>
                              </a:solidFill>
                              <a:ln>
                                <a:solidFill>
                                  <a:schemeClr val="accent5">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7064120" name="Oval 139"/>
                            <wps:cNvSpPr/>
                            <wps:spPr>
                              <a:xfrm>
                                <a:off x="421704" y="668395"/>
                                <a:ext cx="71648" cy="71648"/>
                              </a:xfrm>
                              <a:prstGeom prst="ellipse">
                                <a:avLst/>
                              </a:prstGeom>
                              <a:solidFill>
                                <a:schemeClr val="accent5">
                                  <a:lumMod val="50000"/>
                                </a:schemeClr>
                              </a:solidFill>
                              <a:ln>
                                <a:solidFill>
                                  <a:schemeClr val="accent5">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415094370" name="Oval 139"/>
                            <wps:cNvSpPr/>
                            <wps:spPr>
                              <a:xfrm>
                                <a:off x="971002" y="1125595"/>
                                <a:ext cx="71648" cy="71648"/>
                              </a:xfrm>
                              <a:prstGeom prst="ellipse">
                                <a:avLst/>
                              </a:prstGeom>
                              <a:solidFill>
                                <a:schemeClr val="accent5">
                                  <a:lumMod val="50000"/>
                                </a:schemeClr>
                              </a:solidFill>
                              <a:ln>
                                <a:solidFill>
                                  <a:schemeClr val="accent5">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34601295" name="Oval 139"/>
                            <wps:cNvSpPr/>
                            <wps:spPr>
                              <a:xfrm>
                                <a:off x="1770280" y="1470961"/>
                                <a:ext cx="71648" cy="71648"/>
                              </a:xfrm>
                              <a:prstGeom prst="ellipse">
                                <a:avLst/>
                              </a:prstGeom>
                              <a:solidFill>
                                <a:schemeClr val="accent5">
                                  <a:lumMod val="50000"/>
                                </a:schemeClr>
                              </a:solidFill>
                              <a:ln>
                                <a:solidFill>
                                  <a:schemeClr val="accent5">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2016147715" name="Oval 139"/>
                            <wps:cNvSpPr/>
                            <wps:spPr>
                              <a:xfrm>
                                <a:off x="2878743" y="1633724"/>
                                <a:ext cx="71648" cy="71648"/>
                              </a:xfrm>
                              <a:prstGeom prst="ellipse">
                                <a:avLst/>
                              </a:prstGeom>
                              <a:solidFill>
                                <a:schemeClr val="accent5">
                                  <a:lumMod val="50000"/>
                                </a:schemeClr>
                              </a:solidFill>
                              <a:ln>
                                <a:solidFill>
                                  <a:schemeClr val="accent5">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6967F4E2" id="Group 148" o:spid="_x0000_s1126" style="position:absolute;left:0;text-align:left;margin-left:34.3pt;margin-top:5.1pt;width:381.85pt;height:235pt;z-index:251658248;mso-wrap-distance-bottom:19.85pt;mso-position-horizontal-relative:margin;mso-width-relative:margin;mso-height-relative:margin" coordsize="45712,2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">
                <v:shape id="_x0000_s1127" type="#_x0000_t202" style="position:absolute;left:1809;top:25326;width:43903;height: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" stroked="f">
                  <v:textbox inset="0,0,0,0">
                    <w:txbxContent>
                      <w:p w14:paraId="63BC7954" w14:textId="657FE674" w:rsidR="00FA6805" w:rsidRPr="009627D5" w:rsidRDefault="00FA6805" w:rsidP="00A921FE">
                        <w:pPr>
                          <w:pStyle w:val="Caption"/>
                          <w:rPr>
                            <w:noProof/>
                          </w:rPr>
                        </w:pPr>
                        <w:bookmarkStart w:id="46" w:name="_Ref223026542"/>
                        <w:bookmarkStart w:id="47" w:name="_Toc229008672"/>
                        <w:r>
                          <w:t xml:space="preserve">Figure </w:t>
                        </w:r>
                        <w:r>
                          <w:fldChar w:fldCharType="begin"/>
                        </w:r>
                        <w:r>
                          <w:instrText>SEQ Figure \* ARABIC</w:instrText>
                        </w:r>
                        <w:r>
                          <w:fldChar w:fldCharType="separate"/>
                        </w:r>
                        <w:r w:rsidR="00950DB1">
                          <w:rPr>
                            <w:noProof/>
                          </w:rPr>
                          <w:t>5</w:t>
                        </w:r>
                        <w:r>
                          <w:fldChar w:fldCharType="end"/>
                        </w:r>
                        <w:bookmarkEnd w:id="46"/>
                        <w:r>
                          <w:t>: A schematic G-N Graph.</w:t>
                        </w:r>
                        <w:bookmarkEnd w:id="47"/>
                      </w:p>
                    </w:txbxContent>
                  </v:textbox>
                </v:shape>
                <v:group id="Group 147" o:spid="_x0000_s1128" style="position:absolute;width:43949;height:24600" coordsize="43949,2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">
                  <v:group id="Group 142" o:spid="_x0000_s1129" style="position:absolute;left:4177;top:3486;width:32982;height:19815" coordsize="32982,19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">
                    <v:shape id="Rectangle 138" o:spid="_x0000_s1130" style="position:absolute;width:32982;height:19815;visibility:visible;mso-wrap-style:square;v-text-anchor:middle" coordsize="3298200,198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" path="m,c691729,1499580,2090214,1648515,3298200,1686960v-3,98080,-7,196160,-10,294240l,1981200,,xe" fillcolor="#e2efd9 [665]" stroked="f" strokeweight="1pt">
                      <v:fill opacity="45746f"/>
                      <v:stroke joinstyle="miter"/>
                      <v:path arrowok="t" o:connecttype="custom" o:connectlocs="0,0;3298210,1687227;3298200,1981513;0,1981513;0,0" o:connectangles="0,0,0,0,0"/>
                    </v:shape>
                    <v:shape id="Text Box 2" o:spid="_x0000_s1131" type="#_x0000_t202" style="position:absolute;left:690;top:15097;width:13870;height:2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" filled="f" stroked="f">
                      <v:textbox>
                        <w:txbxContent>
                          <w:p w14:paraId="011ABE25" w14:textId="0FB510DB" w:rsidR="00667D65" w:rsidRDefault="003D7608" w:rsidP="00667D65">
                            <w:pPr>
                              <w:pStyle w:val="NoSpacing"/>
                              <w:jc w:val="center"/>
                            </w:pPr>
                            <w:r>
                              <w:rPr>
                                <w:rFonts w:eastAsiaTheme="minorEastAsia"/>
                              </w:rPr>
                              <w:t>No growth</w:t>
                            </w:r>
                          </w:p>
                        </w:txbxContent>
                      </v:textbox>
                    </v:shape>
                  </v:group>
                  <v:group id="Group 141" o:spid="_x0000_s1132" style="position:absolute;left:4078;top:3519;width:33106;height:16890" coordorigin="" coordsize="33106,16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">
                    <v:shape id="Rectangle 138" o:spid="_x0000_s1133" style="position:absolute;width:33106;height:16889;rotation:180;visibility:visible;mso-wrap-style:square;v-text-anchor:middle" coordsize="3310603,1688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" path="m,c2550199,7711,3028869,1227045,3310603,1688726l,1688726,,xe" fillcolor="#fbe4d5 [661]" stroked="f" strokeweight="1pt">
                      <v:fill opacity="45746f"/>
                      <v:stroke joinstyle="miter"/>
                      <v:path arrowok="t" o:connecttype="custom" o:connectlocs="0,0;3310613,1688993;0,1688993;0,0" o:connectangles="0,0,0,0"/>
                    </v:shape>
                    <v:shape id="Text Box 2" o:spid="_x0000_s1134" type="#_x0000_t202" style="position:absolute;left:14636;top:5492;width:13870;height:2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" filled="f" stroked="f">
                      <v:textbox>
                        <w:txbxContent>
                          <w:p w14:paraId="0566E2AD" w14:textId="4EFB25E6" w:rsidR="00436EB2" w:rsidRDefault="003D7608" w:rsidP="00436EB2">
                            <w:pPr>
                              <w:pStyle w:val="NoSpacing"/>
                              <w:jc w:val="center"/>
                            </w:pPr>
                            <w:r>
                              <w:rPr>
                                <w:rFonts w:eastAsiaTheme="minorEastAsia"/>
                              </w:rPr>
                              <w:t>Crack growth</w:t>
                            </w:r>
                          </w:p>
                        </w:txbxContent>
                      </v:textbox>
                    </v:shape>
                  </v:group>
                  <v:group id="Group 146" o:spid="_x0000_s1135" style="position:absolute;width:43949;height:24600" coordsize="43949,2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">
                    <v:group id="Group 144" o:spid="_x0000_s1136" style="position:absolute;width:7889;height:24271" coordsize="7889,24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">
                      <v:shape id="Straight Arrow Connector 9" o:spid="_x0000_s1137" type="#_x0000_t32" style="position:absolute;left:3459;top:2650;width:0;height:216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" strokecolor="black [3200]" strokeweight="1.5pt">
                        <v:stroke endarrow="block" joinstyle="miter"/>
                      </v:shape>
                      <v:shape id="Text Box 12" o:spid="_x0000_s1138" type="#_x0000_t202" style="position:absolute;width:7889;height:2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" filled="f" stroked="f">
                        <v:textbox>
                          <w:txbxContent>
                            <w:p w14:paraId="49848EBA" w14:textId="378A10AF" w:rsidR="00BB4C62" w:rsidRPr="00AC407B" w:rsidRDefault="005A2555" w:rsidP="00AC407B">
                              <w:pPr>
                                <w:pStyle w:val="NoSpacing"/>
                              </w:pPr>
                              <m:oMathPara>
                                <m:oMathParaPr>
                                  <m:jc m:val="left"/>
                                </m:oMathParaPr>
                                <m:oMath>
                                  <m:sSub>
                                    <m:sSubPr>
                                      <m:ctrlPr>
                                        <w:rPr>
                                          <w:rFonts w:ascii="Cambria Math" w:hAnsi="Cambria Math"/>
                                        </w:rPr>
                                      </m:ctrlPr>
                                    </m:sSubPr>
                                    <m:e>
                                      <m:r>
                                        <w:rPr>
                                          <w:rFonts w:ascii="Cambria Math" w:hAnsi="Cambria Math"/>
                                        </w:rPr>
                                        <m:t>G</m:t>
                                      </m:r>
                                    </m:e>
                                    <m:sub>
                                      <m:r>
                                        <w:rPr>
                                          <w:rFonts w:ascii="Cambria Math" w:hAnsi="Cambria Math"/>
                                        </w:rPr>
                                        <m:t>C</m:t>
                                      </m:r>
                                      <m:ctrlPr>
                                        <w:rPr>
                                          <w:rFonts w:ascii="Cambria Math" w:hAnsi="Cambria Math"/>
                                          <w:i/>
                                        </w:rPr>
                                      </m:ctrlP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max</m:t>
                                      </m:r>
                                    </m:sub>
                                  </m:sSub>
                                </m:oMath>
                              </m:oMathPara>
                            </w:p>
                          </w:txbxContent>
                        </v:textbox>
                      </v:shape>
                    </v:group>
                    <v:group id="Group 145" o:spid="_x0000_s1139" style="position:absolute;left:2730;top:21939;width:41219;height:2661" coordsize="41219,2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">
                      <v:shape id="Straight Arrow Connector 11" o:spid="_x0000_s1140" type="#_x0000_t32" style="position:absolute;top:1386;width:39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" strokecolor="black [3200]" strokeweight="1.5pt">
                        <v:stroke endarrow="block" joinstyle="miter"/>
                      </v:shape>
                      <v:shape id="Text Box 12" o:spid="_x0000_s1141" type="#_x0000_t202" style="position:absolute;left:39042;width:2177;height:2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" filled="f" stroked="f">
                        <v:textbox>
                          <w:txbxContent>
                            <w:p w14:paraId="05E7A62E" w14:textId="211BA650" w:rsidR="00BB4C62" w:rsidRPr="00BB4C62" w:rsidRDefault="00AC407B" w:rsidP="005457E2">
                              <w:pPr>
                                <w:pStyle w:val="NoSpacing"/>
                              </w:pPr>
                              <m:oMathPara>
                                <m:oMath>
                                  <m:r>
                                    <w:rPr>
                                      <w:rFonts w:ascii="Cambria Math" w:hAnsi="Cambria Math"/>
                                    </w:rPr>
                                    <m:t>N</m:t>
                                  </m:r>
                                </m:oMath>
                              </m:oMathPara>
                            </w:p>
                          </w:txbxContent>
                        </v:textbox>
                      </v:shape>
                    </v:group>
                  </v:group>
                  <v:group id="Group 143" o:spid="_x0000_s1142" style="position:absolute;left:4170;top:3512;width:32956;height:17054" coordsize="32956,17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">
                    <v:shape id="Freeform: Shape 13" o:spid="_x0000_s1143" style="position:absolute;width:32956;height:16862;flip:y;visibility:visible;mso-wrap-style:square;v-text-anchor:middle" coordsize="4701983,240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" path="m,2405880c995794,212274,3147080,56436,4701983,e" filled="f" strokecolor="#5b9bd5 [3204]" strokeweight="2.25pt">
                      <v:stroke joinstyle="miter"/>
                      <v:path arrowok="t" o:connecttype="custom" o:connectlocs="0,1686204;3295652,0" o:connectangles="0,0"/>
                    </v:shape>
                    <v:oval id="Oval 139" o:spid="_x0000_s1144" style="position:absolute;left:894;top:2013;width:717;height: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" fillcolor="#1f3763 [1608]" strokecolor="#1f3763 [1608]" strokeweight="1pt">
                      <v:stroke joinstyle="miter"/>
                    </v:oval>
                    <v:oval id="Oval 139" o:spid="_x0000_s1145" style="position:absolute;left:4217;top:6683;width:716;height:7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" fillcolor="#1f3763 [1608]" strokecolor="#1f3763 [1608]" strokeweight="1pt">
                      <v:stroke joinstyle="miter"/>
                    </v:oval>
                    <v:oval id="Oval 139" o:spid="_x0000_s1146" style="position:absolute;left:9710;top:11255;width:716;height:7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" fillcolor="#1f3763 [1608]" strokecolor="#1f3763 [1608]" strokeweight="1pt">
                      <v:stroke joinstyle="miter"/>
                    </v:oval>
                    <v:oval id="Oval 139" o:spid="_x0000_s1147" style="position:absolute;left:17702;top:14709;width:717;height:7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" fillcolor="#1f3763 [1608]" strokecolor="#1f3763 [1608]" strokeweight="1pt">
                      <v:stroke joinstyle="miter"/>
                    </v:oval>
                    <v:oval id="Oval 139" o:spid="_x0000_s1148" style="position:absolute;left:28787;top:16337;width:716;height: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" fillcolor="#1f3763 [1608]" strokecolor="#1f3763 [1608]" strokeweight="1pt">
                      <v:stroke joinstyle="miter"/>
                    </v:oval>
                  </v:group>
                </v:group>
                <w10:wrap type="topAndBottom" anchorx="margin"/>
              </v:group>
            </w:pict>
          </mc:Fallback>
        </mc:AlternateContent>
      </w:r>
      <w:r w:rsidR="005C4DC7">
        <w:t>A typical G–N curve is illustrated schematically in Figure 5. It is constructed from experiments as follows.</w:t>
      </w:r>
      <w:r w:rsidR="002100C0">
        <w:t xml:space="preserve"> </w:t>
      </w:r>
      <w:r w:rsidR="008C61B8">
        <w:t>For simplicity, t</w:t>
      </w:r>
      <w:r w:rsidR="008139AF">
        <w:t>he workflow is described here for mode</w:t>
      </w:r>
      <w:r w:rsidR="00566813">
        <w:t>-</w:t>
      </w:r>
      <m:oMath>
        <m:r>
          <w:rPr>
            <w:rFonts w:ascii="Cambria Math" w:hAnsi="Cambria Math"/>
          </w:rPr>
          <m:t>I</m:t>
        </m:r>
      </m:oMath>
      <w:r w:rsidR="008139AF">
        <w:t xml:space="preserve"> crack propagation, but can be repeated for other modes of loading, as needed. </w:t>
      </w:r>
      <w:r w:rsidR="002100C0">
        <w:t>First, a static (monotonic)</w:t>
      </w:r>
      <w:r w:rsidR="00B81ED4">
        <w:t>, Mode I</w:t>
      </w:r>
      <w:r w:rsidR="002100C0">
        <w:t xml:space="preserve"> DCB test is performed to determine the onset toughness. </w:t>
      </w:r>
      <w:r w:rsidR="002100C0" w:rsidRPr="004A6EEE">
        <w:t xml:space="preserve">Next, several cyclic </w:t>
      </w:r>
      <w:r w:rsidR="00F253D8">
        <w:t>f</w:t>
      </w:r>
      <w:r w:rsidR="00E528CC" w:rsidRPr="004A6EEE">
        <w:t xml:space="preserve">atigue tests are performed at </w:t>
      </w:r>
      <w:r w:rsidR="004A6EEE" w:rsidRPr="004A6EEE">
        <w:t xml:space="preserve">several fractions of </w:t>
      </w:r>
      <m:oMath>
        <m:sSub>
          <m:sSubPr>
            <m:ctrlPr>
              <w:rPr>
                <w:rFonts w:ascii="Cambria Math" w:hAnsi="Cambria Math"/>
              </w:rPr>
            </m:ctrlPr>
          </m:sSubPr>
          <m:e>
            <m:r>
              <w:rPr>
                <w:rFonts w:ascii="Cambria Math" w:hAnsi="Cambria Math"/>
              </w:rPr>
              <m:t>G</m:t>
            </m:r>
          </m:e>
          <m:sub>
            <m:r>
              <w:rPr>
                <w:rFonts w:ascii="Cambria Math" w:hAnsi="Cambria Math"/>
              </w:rPr>
              <m:t>Ic</m:t>
            </m:r>
          </m:sub>
        </m:sSub>
      </m:oMath>
      <w:r w:rsidR="004A6EEE" w:rsidRPr="004A6EEE">
        <w:t xml:space="preserve"> (</w:t>
      </w:r>
      <w:r w:rsidR="00E30EBB">
        <w:t xml:space="preserve">such as </w:t>
      </w:r>
      <w:r w:rsidR="004A6EEE" w:rsidRPr="004A6EEE">
        <w:t xml:space="preserve">0.9, 0.8, 0.7…) </w:t>
      </w:r>
      <w:r w:rsidR="00E528CC" w:rsidRPr="004A6EEE">
        <w:t xml:space="preserve">at a fixed </w:t>
      </w:r>
      <m:oMath>
        <m:r>
          <w:rPr>
            <w:rFonts w:ascii="Cambria Math" w:hAnsi="Cambria Math"/>
          </w:rPr>
          <m:t>R</m:t>
        </m:r>
      </m:oMath>
      <w:r w:rsidR="00566813">
        <w:t>-</w:t>
      </w:r>
      <w:r w:rsidR="00E528CC" w:rsidRPr="004A6EEE">
        <w:t>ratio.</w:t>
      </w:r>
      <w:r w:rsidR="004A6EEE" w:rsidRPr="004A6EEE">
        <w:t xml:space="preserve"> </w:t>
      </w:r>
      <w:r w:rsidR="002100C0" w:rsidRPr="004A6EEE">
        <w:t xml:space="preserve">For each </w:t>
      </w:r>
      <m:oMath>
        <m:sSub>
          <m:sSubPr>
            <m:ctrlPr>
              <w:rPr>
                <w:rFonts w:ascii="Cambria Math" w:hAnsi="Cambria Math"/>
              </w:rPr>
            </m:ctrlPr>
          </m:sSubPr>
          <m:e>
            <m:r>
              <w:rPr>
                <w:rFonts w:ascii="Cambria Math" w:hAnsi="Cambria Math"/>
              </w:rPr>
              <m:t>G</m:t>
            </m:r>
          </m:e>
          <m:sub>
            <m:r>
              <w:rPr>
                <w:rFonts w:ascii="Cambria Math" w:hAnsi="Cambria Math"/>
              </w:rPr>
              <m:t>Ic</m:t>
            </m:r>
          </m:sub>
        </m:sSub>
        <m:r>
          <w:rPr>
            <w:rFonts w:ascii="Cambria Math" w:hAnsi="Cambria Math"/>
          </w:rPr>
          <m:t xml:space="preserve"> </m:t>
        </m:r>
      </m:oMath>
      <w:r w:rsidR="0040170B">
        <w:t xml:space="preserve">ratio </w:t>
      </w:r>
      <w:r w:rsidR="002100C0" w:rsidRPr="004A6EEE">
        <w:t>chosen</w:t>
      </w:r>
      <w:r w:rsidR="00647B54">
        <w:t>,</w:t>
      </w:r>
      <w:r w:rsidR="002100C0">
        <w:t xml:space="preserve"> the number of cycles to delamination </w:t>
      </w:r>
      <w:r w:rsidR="007A1828">
        <w:t xml:space="preserve">onset </w:t>
      </w:r>
      <w:r w:rsidR="002100C0">
        <w:t>is measured and plotted. The final curve is obtained by fitting/interpolating a smooth trend through the discrete experimental points</w:t>
      </w:r>
      <w:r w:rsidR="000A3A4D">
        <w:t>.</w:t>
      </w:r>
    </w:p>
    <w:p w14:paraId="7CCB8CC9" w14:textId="475D6A27" w:rsidR="002100C0" w:rsidRDefault="002100C0"/>
    <w:p w14:paraId="20E06A11" w14:textId="77777777" w:rsidR="00E95258" w:rsidRDefault="00E95258" w:rsidP="00EE61E0"/>
    <w:p w14:paraId="1A682974" w14:textId="48011865" w:rsidR="00C238A2" w:rsidRDefault="005A7EBF" w:rsidP="00EE61E0">
      <w:r w:rsidRPr="005A7EBF">
        <w:t>In the next section we present the numerical procedure used to evaluate the cycle</w:t>
      </w:r>
      <w:r w:rsidR="00566813">
        <w:t>-</w:t>
      </w:r>
      <w:r w:rsidRPr="005A7EBF">
        <w:t>dependent energy</w:t>
      </w:r>
      <w:r w:rsidR="00566813">
        <w:t>-</w:t>
      </w:r>
      <w:r w:rsidRPr="005A7EBF">
        <w:t xml:space="preserve">release rate </w:t>
      </w:r>
      <m:oMath>
        <m:r>
          <w:rPr>
            <w:rFonts w:ascii="Cambria Math" w:hAnsi="Cambria Math"/>
          </w:rPr>
          <m:t>G</m:t>
        </m:r>
      </m:oMath>
      <w:r w:rsidR="00546825">
        <w:t xml:space="preserve"> </w:t>
      </w:r>
      <w:r w:rsidRPr="005A7EBF">
        <w:t>along the interface.</w:t>
      </w:r>
      <w:r w:rsidR="00C238A2">
        <w:br w:type="page"/>
      </w:r>
    </w:p>
    <w:p w14:paraId="40727886" w14:textId="3CAD851D" w:rsidR="00BE3C25" w:rsidRDefault="00FD06D2" w:rsidP="00EE61E0">
      <w:pPr>
        <w:pStyle w:val="Heading1"/>
      </w:pPr>
      <w:bookmarkStart w:id="48" w:name="_Toc229432676"/>
      <w:bookmarkEnd w:id="35"/>
      <w:r>
        <w:lastRenderedPageBreak/>
        <w:t>Numerical Method</w:t>
      </w:r>
      <w:bookmarkEnd w:id="48"/>
    </w:p>
    <w:p w14:paraId="466FFF9C" w14:textId="77777777" w:rsidR="00FD06D2" w:rsidRDefault="00FD06D2" w:rsidP="00EE61E0">
      <w:pPr>
        <w:pStyle w:val="NormalIndent"/>
      </w:pPr>
    </w:p>
    <w:p w14:paraId="2D72ED24" w14:textId="5F99D02E" w:rsidR="00FD06D2" w:rsidRPr="00B33C6A" w:rsidRDefault="00DB0BF9" w:rsidP="00445361">
      <w:bookmarkStart w:id="49" w:name="_Toc129260748"/>
      <w:bookmarkStart w:id="50" w:name="_Ref167445374"/>
      <w:bookmarkStart w:id="51" w:name="_Ref167445402"/>
      <w:bookmarkStart w:id="52" w:name="_Ref167869861"/>
      <w:bookmarkStart w:id="53" w:name="_Ref174632589"/>
      <w:bookmarkStart w:id="54" w:name="_Ref175044767"/>
      <w:r>
        <w:t xml:space="preserve">the LS-DYNA solver writes nodal displacements (nodout) and element stresses (elout); a Python post-processor reads these together with the experimental G–N curve </w:t>
      </w:r>
      <w:r w:rsidR="00BE6E46">
        <w:t>-</w:t>
      </w:r>
      <w:r>
        <w:t xml:space="preserve"> supplied as a separate LS-DYNA keyfile so that the same curve can be re-used across analyses of different parts made of the same material </w:t>
      </w:r>
      <w:r w:rsidR="00BE6E46">
        <w:t>-</w:t>
      </w:r>
      <w:r>
        <w:t xml:space="preserve"> reconstructs the traction–separation history of each cohesive element, integrates it to obtain </w:t>
      </w:r>
      <m:oMath>
        <m:r>
          <w:rPr>
            <w:rFonts w:ascii="Cambria Math" w:hAnsi="Cambria Math"/>
          </w:rPr>
          <m:t>G(t)</m:t>
        </m:r>
      </m:oMath>
      <w:r>
        <w:t xml:space="preserve">, and inverts the G–N curve to convert the peak value </w:t>
      </w:r>
      <m:oMath>
        <m:sSub>
          <m:sSubPr>
            <m:ctrlPr>
              <w:rPr>
                <w:rFonts w:ascii="Cambria Math" w:hAnsi="Cambria Math"/>
                <w:i/>
              </w:rPr>
            </m:ctrlPr>
          </m:sSubPr>
          <m:e>
            <m:r>
              <w:rPr>
                <w:rFonts w:ascii="Cambria Math" w:hAnsi="Cambria Math"/>
              </w:rPr>
              <m:t>G</m:t>
            </m:r>
          </m:e>
          <m:sub>
            <m:r>
              <w:rPr>
                <w:rFonts w:ascii="Cambria Math" w:hAnsi="Cambria Math"/>
              </w:rPr>
              <m:t>max</m:t>
            </m:r>
          </m:sub>
        </m:sSub>
      </m:oMath>
      <w:r>
        <w:t xml:space="preserve"> into a cycle count.</w:t>
      </w:r>
    </w:p>
    <w:p w14:paraId="63522DC6" w14:textId="4263B3D1" w:rsidR="00FD06D2" w:rsidRDefault="00FD06D2" w:rsidP="00445361">
      <w:pPr>
        <w:rPr>
          <w:rtl/>
        </w:rPr>
      </w:pPr>
      <w:r w:rsidRPr="006D2200">
        <w:t xml:space="preserve">In this FEM simulation we </w:t>
      </w:r>
      <w:r w:rsidR="00E56FAA">
        <w:t xml:space="preserve">make use </w:t>
      </w:r>
      <w:r w:rsidR="00546825">
        <w:t xml:space="preserve">of </w:t>
      </w:r>
      <w:r w:rsidR="00546825" w:rsidRPr="006D2200">
        <w:t>a</w:t>
      </w:r>
      <w:r w:rsidRPr="006D2200">
        <w:t xml:space="preserve"> “cohesive element”, which is a</w:t>
      </w:r>
      <w:r w:rsidR="00E56FAA">
        <w:t xml:space="preserve"> finite </w:t>
      </w:r>
      <w:r w:rsidRPr="006D2200">
        <w:t>element that ha</w:t>
      </w:r>
      <w:r w:rsidR="00E56FAA">
        <w:t>s</w:t>
      </w:r>
      <w:r w:rsidRPr="006D2200">
        <w:t xml:space="preserve"> a</w:t>
      </w:r>
      <w:r w:rsidR="00AD05DD">
        <w:t>n opening</w:t>
      </w:r>
      <w:r w:rsidR="00566813">
        <w:t>-</w:t>
      </w:r>
      <w:r w:rsidR="00AD05DD">
        <w:t>displacement relation described using a traction</w:t>
      </w:r>
      <w:r w:rsidR="00566813">
        <w:t>-</w:t>
      </w:r>
      <w:r w:rsidR="00AD05DD">
        <w:t>separation law</w:t>
      </w:r>
      <w:r w:rsidR="00E73013">
        <w:t>.</w:t>
      </w:r>
      <w:r w:rsidR="00B33C6A">
        <w:t xml:space="preserve"> The full constitutive form is given in Section 3.2.</w:t>
      </w:r>
    </w:p>
    <w:p w14:paraId="2C76104D" w14:textId="77777777" w:rsidR="00FD06D2" w:rsidRDefault="00FD06D2" w:rsidP="00EE61E0">
      <w:pPr>
        <w:pStyle w:val="NormalIndent"/>
      </w:pPr>
    </w:p>
    <w:p w14:paraId="11D9B1CD" w14:textId="115B2174" w:rsidR="008F7902" w:rsidRDefault="008F7902" w:rsidP="005F6CA9">
      <w:pPr>
        <w:pStyle w:val="Heading2"/>
      </w:pPr>
      <w:bookmarkStart w:id="55" w:name="_Toc229432677"/>
      <w:r>
        <w:t xml:space="preserve">Modeling </w:t>
      </w:r>
      <w:r w:rsidR="00454B5F">
        <w:t>p</w:t>
      </w:r>
      <w:r>
        <w:t>rin</w:t>
      </w:r>
      <w:r w:rsidR="00454B5F">
        <w:t>ciple</w:t>
      </w:r>
      <w:bookmarkEnd w:id="55"/>
    </w:p>
    <w:p w14:paraId="1B50B5D7" w14:textId="43FC9EAE" w:rsidR="00454B5F" w:rsidRDefault="00256611" w:rsidP="00EE61E0">
      <w:r w:rsidRPr="00566813">
        <w:rPr>
          <w:highlight w:val="green"/>
        </w:rPr>
        <w:t xml:space="preserve">As shown in </w:t>
      </w:r>
      <w:r w:rsidR="006E45FD" w:rsidRPr="00566813">
        <w:rPr>
          <w:highlight w:val="green"/>
        </w:rPr>
        <w:fldChar w:fldCharType="begin"/>
      </w:r>
      <w:r w:rsidR="006E45FD" w:rsidRPr="00566813">
        <w:rPr>
          <w:highlight w:val="green"/>
        </w:rPr>
        <w:instrText xml:space="preserve"> REF _Ref223083070 \h </w:instrText>
      </w:r>
      <w:r w:rsidR="006E45FD" w:rsidRPr="00566813">
        <w:rPr>
          <w:highlight w:val="green"/>
        </w:rPr>
      </w:r>
      <w:r w:rsidR="00566813">
        <w:rPr>
          <w:highlight w:val="green"/>
        </w:rPr>
        <w:instrText xml:space="preserve"> \* MERGEFORMAT </w:instrText>
      </w:r>
      <w:r w:rsidR="006E45FD" w:rsidRPr="00566813">
        <w:rPr>
          <w:highlight w:val="green"/>
        </w:rPr>
        <w:fldChar w:fldCharType="separate"/>
      </w:r>
      <w:r w:rsidR="006E45FD" w:rsidRPr="00566813">
        <w:rPr>
          <w:highlight w:val="green"/>
        </w:rPr>
        <w:t xml:space="preserve">Figure </w:t>
      </w:r>
      <w:r w:rsidR="006E45FD" w:rsidRPr="00566813">
        <w:rPr>
          <w:noProof/>
          <w:highlight w:val="green"/>
        </w:rPr>
        <w:t>6</w:t>
      </w:r>
      <w:r w:rsidR="006E45FD" w:rsidRPr="00566813">
        <w:rPr>
          <w:highlight w:val="green"/>
        </w:rPr>
        <w:fldChar w:fldCharType="end"/>
      </w:r>
      <w:r w:rsidR="00B33C6A">
        <w:t xml:space="preserve">, the geometry is represented as two solid bodies separated by a thin layer of cohesive elements. The two bodies </w:t>
      </w:r>
      <w:r w:rsidR="00A66125">
        <w:t>-</w:t>
      </w:r>
      <w:r w:rsidR="00B33C6A">
        <w:t xml:space="preserve"> for a delamination problem the adjacent composite plies </w:t>
      </w:r>
      <w:r w:rsidR="00A66125">
        <w:t>-</w:t>
      </w:r>
      <w:r w:rsidR="00B33C6A">
        <w:t xml:space="preserve"> carry the bulk stiffness and inertia of the part; the cohesive layer represents the adhesive-like medium where the crack can initiate and grow.</w:t>
      </w:r>
      <w:r w:rsidR="00454B5F" w:rsidRPr="00454B5F">
        <w:t xml:space="preserve"> </w:t>
      </w:r>
      <w:r w:rsidR="00AA48FB">
        <w:t>When the two bodies open (Mode I) or slide (Mode II) relative to each other, the cohesive elements develop tractions that oppose the relative separation.</w:t>
      </w:r>
    </w:p>
    <w:p w14:paraId="2FD587D1" w14:textId="77777777" w:rsidR="00227CDC" w:rsidRDefault="00227CDC" w:rsidP="00CE7882"/>
    <w:p w14:paraId="22961115" w14:textId="12306221" w:rsidR="00227CDC" w:rsidRDefault="00AA48FB" w:rsidP="00CE7882">
      <w:r w:rsidRPr="00566813">
        <w:rPr>
          <w:highlight w:val="green"/>
        </w:rPr>
        <w:t>[Figure 6 — schematic placeholder. Two solid bodies separated by a thin layer of cohesive elements. Label the upper body, lower body, and the cohesive layer; show arrows for normal traction T_n and shear traction T_s; indicate the bottom</w:t>
      </w:r>
      <w:r w:rsidR="00566813" w:rsidRPr="00566813">
        <w:rPr>
          <w:highlight w:val="green"/>
        </w:rPr>
        <w:t>-</w:t>
      </w:r>
      <w:r w:rsidRPr="00566813">
        <w:rPr>
          <w:highlight w:val="green"/>
        </w:rPr>
        <w:t>face nodes (n1..n4) and top</w:t>
      </w:r>
      <w:r w:rsidR="00566813" w:rsidRPr="00566813">
        <w:rPr>
          <w:highlight w:val="green"/>
        </w:rPr>
        <w:t>-</w:t>
      </w:r>
      <w:r w:rsidRPr="00566813">
        <w:rPr>
          <w:highlight w:val="green"/>
        </w:rPr>
        <w:t>face nodes (n5..n8) of one representative cohesive element.]</w:t>
      </w:r>
    </w:p>
    <w:p w14:paraId="316C0F2E" w14:textId="07F7DDFF" w:rsidR="002100C0" w:rsidRDefault="002100C0">
      <w:pPr>
        <w:pStyle w:val="Caption"/>
      </w:pPr>
      <w:r>
        <w:t xml:space="preserve">Figure 6: </w:t>
      </w:r>
      <w:commentRangeStart w:id="56"/>
      <w:r>
        <w:t xml:space="preserve">Schematic of the </w:t>
      </w:r>
      <w:r w:rsidR="006E45FD">
        <w:t xml:space="preserve">finite elements model of </w:t>
      </w:r>
      <w:r w:rsidR="007C3882">
        <w:t>the system</w:t>
      </w:r>
      <w:commentRangeEnd w:id="56"/>
      <w:r w:rsidR="00FF6D9E">
        <w:rPr>
          <w:rStyle w:val="CommentReference"/>
          <w:sz w:val="22"/>
          <w:szCs w:val="22"/>
        </w:rPr>
        <w:commentReference w:id="56"/>
      </w:r>
      <w:r w:rsidR="007C3882">
        <w:t>.</w:t>
      </w:r>
    </w:p>
    <w:p w14:paraId="4276792F" w14:textId="77777777" w:rsidR="00DB783B" w:rsidRDefault="00DB783B" w:rsidP="00EE61E0"/>
    <w:p w14:paraId="63DC698A" w14:textId="16D932D5" w:rsidR="00DB783B" w:rsidRDefault="00DB783B" w:rsidP="005F6CA9">
      <w:pPr>
        <w:pStyle w:val="Heading2"/>
      </w:pPr>
      <w:bookmarkStart w:id="57" w:name="_Toc229432678"/>
      <w:r w:rsidRPr="00DB783B">
        <w:t>Cohesive zone element: role and constitutive law</w:t>
      </w:r>
      <w:bookmarkEnd w:id="57"/>
    </w:p>
    <w:p w14:paraId="4EF7B158" w14:textId="7F4145FD" w:rsidR="00A21063" w:rsidRDefault="00A21063" w:rsidP="00EE61E0">
      <w:commentRangeStart w:id="58"/>
      <w:r w:rsidRPr="00A21063">
        <w:t xml:space="preserve">A cohesive element relates interfacial </w:t>
      </w:r>
      <w:commentRangeEnd w:id="58"/>
      <w:r w:rsidR="00FF6D9E" w:rsidRPr="00A21063">
        <w:rPr>
          <w:rStyle w:val="CommentReference"/>
          <w:sz w:val="22"/>
          <w:szCs w:val="22"/>
        </w:rPr>
        <w:commentReference w:id="58"/>
      </w:r>
      <w:commentRangeStart w:id="59"/>
      <w:r w:rsidRPr="00A21063">
        <w:t xml:space="preserve">tractions </w:t>
      </w:r>
      <m:oMath>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 xml:space="preserve"> T</m:t>
            </m:r>
          </m:e>
          <m:sub>
            <m:r>
              <w:rPr>
                <w:rFonts w:ascii="Cambria Math" w:hAnsi="Cambria Math"/>
              </w:rPr>
              <m:t>s</m:t>
            </m:r>
          </m:sub>
        </m:sSub>
        <m:r>
          <w:rPr>
            <w:rFonts w:ascii="Cambria Math" w:hAnsi="Cambria Math"/>
          </w:rPr>
          <m:t>}</m:t>
        </m:r>
      </m:oMath>
      <w:commentRangeStart w:id="60"/>
      <w:commentRangeStart w:id="61"/>
      <w:r>
        <w:t xml:space="preserve"> </w:t>
      </w:r>
      <w:r w:rsidRPr="00A21063">
        <w:t xml:space="preserve">to </w:t>
      </w:r>
      <w:commentRangeEnd w:id="59"/>
      <w:r w:rsidR="00FF6D9E" w:rsidRPr="00A21063">
        <w:rPr>
          <w:rStyle w:val="CommentReference"/>
          <w:sz w:val="22"/>
          <w:szCs w:val="22"/>
        </w:rPr>
        <w:commentReference w:id="59"/>
      </w:r>
      <w:commentRangeEnd w:id="60"/>
      <w:r w:rsidR="00FF6D9E" w:rsidRPr="00A21063">
        <w:rPr>
          <w:rStyle w:val="CommentReference"/>
          <w:sz w:val="22"/>
          <w:szCs w:val="22"/>
        </w:rPr>
        <w:commentReference w:id="60"/>
      </w:r>
      <w:commentRangeEnd w:id="61"/>
      <w:r w:rsidRPr="00A21063">
        <w:rPr>
          <w:rStyle w:val="CommentReference"/>
          <w:sz w:val="22"/>
          <w:szCs w:val="22"/>
        </w:rPr>
        <w:commentReference w:id="61"/>
      </w:r>
      <w:r w:rsidRPr="00A21063">
        <w:t xml:space="preserve">the relative separations </w:t>
      </w:r>
      <m:oMath>
        <m:r>
          <m:rPr>
            <m:sty m:val="p"/>
          </m:rPr>
          <w:rPr>
            <w:rFonts w:ascii="Cambria Math" w:hAnsi="Cambria Math"/>
          </w:rPr>
          <m:t>Δ</m:t>
        </m:r>
        <m: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n</m:t>
            </m:r>
          </m:sub>
        </m:sSub>
        <m:r>
          <w:rPr>
            <w:rFonts w:ascii="Cambria Math" w:hAnsi="Cambria Math"/>
          </w:rPr>
          <m:t>,</m:t>
        </m:r>
        <m:sSub>
          <m:sSubPr>
            <m:ctrlPr>
              <w:rPr>
                <w:rFonts w:ascii="Cambria Math" w:hAnsi="Cambria Math"/>
              </w:rPr>
            </m:ctrlPr>
          </m:sSubPr>
          <m:e>
            <m:r>
              <m:rPr>
                <m:sty m:val="p"/>
              </m:rPr>
              <w:rPr>
                <w:rFonts w:ascii="Cambria Math" w:hAnsi="Cambria Math"/>
              </w:rPr>
              <m:t xml:space="preserve"> Δ</m:t>
            </m:r>
          </m:e>
          <m:sub>
            <m:r>
              <w:rPr>
                <w:rFonts w:ascii="Cambria Math" w:hAnsi="Cambria Math"/>
              </w:rPr>
              <m:t>s</m:t>
            </m:r>
          </m:sub>
        </m:sSub>
        <m:r>
          <w:rPr>
            <w:rFonts w:ascii="Cambria Math" w:hAnsi="Cambria Math"/>
          </w:rPr>
          <m:t>}</m:t>
        </m:r>
      </m:oMath>
      <w:r>
        <w:t xml:space="preserve"> </w:t>
      </w:r>
      <w:r w:rsidRPr="00A21063">
        <w:t xml:space="preserve">between the opposing faces of the interface </w:t>
      </w:r>
      <w:r w:rsidR="00B611B7">
        <w:t xml:space="preserve">with </w:t>
      </w:r>
      <m:oMath>
        <m:r>
          <w:rPr>
            <w:rFonts w:ascii="Cambria Math" w:hAnsi="Cambria Math"/>
          </w:rPr>
          <m:t>n</m:t>
        </m:r>
      </m:oMath>
      <w:r w:rsidR="004B1036">
        <w:t xml:space="preserve"> designating </w:t>
      </w:r>
      <w:r w:rsidRPr="00A21063">
        <w:t>normal/openin</w:t>
      </w:r>
      <w:r w:rsidR="004B1036">
        <w:t>g</w:t>
      </w:r>
      <w:r w:rsidRPr="00A21063">
        <w:t xml:space="preserve">, </w:t>
      </w:r>
      <w:r w:rsidR="004B1036">
        <w:t xml:space="preserve">and </w:t>
      </w:r>
      <m:oMath>
        <m:r>
          <w:rPr>
            <w:rFonts w:ascii="Cambria Math" w:hAnsi="Cambria Math"/>
          </w:rPr>
          <m:t>s</m:t>
        </m:r>
      </m:oMath>
      <w:r w:rsidR="004B1036">
        <w:t xml:space="preserve"> designating </w:t>
      </w:r>
      <w:r w:rsidRPr="00A21063">
        <w:t>shear/sliding. The traction</w:t>
      </w:r>
      <w:r w:rsidR="00566813">
        <w:t>-</w:t>
      </w:r>
      <w:r w:rsidRPr="00A21063">
        <w:lastRenderedPageBreak/>
        <w:t>separation law is defined so that the area under the curve equals the mode</w:t>
      </w:r>
      <w:r w:rsidR="00566813">
        <w:t>-</w:t>
      </w:r>
      <w:r w:rsidRPr="00A21063">
        <w:t>specific fracture energies:</w:t>
      </w:r>
    </w:p>
    <w:tbl>
      <w:tblPr>
        <w:tblStyle w:val="TableGrid"/>
        <w:tblpPr w:leftFromText="180" w:rightFromText="180" w:vertAnchor="text" w:horzAnchor="margin" w:tblpXSpec="center" w:tblpY="389"/>
        <w:tblW w:w="77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
        <w:gridCol w:w="6521"/>
        <w:gridCol w:w="987"/>
      </w:tblGrid>
      <w:tr w:rsidR="005C6074" w14:paraId="2C6097E0" w14:textId="77777777" w:rsidTr="002926C6">
        <w:trPr>
          <w:cantSplit/>
          <w:trHeight w:val="1134"/>
        </w:trPr>
        <w:tc>
          <w:tcPr>
            <w:tcW w:w="283" w:type="dxa"/>
            <w:vAlign w:val="center"/>
          </w:tcPr>
          <w:p w14:paraId="0924ABE3" w14:textId="77777777" w:rsidR="006951F5" w:rsidRDefault="006951F5" w:rsidP="006951F5">
            <w:pPr>
              <w:pStyle w:val="NormalIndent"/>
            </w:pPr>
          </w:p>
        </w:tc>
        <w:tc>
          <w:tcPr>
            <w:tcW w:w="6521" w:type="dxa"/>
            <w:vAlign w:val="center"/>
          </w:tcPr>
          <w:p w14:paraId="5EE2D24B" w14:textId="77777777" w:rsidR="006951F5" w:rsidRPr="00651AB2" w:rsidRDefault="005A2555" w:rsidP="006951F5">
            <w:pPr>
              <w:pStyle w:val="NoSpacing"/>
              <w:rPr>
                <w:rtl/>
              </w:rP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I</m:t>
                    </m:r>
                  </m:sub>
                </m:sSub>
                <m:r>
                  <m:rPr>
                    <m:nor/>
                  </m:rPr>
                  <w:rPr>
                    <w:rFonts w:ascii="Times New Roman" w:hAnsi="Times New Roman"/>
                  </w:rPr>
                  <m:t>  </m:t>
                </m:r>
                <m:r>
                  <w:rPr>
                    <w:rFonts w:ascii="Cambria Math" w:hAnsi="Cambria Math"/>
                  </w:rPr>
                  <m:t>=</m:t>
                </m:r>
                <m:r>
                  <m:rPr>
                    <m:nor/>
                  </m:rPr>
                  <w:rPr>
                    <w:rFonts w:ascii="Times New Roman" w:hAnsi="Times New Roman"/>
                  </w:rPr>
                  <m:t>  </m:t>
                </m:r>
                <m:nary>
                  <m:naryPr>
                    <m:limLoc m:val="subSup"/>
                    <m:grow m:val="1"/>
                    <m:ctrlPr>
                      <w:rPr>
                        <w:rFonts w:ascii="Cambria Math" w:hAnsi="Cambria Math"/>
                      </w:rPr>
                    </m:ctrlPr>
                  </m:naryPr>
                  <m:sub>
                    <m:r>
                      <w:rPr>
                        <w:rFonts w:ascii="Cambria Math" w:hAnsi="Cambria Math"/>
                      </w:rPr>
                      <m:t>0</m:t>
                    </m:r>
                  </m:sub>
                  <m:sup>
                    <m:sSubSup>
                      <m:sSubSupPr>
                        <m:ctrlPr>
                          <w:rPr>
                            <w:rFonts w:ascii="Cambria Math" w:hAnsi="Cambria Math"/>
                          </w:rPr>
                        </m:ctrlPr>
                      </m:sSubSupPr>
                      <m:e>
                        <m:r>
                          <m:rPr>
                            <m:sty m:val="p"/>
                          </m:rPr>
                          <w:rPr>
                            <w:rFonts w:ascii="Cambria Math" w:hAnsi="Cambria Math"/>
                          </w:rPr>
                          <m:t>Δ</m:t>
                        </m:r>
                      </m:e>
                      <m:sub>
                        <m:r>
                          <w:rPr>
                            <w:rFonts w:ascii="Cambria Math" w:hAnsi="Cambria Math"/>
                          </w:rPr>
                          <m:t>n</m:t>
                        </m:r>
                      </m:sub>
                      <m:sup>
                        <m:r>
                          <m:rPr>
                            <m:sty m:val="p"/>
                          </m:rPr>
                          <w:rPr>
                            <w:rFonts w:ascii="Cambria Math" w:hAnsi="Cambria Math"/>
                          </w:rPr>
                          <m:t>max</m:t>
                        </m:r>
                      </m:sup>
                    </m:sSubSup>
                  </m:sup>
                  <m:e>
                    <m:sSub>
                      <m:sSubPr>
                        <m:ctrlPr>
                          <w:rPr>
                            <w:rFonts w:ascii="Cambria Math" w:hAnsi="Cambria Math"/>
                          </w:rPr>
                        </m:ctrlPr>
                      </m:sSubPr>
                      <m:e>
                        <m:r>
                          <w:rPr>
                            <w:rFonts w:ascii="Cambria Math" w:hAnsi="Cambria Math"/>
                          </w:rPr>
                          <m:t>T</m:t>
                        </m:r>
                      </m:e>
                      <m:sub>
                        <m:r>
                          <w:rPr>
                            <w:rFonts w:ascii="Cambria Math" w:hAnsi="Cambria Math"/>
                          </w:rPr>
                          <m:t>n</m:t>
                        </m:r>
                      </m:sub>
                    </m:sSub>
                    <m:r>
                      <m:rPr>
                        <m:nor/>
                      </m:rPr>
                      <w:rPr>
                        <w:rFonts w:ascii="Times New Roman" w:hAnsi="Times New Roman"/>
                      </w:rPr>
                      <m:t> </m:t>
                    </m:r>
                    <m:r>
                      <w:rPr>
                        <w:rFonts w:ascii="Cambria Math" w:hAnsi="Cambria Math"/>
                      </w:rPr>
                      <m:t>d</m:t>
                    </m:r>
                    <m:sSub>
                      <m:sSubPr>
                        <m:ctrlPr>
                          <w:rPr>
                            <w:rFonts w:ascii="Cambria Math" w:hAnsi="Cambria Math"/>
                          </w:rPr>
                        </m:ctrlPr>
                      </m:sSubPr>
                      <m:e>
                        <m:r>
                          <m:rPr>
                            <m:sty m:val="p"/>
                          </m:rPr>
                          <w:rPr>
                            <w:rFonts w:ascii="Cambria Math" w:hAnsi="Cambria Math"/>
                          </w:rPr>
                          <m:t>Δ</m:t>
                        </m:r>
                      </m:e>
                      <m:sub>
                        <m:r>
                          <w:rPr>
                            <w:rFonts w:ascii="Cambria Math" w:hAnsi="Cambria Math"/>
                          </w:rPr>
                          <m:t>n</m:t>
                        </m:r>
                      </m:sub>
                    </m:sSub>
                  </m:e>
                </m:nary>
                <m:r>
                  <w:rPr>
                    <w:rFonts w:ascii="Cambria Math" w:hAnsi="Cambria Math"/>
                  </w:rPr>
                  <m:t xml:space="preserve">,  </m:t>
                </m:r>
                <m:sSub>
                  <m:sSubPr>
                    <m:ctrlPr>
                      <w:rPr>
                        <w:rFonts w:ascii="Cambria Math" w:hAnsi="Cambria Math"/>
                      </w:rPr>
                    </m:ctrlPr>
                  </m:sSubPr>
                  <m:e>
                    <m:r>
                      <w:rPr>
                        <w:rFonts w:ascii="Cambria Math" w:hAnsi="Cambria Math"/>
                      </w:rPr>
                      <m:t>G</m:t>
                    </m:r>
                  </m:e>
                  <m:sub>
                    <m:r>
                      <w:rPr>
                        <w:rFonts w:ascii="Cambria Math" w:hAnsi="Cambria Math"/>
                      </w:rPr>
                      <m:t>II</m:t>
                    </m:r>
                  </m:sub>
                </m:sSub>
                <m:r>
                  <m:rPr>
                    <m:nor/>
                  </m:rPr>
                  <w:rPr>
                    <w:rFonts w:ascii="Times New Roman" w:hAnsi="Times New Roman"/>
                  </w:rPr>
                  <m:t>  </m:t>
                </m:r>
                <m:r>
                  <w:rPr>
                    <w:rFonts w:ascii="Cambria Math" w:hAnsi="Cambria Math"/>
                  </w:rPr>
                  <m:t>=</m:t>
                </m:r>
                <m:r>
                  <m:rPr>
                    <m:nor/>
                  </m:rPr>
                  <w:rPr>
                    <w:rFonts w:ascii="Times New Roman" w:hAnsi="Times New Roman"/>
                  </w:rPr>
                  <m:t>  </m:t>
                </m:r>
                <m:nary>
                  <m:naryPr>
                    <m:limLoc m:val="subSup"/>
                    <m:grow m:val="1"/>
                    <m:ctrlPr>
                      <w:rPr>
                        <w:rFonts w:ascii="Cambria Math" w:hAnsi="Cambria Math"/>
                      </w:rPr>
                    </m:ctrlPr>
                  </m:naryPr>
                  <m:sub>
                    <m:r>
                      <w:rPr>
                        <w:rFonts w:ascii="Cambria Math" w:hAnsi="Cambria Math"/>
                      </w:rPr>
                      <m:t>0</m:t>
                    </m:r>
                  </m:sub>
                  <m:sup>
                    <m:sSubSup>
                      <m:sSubSupPr>
                        <m:ctrlPr>
                          <w:rPr>
                            <w:rFonts w:ascii="Cambria Math" w:hAnsi="Cambria Math"/>
                          </w:rPr>
                        </m:ctrlPr>
                      </m:sSubSupPr>
                      <m:e>
                        <m:r>
                          <m:rPr>
                            <m:sty m:val="p"/>
                          </m:rPr>
                          <w:rPr>
                            <w:rFonts w:ascii="Cambria Math" w:hAnsi="Cambria Math"/>
                          </w:rPr>
                          <m:t>Δ</m:t>
                        </m:r>
                      </m:e>
                      <m:sub>
                        <m:r>
                          <w:rPr>
                            <w:rFonts w:ascii="Cambria Math" w:hAnsi="Cambria Math"/>
                          </w:rPr>
                          <m:t>s</m:t>
                        </m:r>
                      </m:sub>
                      <m:sup>
                        <m:r>
                          <m:rPr>
                            <m:sty m:val="p"/>
                          </m:rPr>
                          <w:rPr>
                            <w:rFonts w:ascii="Cambria Math" w:hAnsi="Cambria Math"/>
                          </w:rPr>
                          <m:t>max</m:t>
                        </m:r>
                      </m:sup>
                    </m:sSubSup>
                  </m:sup>
                  <m:e>
                    <m:sSub>
                      <m:sSubPr>
                        <m:ctrlPr>
                          <w:rPr>
                            <w:rFonts w:ascii="Cambria Math" w:hAnsi="Cambria Math"/>
                          </w:rPr>
                        </m:ctrlPr>
                      </m:sSubPr>
                      <m:e>
                        <m:r>
                          <w:rPr>
                            <w:rFonts w:ascii="Cambria Math" w:hAnsi="Cambria Math"/>
                          </w:rPr>
                          <m:t>T</m:t>
                        </m:r>
                      </m:e>
                      <m:sub>
                        <m:r>
                          <w:rPr>
                            <w:rFonts w:ascii="Cambria Math" w:hAnsi="Cambria Math"/>
                          </w:rPr>
                          <m:t>s</m:t>
                        </m:r>
                      </m:sub>
                    </m:sSub>
                    <m:r>
                      <m:rPr>
                        <m:nor/>
                      </m:rPr>
                      <w:rPr>
                        <w:rFonts w:ascii="Times New Roman" w:hAnsi="Times New Roman"/>
                      </w:rPr>
                      <m:t> </m:t>
                    </m:r>
                    <m:r>
                      <w:rPr>
                        <w:rFonts w:ascii="Cambria Math" w:hAnsi="Cambria Math"/>
                      </w:rPr>
                      <m:t>d</m:t>
                    </m:r>
                    <m:sSub>
                      <m:sSubPr>
                        <m:ctrlPr>
                          <w:rPr>
                            <w:rFonts w:ascii="Cambria Math" w:hAnsi="Cambria Math"/>
                          </w:rPr>
                        </m:ctrlPr>
                      </m:sSubPr>
                      <m:e>
                        <m:r>
                          <m:rPr>
                            <m:sty m:val="p"/>
                          </m:rPr>
                          <w:rPr>
                            <w:rFonts w:ascii="Cambria Math" w:hAnsi="Cambria Math"/>
                          </w:rPr>
                          <m:t>Δ</m:t>
                        </m:r>
                      </m:e>
                      <m:sub>
                        <m:r>
                          <w:rPr>
                            <w:rFonts w:ascii="Cambria Math" w:hAnsi="Cambria Math"/>
                          </w:rPr>
                          <m:t>s</m:t>
                        </m:r>
                      </m:sub>
                    </m:sSub>
                  </m:e>
                </m:nary>
              </m:oMath>
            </m:oMathPara>
          </w:p>
        </w:tc>
        <w:tc>
          <w:tcPr>
            <w:tcW w:w="987" w:type="dxa"/>
            <w:vAlign w:val="center"/>
          </w:tcPr>
          <w:p w14:paraId="3EAA753E" w14:textId="79261701" w:rsidR="006951F5" w:rsidRDefault="00F233DF" w:rsidP="00DB004B">
            <w:pPr>
              <w:pStyle w:val="Caption"/>
            </w:pPr>
            <w:r>
              <w:t>Eq. (1)</w:t>
            </w:r>
            <w:r>
              <w:rPr>
                <w:rtl/>
              </w:rPr>
              <w:fldChar w:fldCharType="begin"/>
            </w:r>
            <w:r>
              <w:rPr>
                <w:rtl/>
              </w:rPr>
              <w:instrText xml:space="preserve"> </w:instrText>
            </w:r>
            <w:r>
              <w:instrText>Eq. (AUTONUM)</w:instrText>
            </w:r>
            <w:r>
              <w:rPr>
                <w:rtl/>
              </w:rPr>
              <w:instrText xml:space="preserve"> </w:instrText>
            </w:r>
            <w:r>
              <w:rPr>
                <w:rtl/>
              </w:rPr>
              <w:fldChar w:fldCharType="separate"/>
            </w:r>
            <w:r>
              <w:rPr>
                <w:rtl/>
              </w:rPr>
              <w:fldChar w:fldCharType="end"/>
            </w:r>
          </w:p>
        </w:tc>
      </w:tr>
    </w:tbl>
    <w:p w14:paraId="329EBD0B" w14:textId="77777777" w:rsidR="003A6AA0" w:rsidRPr="00A21063" w:rsidRDefault="003A6AA0" w:rsidP="00EE61E0"/>
    <w:p w14:paraId="0F5B6353" w14:textId="0CEAE00E" w:rsidR="00A21063" w:rsidRPr="00A21063" w:rsidRDefault="00A21063" w:rsidP="00CE7882"/>
    <w:p w14:paraId="3FFE1F46" w14:textId="1BC64FEB" w:rsidR="00A21063" w:rsidRDefault="00A66125" w:rsidP="00EE61E0">
      <w:r>
        <w:t xml:space="preserve">A common form is the bilinear traction–separation law, illustrated in </w:t>
      </w:r>
      <w:r w:rsidRPr="00264197">
        <w:rPr>
          <w:highlight w:val="green"/>
        </w:rPr>
        <w:t>Figure 7:</w:t>
      </w:r>
      <w:r>
        <w:t xml:space="preserve"> the traction rises linearly to a </w:t>
      </w:r>
      <w:r w:rsidRPr="00BE6E46">
        <w:t xml:space="preserve">peak </w:t>
      </w:r>
      <m:oMath>
        <m:sSub>
          <m:sSubPr>
            <m:ctrlPr>
              <w:rPr>
                <w:rFonts w:ascii="Cambria Math" w:hAnsi="Cambria Math"/>
                <w:i/>
              </w:rPr>
            </m:ctrlPr>
          </m:sSubPr>
          <m:e>
            <m:r>
              <w:rPr>
                <w:rFonts w:ascii="Cambria Math" w:hAnsi="Cambria Math"/>
              </w:rPr>
              <m:t>T</m:t>
            </m:r>
          </m:e>
          <m:sub>
            <m:r>
              <w:rPr>
                <w:rFonts w:ascii="Cambria Math" w:hAnsi="Cambria Math"/>
              </w:rPr>
              <m:t>max</m:t>
            </m:r>
          </m:sub>
        </m:sSub>
      </m:oMath>
      <w:r w:rsidRPr="00BE6E46">
        <w:t xml:space="preserve"> at the damage-onset separation</w:t>
      </w:r>
      <w:r w:rsidR="00E73158" w:rsidRPr="00BE6E46">
        <w:t xml:space="preserve"> </w:t>
      </w:r>
      <m:oMath>
        <m:sSub>
          <m:sSubPr>
            <m:ctrlPr>
              <w:rPr>
                <w:rFonts w:ascii="Cambria Math" w:hAnsi="Cambria Math"/>
                <w:i/>
              </w:rPr>
            </m:ctrlPr>
          </m:sSubPr>
          <m:e>
            <m:r>
              <m:rPr>
                <m:sty m:val="p"/>
              </m:rPr>
              <w:rPr>
                <w:rFonts w:ascii="Cambria Math" w:hAnsi="Cambria Math"/>
              </w:rPr>
              <m:t>Δ</m:t>
            </m:r>
            <m:ctrlPr>
              <w:rPr>
                <w:rFonts w:ascii="Cambria Math" w:hAnsi="Cambria Math"/>
              </w:rPr>
            </m:ctrlPr>
          </m:e>
          <m:sub>
            <m:r>
              <w:rPr>
                <w:rFonts w:ascii="Cambria Math" w:hAnsi="Cambria Math"/>
              </w:rPr>
              <m:t>0</m:t>
            </m:r>
          </m:sub>
        </m:sSub>
      </m:oMath>
      <w:r w:rsidRPr="00BE6E46">
        <w:t xml:space="preserve">, then drops linearly to zero at the critical separation </w:t>
      </w:r>
      <m:oMath>
        <m:sSub>
          <m:sSubPr>
            <m:ctrlPr>
              <w:rPr>
                <w:rFonts w:ascii="Cambria Math" w:hAnsi="Cambria Math"/>
                <w:i/>
              </w:rPr>
            </m:ctrlPr>
          </m:sSubPr>
          <m:e>
            <m:r>
              <w:rPr>
                <w:rFonts w:ascii="Cambria Math" w:hAnsi="Cambria Math"/>
              </w:rPr>
              <m:t>Δ</m:t>
            </m:r>
          </m:e>
          <m:sub>
            <m:r>
              <w:rPr>
                <w:rFonts w:ascii="Cambria Math" w:hAnsi="Cambria Math"/>
              </w:rPr>
              <m:t>f</m:t>
            </m:r>
          </m:sub>
        </m:sSub>
      </m:oMath>
      <w:r w:rsidRPr="00BE6E46">
        <w:t xml:space="preserve">, beyond which the element is fully decohered. The mode-specific fracture energy is the area under this curve, </w:t>
      </w:r>
      <m:oMath>
        <m:r>
          <w:rPr>
            <w:rFonts w:ascii="Cambria Math" w:hAnsi="Cambria Math"/>
          </w:rPr>
          <m:t>G = ½</m:t>
        </m:r>
        <m:sSub>
          <m:sSubPr>
            <m:ctrlPr>
              <w:rPr>
                <w:rFonts w:ascii="Cambria Math" w:hAnsi="Cambria Math"/>
                <w:i/>
              </w:rPr>
            </m:ctrlPr>
          </m:sSubPr>
          <m:e>
            <m:r>
              <w:rPr>
                <w:rFonts w:ascii="Cambria Math" w:hAnsi="Cambria Math"/>
              </w:rPr>
              <m:t>T</m:t>
            </m:r>
          </m:e>
          <m:sub>
            <m:r>
              <w:rPr>
                <w:rFonts w:ascii="Cambria Math" w:hAnsi="Cambria Math"/>
              </w:rPr>
              <m:t>max</m:t>
            </m:r>
          </m:sub>
        </m:sSub>
        <m:sSub>
          <m:sSubPr>
            <m:ctrlPr>
              <w:rPr>
                <w:rFonts w:ascii="Cambria Math" w:hAnsi="Cambria Math"/>
                <w:i/>
              </w:rPr>
            </m:ctrlPr>
          </m:sSubPr>
          <m:e>
            <m:r>
              <w:rPr>
                <w:rFonts w:ascii="Cambria Math" w:hAnsi="Cambria Math"/>
              </w:rPr>
              <m:t>Δ</m:t>
            </m:r>
          </m:e>
          <m:sub>
            <m:r>
              <w:rPr>
                <w:rFonts w:ascii="Cambria Math" w:hAnsi="Cambria Math"/>
              </w:rPr>
              <m:t>f</m:t>
            </m:r>
          </m:sub>
        </m:sSub>
      </m:oMath>
      <w:r w:rsidRPr="00BE6E46">
        <w:t xml:space="preserve">. Two material parameters control the law per mode </w:t>
      </w:r>
      <w:r w:rsidR="00264197" w:rsidRPr="00BE6E46">
        <w:t>-</w:t>
      </w:r>
      <w:r w:rsidRPr="00BE6E46">
        <w:t xml:space="preserve"> the peak strength (T_n,max for opening, </w:t>
      </w:r>
      <m:oMath>
        <m:sSub>
          <m:sSubPr>
            <m:ctrlPr>
              <w:rPr>
                <w:rFonts w:ascii="Cambria Math" w:hAnsi="Cambria Math"/>
                <w:i/>
              </w:rPr>
            </m:ctrlPr>
          </m:sSubPr>
          <m:e>
            <m:r>
              <w:rPr>
                <w:rFonts w:ascii="Cambria Math" w:hAnsi="Cambria Math"/>
              </w:rPr>
              <m:t>T</m:t>
            </m:r>
          </m:e>
          <m:sub>
            <m:r>
              <w:rPr>
                <w:rFonts w:ascii="Cambria Math" w:hAnsi="Cambria Math"/>
              </w:rPr>
              <m:t>s,max</m:t>
            </m:r>
          </m:sub>
        </m:sSub>
        <m:r>
          <w:rPr>
            <w:rFonts w:ascii="Cambria Math" w:hAnsi="Cambria Math"/>
          </w:rPr>
          <m:t xml:space="preserve"> </m:t>
        </m:r>
      </m:oMath>
      <w:r w:rsidRPr="00BE6E46">
        <w:t xml:space="preserve"> for sliding) and the critical fracture energy (</w:t>
      </w:r>
      <m:oMath>
        <m:sSub>
          <m:sSubPr>
            <m:ctrlPr>
              <w:rPr>
                <w:rFonts w:ascii="Cambria Math" w:hAnsi="Cambria Math"/>
                <w:i/>
              </w:rPr>
            </m:ctrlPr>
          </m:sSubPr>
          <m:e>
            <m:r>
              <w:rPr>
                <w:rFonts w:ascii="Cambria Math" w:hAnsi="Cambria Math"/>
              </w:rPr>
              <m:t>G</m:t>
            </m:r>
          </m:e>
          <m:sub>
            <m:r>
              <w:rPr>
                <w:rFonts w:ascii="Cambria Math" w:hAnsi="Cambria Math"/>
              </w:rPr>
              <m:t>Ic</m:t>
            </m:r>
          </m:sub>
        </m:sSub>
      </m:oMath>
      <w:r w:rsidRPr="00BE6E46">
        <w:t xml:space="preserve">, </w:t>
      </w:r>
      <m:oMath>
        <m:sSub>
          <m:sSubPr>
            <m:ctrlPr>
              <w:rPr>
                <w:rFonts w:ascii="Cambria Math" w:hAnsi="Cambria Math"/>
                <w:i/>
              </w:rPr>
            </m:ctrlPr>
          </m:sSubPr>
          <m:e>
            <m:r>
              <w:rPr>
                <w:rFonts w:ascii="Cambria Math" w:hAnsi="Cambria Math"/>
              </w:rPr>
              <m:t>G</m:t>
            </m:r>
          </m:e>
          <m:sub>
            <m:r>
              <w:rPr>
                <w:rFonts w:ascii="Cambria Math" w:hAnsi="Cambria Math"/>
              </w:rPr>
              <m:t>IIc</m:t>
            </m:r>
          </m:sub>
        </m:sSub>
      </m:oMath>
      <w:r w:rsidRPr="00BE6E46">
        <w:t xml:space="preserve">). Under mixed-mode loading an effective critical energy </w:t>
      </w:r>
      <m:oMath>
        <m:sSub>
          <m:sSubPr>
            <m:ctrlPr>
              <w:rPr>
                <w:rFonts w:ascii="Cambria Math" w:hAnsi="Cambria Math"/>
                <w:i/>
              </w:rPr>
            </m:ctrlPr>
          </m:sSubPr>
          <m:e>
            <m:r>
              <w:rPr>
                <w:rFonts w:ascii="Cambria Math" w:hAnsi="Cambria Math"/>
              </w:rPr>
              <m:t>G</m:t>
            </m:r>
          </m:e>
          <m:sub>
            <m:r>
              <w:rPr>
                <w:rFonts w:ascii="Cambria Math" w:hAnsi="Cambria Math"/>
              </w:rPr>
              <m:t>c</m:t>
            </m:r>
          </m:sub>
        </m:sSub>
        <m:r>
          <w:rPr>
            <w:rFonts w:ascii="Cambria Math" w:hAnsi="Cambria Math"/>
          </w:rPr>
          <m:t>(ψ)</m:t>
        </m:r>
      </m:oMath>
      <w:r w:rsidRPr="00BE6E46">
        <w:t xml:space="preserve"> is obtained from a mode-mixity rule, with mode-mixity angle </w:t>
      </w:r>
      <m:oMath>
        <m:r>
          <w:rPr>
            <w:rFonts w:ascii="Cambria Math" w:hAnsi="Cambria Math"/>
          </w:rPr>
          <m:t>ψ = ta</m:t>
        </m:r>
        <m:sSup>
          <m:sSupPr>
            <m:ctrlPr>
              <w:rPr>
                <w:rFonts w:ascii="Cambria Math" w:hAnsi="Cambria Math"/>
                <w:i/>
              </w:rPr>
            </m:ctrlPr>
          </m:sSupPr>
          <m:e>
            <m:r>
              <w:rPr>
                <w:rFonts w:ascii="Cambria Math" w:hAnsi="Cambria Math"/>
              </w:rPr>
              <m:t>n</m:t>
            </m:r>
          </m:e>
          <m:sup>
            <m:r>
              <w:rPr>
                <w:rFonts w:ascii="Cambria Math" w:hAnsi="Cambria Math"/>
              </w:rPr>
              <m:t>-1</m:t>
            </m:r>
          </m:sup>
        </m:sSup>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II</m:t>
                    </m:r>
                  </m:sub>
                </m:sSub>
              </m:num>
              <m:den>
                <m:sSub>
                  <m:sSubPr>
                    <m:ctrlPr>
                      <w:rPr>
                        <w:rFonts w:ascii="Cambria Math" w:hAnsi="Cambria Math"/>
                        <w:i/>
                      </w:rPr>
                    </m:ctrlPr>
                  </m:sSubPr>
                  <m:e>
                    <m:r>
                      <w:rPr>
                        <w:rFonts w:ascii="Cambria Math" w:hAnsi="Cambria Math"/>
                      </w:rPr>
                      <m:t>G</m:t>
                    </m:r>
                  </m:e>
                  <m:sub>
                    <m:r>
                      <w:rPr>
                        <w:rFonts w:ascii="Cambria Math" w:hAnsi="Cambria Math"/>
                      </w:rPr>
                      <m:t>I</m:t>
                    </m:r>
                  </m:sub>
                </m:sSub>
              </m:den>
            </m:f>
          </m:e>
        </m:d>
      </m:oMath>
      <w:r w:rsidRPr="00BE6E46">
        <w:t>.</w:t>
      </w:r>
    </w:p>
    <w:p w14:paraId="7F7A1CBA" w14:textId="77777777" w:rsidR="00AA25A1" w:rsidRDefault="00AA25A1" w:rsidP="00EE61E0"/>
    <w:p w14:paraId="287081B8" w14:textId="5CA28D6E" w:rsidR="00AA25A1" w:rsidRDefault="00AA48FB" w:rsidP="00EE61E0">
      <w:r w:rsidRPr="00566813">
        <w:rPr>
          <w:highlight w:val="green"/>
        </w:rPr>
        <w:t xml:space="preserve">[Figure 7 </w:t>
      </w:r>
      <w:r w:rsidR="00566813" w:rsidRPr="00566813">
        <w:rPr>
          <w:highlight w:val="green"/>
        </w:rPr>
        <w:t>-</w:t>
      </w:r>
      <w:r w:rsidRPr="00566813">
        <w:rPr>
          <w:highlight w:val="green"/>
        </w:rPr>
        <w:t xml:space="preserve"> bilinear traction–separation law. Plot T (vertical axis) versus Δ (horizontal axis). Linear rise from the origin to the peak point (Δ₀, T_max), then linear softening down to (Δ_f, 0); shade the area under the curve and label it G (= ½ T_max Δ_f). Mark Δ₀ and Δ_f on the horizontal axis. Caption note: the same bilinear shape is used for Mode I (T = T_n vs Δ_n) and Mode II (T = T_s vs Δ_s); the mode index is omitted for clarity.]</w:t>
      </w:r>
    </w:p>
    <w:p w14:paraId="2348036D" w14:textId="0A1C7D1A" w:rsidR="002100C0" w:rsidRDefault="002100C0">
      <w:pPr>
        <w:pStyle w:val="Caption"/>
      </w:pPr>
      <w:commentRangeStart w:id="62"/>
      <w:r>
        <w:t>Figure 7: Bilinear trac</w:t>
      </w:r>
      <w:commentRangeEnd w:id="62"/>
      <w:r w:rsidR="00196EF4">
        <w:rPr>
          <w:rStyle w:val="CommentReference"/>
          <w:sz w:val="22"/>
          <w:szCs w:val="22"/>
        </w:rPr>
        <w:commentReference w:id="62"/>
      </w:r>
      <w:r>
        <w:t>tion–separation law used for the cohesive interface (Mode I and Mode II).</w:t>
      </w:r>
    </w:p>
    <w:p w14:paraId="6AA5862F" w14:textId="77777777" w:rsidR="00DB783B" w:rsidRPr="00DB783B" w:rsidRDefault="00DB783B" w:rsidP="00EE61E0">
      <w:pPr>
        <w:pStyle w:val="NormalIndent"/>
      </w:pPr>
    </w:p>
    <w:p w14:paraId="7F7F25FE" w14:textId="77777777" w:rsidR="00EF4B90" w:rsidRDefault="00EF4B90" w:rsidP="00EE61E0"/>
    <w:p w14:paraId="1668D01C" w14:textId="3DB5194F" w:rsidR="00B813ED" w:rsidRDefault="002816EB" w:rsidP="005F6CA9">
      <w:pPr>
        <w:pStyle w:val="Heading2"/>
      </w:pPr>
      <w:bookmarkStart w:id="63" w:name="_Toc229432679"/>
      <w:r>
        <w:t>The numerical process</w:t>
      </w:r>
      <w:bookmarkEnd w:id="63"/>
    </w:p>
    <w:p w14:paraId="28C99FF4" w14:textId="5D35AD61" w:rsidR="00CC02BD" w:rsidRDefault="00A66125" w:rsidP="00EC43B4">
      <w:pPr>
        <w:pStyle w:val="NormalIndent"/>
      </w:pPr>
      <w:r>
        <w:t xml:space="preserve">The procedure </w:t>
      </w:r>
      <w:r w:rsidRPr="00264197">
        <w:rPr>
          <w:highlight w:val="green"/>
        </w:rPr>
        <w:t>(Figure 8)</w:t>
      </w:r>
      <w:r>
        <w:t xml:space="preserve"> consists of the following steps:</w:t>
      </w:r>
    </w:p>
    <w:p w14:paraId="7B988438" w14:textId="2DF027BB" w:rsidR="00EC43B4" w:rsidRDefault="00DB0BF9" w:rsidP="00EC43B4">
      <w:pPr>
        <w:pStyle w:val="NormalIndent"/>
      </w:pPr>
      <w:r>
        <w:t xml:space="preserve">Pre-run setup. The user prepares the LS-DYNA input deck </w:t>
      </w:r>
      <w:r w:rsidR="00BE6E46">
        <w:t>-</w:t>
      </w:r>
      <w:r>
        <w:t xml:space="preserve"> mesh, cohesive material card (peak strength and critical fracture energy per mode), boundary conditions </w:t>
      </w:r>
      <w:r>
        <w:lastRenderedPageBreak/>
        <w:t xml:space="preserve">and loads </w:t>
      </w:r>
      <w:r w:rsidR="00B95A1D">
        <w:t>-</w:t>
      </w:r>
      <w:r>
        <w:t xml:space="preserve"> and a separate keyfile containing the experimental G–N curve as a *DEFINE_CURVE_TITLE block titled “G-N”. </w:t>
      </w:r>
      <w:r w:rsidR="00B95A1D">
        <w:t>A</w:t>
      </w:r>
      <w:r w:rsidR="00752065">
        <w:t>lternatively,</w:t>
      </w:r>
      <w:r>
        <w:t xml:space="preserve"> the curve can be embedded directly in the main </w:t>
      </w:r>
      <w:r w:rsidR="00B95A1D">
        <w:t>keyfile</w:t>
      </w:r>
      <w:r>
        <w:t>.</w:t>
      </w:r>
    </w:p>
    <w:p w14:paraId="7EFD96D4" w14:textId="5F709437" w:rsidR="00CD4BCE" w:rsidRDefault="00DB0BF9" w:rsidP="00FF6D9E">
      <w:pPr>
        <w:pStyle w:val="NormalIndent"/>
        <w:numPr>
          <w:ilvl w:val="0"/>
          <w:numId w:val="15"/>
        </w:numPr>
      </w:pPr>
      <w:r>
        <w:t>The simulation is run in LS-DYNA, which writes node displacements (nodout) and element stresses (elout).</w:t>
      </w:r>
    </w:p>
    <w:p w14:paraId="2AACD682" w14:textId="3572086B" w:rsidR="00FF6D9E" w:rsidRDefault="00DB0BF9" w:rsidP="00FF6D9E">
      <w:pPr>
        <w:pStyle w:val="NormalIndent"/>
        <w:numPr>
          <w:ilvl w:val="0"/>
          <w:numId w:val="15"/>
        </w:numPr>
      </w:pPr>
      <w:r>
        <w:t>The post-processor parses nodout and elout together with the LS-DYNA keyfile (and, if used, the separate G–N keyfile). A subset of cohesive elements can be flagged for analysis via *SET_SOLID blocks; on large models this keeps memory and run-time manageable.</w:t>
      </w:r>
    </w:p>
    <w:p w14:paraId="30951542" w14:textId="32318D86" w:rsidR="00651C34" w:rsidRDefault="00AA48FB" w:rsidP="00FF6D9E">
      <w:pPr>
        <w:pStyle w:val="NormalIndent"/>
        <w:numPr>
          <w:ilvl w:val="0"/>
          <w:numId w:val="15"/>
        </w:numPr>
      </w:pPr>
      <w:r>
        <w:t>For each cohesive element in the analysis set, the per</w:t>
      </w:r>
      <w:r w:rsidR="00566813">
        <w:t>-</w:t>
      </w:r>
      <w:r>
        <w:t>time</w:t>
      </w:r>
      <w:r w:rsidR="00566813">
        <w:t>-</w:t>
      </w:r>
      <w:r>
        <w:t>step quantities below are computed:</w:t>
      </w:r>
    </w:p>
    <w:p w14:paraId="3D79CE23" w14:textId="6BEEB4CF" w:rsidR="00BB3D11" w:rsidRDefault="00A66125" w:rsidP="00BB3D11">
      <w:pPr>
        <w:pStyle w:val="NormalIndent"/>
        <w:numPr>
          <w:ilvl w:val="1"/>
          <w:numId w:val="15"/>
        </w:numPr>
      </w:pPr>
      <w:r>
        <w:t xml:space="preserve">Traction. The normal traction </w:t>
      </w:r>
      <m:oMath>
        <m:sSub>
          <m:sSubPr>
            <m:ctrlPr>
              <w:rPr>
                <w:rFonts w:ascii="Cambria Math" w:hAnsi="Cambria Math"/>
                <w:i/>
              </w:rPr>
            </m:ctrlPr>
          </m:sSubPr>
          <m:e>
            <m:r>
              <w:rPr>
                <w:rFonts w:ascii="Cambria Math" w:hAnsi="Cambria Math"/>
              </w:rPr>
              <m:t>T</m:t>
            </m:r>
          </m:e>
          <m:sub>
            <m:r>
              <w:rPr>
                <w:rFonts w:ascii="Cambria Math" w:hAnsi="Cambria Math"/>
              </w:rPr>
              <m:t>n</m:t>
            </m:r>
          </m:sub>
        </m:sSub>
      </m:oMath>
      <w:r>
        <w:t xml:space="preserve"> is the stress component aligned with the face normal </w:t>
      </w:r>
      <m:oMath>
        <m:acc>
          <m:accPr>
            <m:ctrlPr>
              <w:rPr>
                <w:rFonts w:ascii="Cambria Math" w:hAnsi="Cambria Math"/>
                <w:i/>
              </w:rPr>
            </m:ctrlPr>
          </m:accPr>
          <m:e>
            <m:r>
              <w:rPr>
                <w:rFonts w:ascii="Cambria Math" w:hAnsi="Cambria Math"/>
              </w:rPr>
              <m:t>n</m:t>
            </m:r>
          </m:e>
        </m:acc>
        <m:r>
          <w:rPr>
            <w:rFonts w:ascii="Cambria Math" w:hAnsi="Cambria Math"/>
          </w:rPr>
          <m:t xml:space="preserve"> </m:t>
        </m:r>
      </m:oMath>
      <w:r>
        <w:t xml:space="preserve"> (chosen automatically among </w:t>
      </w:r>
      <m:oMath>
        <m:sSub>
          <m:sSubPr>
            <m:ctrlPr>
              <w:rPr>
                <w:rFonts w:ascii="Cambria Math" w:hAnsi="Cambria Math"/>
                <w:i/>
              </w:rPr>
            </m:ctrlPr>
          </m:sSubPr>
          <m:e>
            <m:r>
              <w:rPr>
                <w:rFonts w:ascii="Cambria Math" w:hAnsi="Cambria Math"/>
              </w:rPr>
              <m:t>σ</m:t>
            </m:r>
          </m:e>
          <m:sub>
            <m:r>
              <w:rPr>
                <w:rFonts w:ascii="Cambria Math" w:hAnsi="Cambria Math"/>
              </w:rPr>
              <m:t>xx</m:t>
            </m:r>
          </m:sub>
        </m:sSub>
      </m:oMath>
      <w:r w:rsidRPr="00F038C6">
        <w:t xml:space="preserve">, </w:t>
      </w:r>
      <m:oMath>
        <m:sSub>
          <m:sSubPr>
            <m:ctrlPr>
              <w:rPr>
                <w:rFonts w:ascii="Cambria Math" w:hAnsi="Cambria Math"/>
                <w:i/>
              </w:rPr>
            </m:ctrlPr>
          </m:sSubPr>
          <m:e>
            <m:r>
              <w:rPr>
                <w:rFonts w:ascii="Cambria Math" w:hAnsi="Cambria Math"/>
              </w:rPr>
              <m:t>σ</m:t>
            </m:r>
          </m:e>
          <m:sub>
            <m:r>
              <w:rPr>
                <w:rFonts w:ascii="Cambria Math" w:hAnsi="Cambria Math"/>
              </w:rPr>
              <m:t>yy</m:t>
            </m:r>
          </m:sub>
        </m:sSub>
      </m:oMath>
      <w:r w:rsidRPr="00F038C6">
        <w:t xml:space="preserve">, </w:t>
      </w:r>
      <m:oMath>
        <m:sSub>
          <m:sSubPr>
            <m:ctrlPr>
              <w:rPr>
                <w:rFonts w:ascii="Cambria Math" w:hAnsi="Cambria Math"/>
                <w:i/>
              </w:rPr>
            </m:ctrlPr>
          </m:sSubPr>
          <m:e>
            <m:r>
              <w:rPr>
                <w:rFonts w:ascii="Cambria Math" w:hAnsi="Cambria Math"/>
              </w:rPr>
              <m:t>σ</m:t>
            </m:r>
          </m:e>
          <m:sub>
            <m:r>
              <w:rPr>
                <w:rFonts w:ascii="Cambria Math" w:hAnsi="Cambria Math"/>
              </w:rPr>
              <m:t>zz</m:t>
            </m:r>
          </m:sub>
        </m:sSub>
      </m:oMath>
      <w:r>
        <w:t xml:space="preserve"> by the axis </w:t>
      </w:r>
      <m:oMath>
        <m:acc>
          <m:accPr>
            <m:ctrlPr>
              <w:rPr>
                <w:rFonts w:ascii="Cambria Math" w:hAnsi="Cambria Math"/>
                <w:i/>
              </w:rPr>
            </m:ctrlPr>
          </m:accPr>
          <m:e>
            <m:r>
              <w:rPr>
                <w:rFonts w:ascii="Cambria Math" w:hAnsi="Cambria Math"/>
              </w:rPr>
              <m:t>n</m:t>
            </m:r>
          </m:e>
        </m:acc>
      </m:oMath>
      <w:r>
        <w:t xml:space="preserve"> is closest to). The shear traction </w:t>
      </w:r>
      <m:oMath>
        <m:sSub>
          <m:sSubPr>
            <m:ctrlPr>
              <w:rPr>
                <w:rFonts w:ascii="Cambria Math" w:hAnsi="Cambria Math"/>
                <w:i/>
              </w:rPr>
            </m:ctrlPr>
          </m:sSubPr>
          <m:e>
            <m:r>
              <w:rPr>
                <w:rFonts w:ascii="Cambria Math" w:hAnsi="Cambria Math"/>
              </w:rPr>
              <m:t>T</m:t>
            </m:r>
          </m:e>
          <m:sub>
            <m:r>
              <w:rPr>
                <w:rFonts w:ascii="Cambria Math" w:hAnsi="Cambria Math"/>
              </w:rPr>
              <m:t>s</m:t>
            </m:r>
          </m:sub>
        </m:sSub>
      </m:oMath>
      <w:r>
        <w:t xml:space="preserve"> is the magnitude of the two in-plane shear components consistent with that orientation.</w:t>
      </w:r>
    </w:p>
    <w:p w14:paraId="09768F16" w14:textId="65963265" w:rsidR="0081326D" w:rsidRDefault="00A66125" w:rsidP="00BB3D11">
      <w:pPr>
        <w:pStyle w:val="NormalIndent"/>
        <w:numPr>
          <w:ilvl w:val="1"/>
          <w:numId w:val="15"/>
        </w:numPr>
      </w:pPr>
      <w:r>
        <w:t xml:space="preserve">Separation. </w:t>
      </w:r>
      <m:oMath>
        <m:r>
          <w:rPr>
            <w:rFonts w:ascii="Cambria Math" w:hAnsi="Cambria Math"/>
          </w:rPr>
          <m:t>Δ</m:t>
        </m:r>
        <m:r>
          <w:rPr>
            <w:rFonts w:ascii="Cambria Math" w:hAnsi="Cambria Math"/>
          </w:rPr>
          <m:t>(t)</m:t>
        </m:r>
      </m:oMath>
      <w:r>
        <w:t xml:space="preserve"> is the average over the four cross-face node pairs </w:t>
      </w:r>
      <m:oMath>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i+4</m:t>
            </m:r>
          </m:sub>
        </m:sSub>
        <m:r>
          <w:rPr>
            <w:rFonts w:ascii="Cambria Math" w:hAnsi="Cambria Math"/>
          </w:rPr>
          <m:t>)</m:t>
        </m:r>
      </m:oMath>
      <w:r>
        <w:t xml:space="preserve">, </w:t>
      </w:r>
      <m:oMath>
        <m:r>
          <w:rPr>
            <w:rFonts w:ascii="Cambria Math" w:hAnsi="Cambria Math"/>
          </w:rPr>
          <m:t>Δ</m:t>
        </m:r>
        <m:d>
          <m:dPr>
            <m:ctrlPr>
              <w:rPr>
                <w:rFonts w:ascii="Cambria Math" w:hAnsi="Cambria Math"/>
                <w:i/>
              </w:rPr>
            </m:ctrlPr>
          </m:dPr>
          <m:e>
            <m:r>
              <w:rPr>
                <w:rFonts w:ascii="Cambria Math" w:hAnsi="Cambria Math"/>
              </w:rPr>
              <m:t>t</m:t>
            </m:r>
          </m:e>
        </m:d>
        <m:r>
          <w:rPr>
            <w:rFonts w:ascii="Cambria Math" w:hAnsi="Cambria Math"/>
          </w:rPr>
          <m:t>= ¼ Σᵢ</m:t>
        </m:r>
        <m:r>
          <w:rPr>
            <w:rFonts w:ascii="Cambria Math" w:hAnsi="Cambria Math"/>
          </w:rPr>
          <m:t xml:space="preserve"> </m:t>
        </m:r>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top,i</m:t>
            </m:r>
          </m:sub>
        </m:sSub>
        <m:r>
          <w:rPr>
            <w:rFonts w:ascii="Cambria Math" w:hAnsi="Cambria Math"/>
          </w:rPr>
          <m:t xml:space="preserve"> - </m:t>
        </m:r>
        <m:sSub>
          <m:sSubPr>
            <m:ctrlPr>
              <w:rPr>
                <w:rFonts w:ascii="Cambria Math" w:hAnsi="Cambria Math"/>
                <w:i/>
              </w:rPr>
            </m:ctrlPr>
          </m:sSubPr>
          <m:e>
            <m:r>
              <w:rPr>
                <w:rFonts w:ascii="Cambria Math" w:hAnsi="Cambria Math"/>
              </w:rPr>
              <m:t>u</m:t>
            </m:r>
          </m:e>
          <m:sub>
            <m:r>
              <w:rPr>
                <w:rFonts w:ascii="Cambria Math" w:hAnsi="Cambria Math"/>
              </w:rPr>
              <m:t>bot,i</m:t>
            </m:r>
          </m:sub>
        </m:sSub>
        <m:r>
          <w:rPr>
            <w:rFonts w:ascii="Cambria Math" w:hAnsi="Cambria Math"/>
          </w:rPr>
          <m:t>)</m:t>
        </m:r>
      </m:oMath>
      <w:r>
        <w:t xml:space="preserve">, decomposed into </w:t>
      </w:r>
      <m:oMath>
        <m:sSub>
          <m:sSubPr>
            <m:ctrlPr>
              <w:rPr>
                <w:rFonts w:ascii="Cambria Math" w:hAnsi="Cambria Math"/>
                <w:i/>
              </w:rPr>
            </m:ctrlPr>
          </m:sSubPr>
          <m:e>
            <m:r>
              <w:rPr>
                <w:rFonts w:ascii="Cambria Math" w:hAnsi="Cambria Math"/>
              </w:rPr>
              <m:t>Δ</m:t>
            </m:r>
          </m:e>
          <m:sub>
            <m:r>
              <w:rPr>
                <w:rFonts w:ascii="Cambria Math" w:hAnsi="Cambria Math"/>
              </w:rPr>
              <m:t>n</m:t>
            </m:r>
          </m:sub>
        </m:sSub>
        <m:r>
          <w:rPr>
            <w:rFonts w:ascii="Cambria Math" w:hAnsi="Cambria Math"/>
          </w:rPr>
          <m:t xml:space="preserve"> = </m:t>
        </m:r>
        <m:r>
          <w:rPr>
            <w:rFonts w:ascii="Cambria Math" w:hAnsi="Cambria Math"/>
          </w:rPr>
          <m:t>Δ</m:t>
        </m:r>
        <m:r>
          <w:rPr>
            <w:rFonts w:ascii="Cambria Math" w:hAnsi="Cambria Math"/>
          </w:rPr>
          <m:t xml:space="preserve"> · </m:t>
        </m:r>
        <m:acc>
          <m:accPr>
            <m:ctrlPr>
              <w:rPr>
                <w:rFonts w:ascii="Cambria Math" w:hAnsi="Cambria Math"/>
                <w:i/>
              </w:rPr>
            </m:ctrlPr>
          </m:accPr>
          <m:e>
            <m:r>
              <w:rPr>
                <w:rFonts w:ascii="Cambria Math" w:hAnsi="Cambria Math"/>
              </w:rPr>
              <m:t>n</m:t>
            </m:r>
          </m:e>
        </m:acc>
      </m:oMath>
      <w:r>
        <w:t xml:space="preserve"> (Mode I) and </w:t>
      </w:r>
      <m:oMath>
        <m:sSub>
          <m:sSubPr>
            <m:ctrlPr>
              <w:rPr>
                <w:rFonts w:ascii="Cambria Math" w:hAnsi="Cambria Math"/>
                <w:i/>
              </w:rPr>
            </m:ctrlPr>
          </m:sSubPr>
          <m:e>
            <m:r>
              <w:rPr>
                <w:rFonts w:ascii="Cambria Math" w:hAnsi="Cambria Math"/>
              </w:rPr>
              <m:t>Δ</m:t>
            </m:r>
          </m:e>
          <m:sub>
            <m:r>
              <w:rPr>
                <w:rFonts w:ascii="Cambria Math" w:hAnsi="Cambria Math"/>
              </w:rPr>
              <m:t>t</m:t>
            </m:r>
          </m:sub>
        </m:sSub>
        <m:r>
          <w:rPr>
            <w:rFonts w:ascii="Cambria Math" w:hAnsi="Cambria Math"/>
          </w:rPr>
          <m:t xml:space="preserve"> = </m:t>
        </m:r>
        <m:rad>
          <m:radPr>
            <m:degHide m:val="1"/>
            <m:ctrlPr>
              <w:rPr>
                <w:rFonts w:ascii="Cambria Math" w:hAnsi="Cambria Math"/>
                <w:i/>
              </w:rPr>
            </m:ctrlPr>
          </m:radPr>
          <m:deg/>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Δ</m:t>
                    </m:r>
                  </m:e>
                </m:d>
              </m:e>
              <m:sup>
                <m:r>
                  <w:rPr>
                    <w:rFonts w:ascii="Cambria Math" w:hAnsi="Cambria Math"/>
                  </w:rPr>
                  <m:t>2</m:t>
                </m:r>
              </m:sup>
            </m:sSup>
            <m:r>
              <w:rPr>
                <w:rFonts w:ascii="Cambria Math" w:hAnsi="Cambria Math"/>
              </w:rPr>
              <m:t xml:space="preserve">- </m:t>
            </m:r>
            <m:sSubSup>
              <m:sSubSupPr>
                <m:ctrlPr>
                  <w:rPr>
                    <w:rFonts w:ascii="Cambria Math" w:hAnsi="Cambria Math"/>
                    <w:i/>
                  </w:rPr>
                </m:ctrlPr>
              </m:sSubSupPr>
              <m:e>
                <m:r>
                  <w:rPr>
                    <w:rFonts w:ascii="Cambria Math" w:hAnsi="Cambria Math"/>
                  </w:rPr>
                  <m:t>Δ</m:t>
                </m:r>
              </m:e>
              <m:sub>
                <m:r>
                  <w:rPr>
                    <w:rFonts w:ascii="Cambria Math" w:hAnsi="Cambria Math"/>
                  </w:rPr>
                  <m:t>n</m:t>
                </m:r>
              </m:sub>
              <m:sup>
                <m:r>
                  <w:rPr>
                    <w:rFonts w:ascii="Cambria Math" w:hAnsi="Cambria Math"/>
                  </w:rPr>
                  <m:t>2</m:t>
                </m:r>
              </m:sup>
            </m:sSubSup>
          </m:e>
        </m:rad>
      </m:oMath>
      <w:r>
        <w:t xml:space="preserve"> (Mode II).</w:t>
      </w:r>
    </w:p>
    <w:p w14:paraId="68534FD4" w14:textId="5379469A" w:rsidR="001B18EF" w:rsidRDefault="00A66125" w:rsidP="00BB3D11">
      <w:pPr>
        <w:pStyle w:val="NormalIndent"/>
        <w:numPr>
          <w:ilvl w:val="1"/>
          <w:numId w:val="15"/>
        </w:numPr>
      </w:pPr>
      <w:r>
        <w:t xml:space="preserve">Energy-release rate. </w:t>
      </w:r>
      <m:oMath>
        <m:r>
          <w:rPr>
            <w:rFonts w:ascii="Cambria Math" w:hAnsi="Cambria Math"/>
          </w:rPr>
          <m:t>G(t)</m:t>
        </m:r>
      </m:oMath>
      <w:r>
        <w:t xml:space="preserve"> is obtained by integrating </w:t>
      </w:r>
      <m:oMath>
        <m:r>
          <w:rPr>
            <w:rFonts w:ascii="Cambria Math" w:hAnsi="Cambria Math"/>
          </w:rPr>
          <m:t>T</m:t>
        </m:r>
      </m:oMath>
      <w:r>
        <w:t xml:space="preserve"> over </w:t>
      </w:r>
      <m:oMath>
        <m:r>
          <m:rPr>
            <m:sty m:val="p"/>
          </m:rPr>
          <w:rPr>
            <w:rFonts w:ascii="Cambria Math" w:hAnsi="Cambria Math"/>
          </w:rPr>
          <m:t>Δ</m:t>
        </m:r>
      </m:oMath>
      <w:r>
        <w:t xml:space="preserve"> in time; the trapezoidal scheme used is given in Section 3.4.</w:t>
      </w:r>
    </w:p>
    <w:p w14:paraId="405C35AE" w14:textId="7F22C335" w:rsidR="007F6F34" w:rsidRDefault="00A66125" w:rsidP="00B1336C">
      <w:pPr>
        <w:pStyle w:val="NormalIndent"/>
      </w:pPr>
      <w:r>
        <w:t xml:space="preserve">Steps 3a–3c are run for Mode I and Mode II independently, and the peak </w:t>
      </w:r>
      <m:oMath>
        <m:sSub>
          <m:sSubPr>
            <m:ctrlPr>
              <w:rPr>
                <w:rFonts w:ascii="Cambria Math" w:hAnsi="Cambria Math"/>
                <w:i/>
              </w:rPr>
            </m:ctrlPr>
          </m:sSubPr>
          <m:e>
            <m:r>
              <w:rPr>
                <w:rFonts w:ascii="Cambria Math" w:hAnsi="Cambria Math"/>
              </w:rPr>
              <m:t>G</m:t>
            </m:r>
          </m:e>
          <m:sub>
            <m:r>
              <w:rPr>
                <w:rFonts w:ascii="Cambria Math" w:hAnsi="Cambria Math"/>
              </w:rPr>
              <m:t>max</m:t>
            </m:r>
          </m:sub>
        </m:sSub>
        <m:r>
          <w:rPr>
            <w:rFonts w:ascii="Cambria Math" w:hAnsi="Cambria Math"/>
          </w:rPr>
          <m:t xml:space="preserve">  = ma</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xml:space="preserve"> G(t)</m:t>
        </m:r>
      </m:oMath>
      <w:r>
        <w:t xml:space="preserve"> is recorded per mode.</w:t>
      </w:r>
    </w:p>
    <w:p w14:paraId="67D60CC9" w14:textId="78583214" w:rsidR="008D0A63" w:rsidRDefault="00464DEB" w:rsidP="00D241D6">
      <w:pPr>
        <w:pStyle w:val="NormalIndent"/>
        <w:numPr>
          <w:ilvl w:val="0"/>
          <w:numId w:val="15"/>
        </w:numPr>
      </w:pPr>
      <m:oMath>
        <m:sSub>
          <m:sSubPr>
            <m:ctrlPr>
              <w:rPr>
                <w:rFonts w:ascii="Cambria Math" w:hAnsi="Cambria Math"/>
                <w:i/>
              </w:rPr>
            </m:ctrlPr>
          </m:sSubPr>
          <m:e>
            <m:r>
              <w:rPr>
                <w:rFonts w:ascii="Cambria Math" w:hAnsi="Cambria Math"/>
              </w:rPr>
              <m:t>G</m:t>
            </m:r>
          </m:e>
          <m:sub>
            <m:r>
              <w:rPr>
                <w:rFonts w:ascii="Cambria Math" w:hAnsi="Cambria Math"/>
              </w:rPr>
              <m:t>max</m:t>
            </m:r>
          </m:sub>
        </m:sSub>
      </m:oMath>
      <w:r w:rsidR="00A66125">
        <w:t xml:space="preserve"> is converted to a per-element cycle count </w:t>
      </w:r>
      <m:oMath>
        <m:r>
          <w:rPr>
            <w:rFonts w:ascii="Cambria Math" w:hAnsi="Cambria Math"/>
          </w:rPr>
          <m:t>N</m:t>
        </m:r>
      </m:oMath>
      <w:r w:rsidR="00A66125">
        <w:t xml:space="preserve"> by inverting the experimental </w:t>
      </w:r>
      <m:oMath>
        <m:r>
          <w:rPr>
            <w:rFonts w:ascii="Cambria Math" w:hAnsi="Cambria Math"/>
          </w:rPr>
          <m:t>G</m:t>
        </m:r>
        <m:r>
          <w:rPr>
            <w:rFonts w:ascii="Cambria Math" w:hAnsi="Cambria Math"/>
          </w:rPr>
          <m:t>-</m:t>
        </m:r>
        <m:r>
          <w:rPr>
            <w:rFonts w:ascii="Cambria Math" w:hAnsi="Cambria Math"/>
          </w:rPr>
          <m:t>N</m:t>
        </m:r>
      </m:oMath>
      <w:r w:rsidR="00A66125">
        <w:t xml:space="preserve"> curve, yielding the fatigue map </w:t>
      </w:r>
      <m:oMath>
        <m:r>
          <w:rPr>
            <w:rFonts w:ascii="Cambria Math" w:hAnsi="Cambria Math"/>
          </w:rPr>
          <m:t>N(e)</m:t>
        </m:r>
      </m:oMath>
      <w:r w:rsidR="00A66125">
        <w:t>; see Section 3.5.</w:t>
      </w:r>
    </w:p>
    <w:p w14:paraId="14312640" w14:textId="77777777" w:rsidR="00950DB1" w:rsidRPr="00F117DA" w:rsidRDefault="00950DB1" w:rsidP="00950DB1">
      <w:pPr>
        <w:pStyle w:val="NormalIndent"/>
      </w:pPr>
    </w:p>
    <w:p w14:paraId="3165B283" w14:textId="7808E612" w:rsidR="00AA48FB" w:rsidRPr="00AA48FB" w:rsidRDefault="00AA48FB" w:rsidP="00AA48FB">
      <w:r w:rsidRPr="00840023">
        <w:rPr>
          <w:highlight w:val="green"/>
        </w:rPr>
        <w:t>[Figure 8 — process flowchart placeholder. Render the Mermaid source below to a PNG and place it here. Mermaid source: flowchart TD;  A['LS</w:t>
      </w:r>
      <w:r w:rsidR="00566813" w:rsidRPr="00840023">
        <w:rPr>
          <w:highlight w:val="green"/>
        </w:rPr>
        <w:t>-</w:t>
      </w:r>
      <w:r w:rsidRPr="00840023">
        <w:rPr>
          <w:highlight w:val="green"/>
        </w:rPr>
        <w:t>DYNA static</w:t>
      </w:r>
      <w:r w:rsidR="00566813" w:rsidRPr="00840023">
        <w:rPr>
          <w:highlight w:val="green"/>
        </w:rPr>
        <w:t>-</w:t>
      </w:r>
      <w:r w:rsidRPr="00840023">
        <w:rPr>
          <w:highlight w:val="green"/>
        </w:rPr>
        <w:t xml:space="preserve">onset run'] arrow </w:t>
      </w:r>
      <w:r w:rsidR="00DB0BF9">
        <w:rPr>
          <w:highlight w:val="green"/>
        </w:rPr>
        <w:t>B['Outputs: nodout, elout']</w:t>
      </w:r>
      <w:r w:rsidRPr="00840023">
        <w:rPr>
          <w:highlight w:val="green"/>
        </w:rPr>
        <w:t xml:space="preserve">;  A arrow C['Keyfile (.k): geometry + G–N curve'];  B arrow D['Parse with LS_Post_data_reader'];  C arrow D;  D arrow E['For each cohesive element'];  E arrow F['Compute G_I(t), G_II(t), G_total(t)'];  F arrow </w:t>
      </w:r>
      <w:r w:rsidRPr="00840023">
        <w:rPr>
          <w:highlight w:val="green"/>
        </w:rPr>
        <w:lastRenderedPageBreak/>
        <w:t>G['Take G_max per mode'];  G arrow H['Fit log G = a + b log N from experimental G–N curve'];  H arrow I['Invert: N_I, N_II per element'];  I arrow J['N_critical = min(N_I, N_II)'];  J arrow K['Per</w:t>
      </w:r>
      <w:r w:rsidR="00566813" w:rsidRPr="00840023">
        <w:rPr>
          <w:highlight w:val="green"/>
        </w:rPr>
        <w:t>-</w:t>
      </w:r>
      <w:r w:rsidRPr="00840023">
        <w:rPr>
          <w:highlight w:val="green"/>
        </w:rPr>
        <w:t>element fatigue map N(e)'];  K arrow L['Plotly preview']</w:t>
      </w:r>
      <w:r w:rsidRPr="00AA48FB">
        <w:t xml:space="preserve">;  </w:t>
      </w:r>
      <w:r w:rsidRPr="00840023">
        <w:rPr>
          <w:highlight w:val="green"/>
        </w:rPr>
        <w:t>K arrow M['Export .scl for LS</w:t>
      </w:r>
      <w:r w:rsidR="00566813" w:rsidRPr="00840023">
        <w:rPr>
          <w:highlight w:val="green"/>
        </w:rPr>
        <w:t>-</w:t>
      </w:r>
      <w:r w:rsidRPr="00840023">
        <w:rPr>
          <w:highlight w:val="green"/>
        </w:rPr>
        <w:t>PrePost']. (Replace 'arrow' with the standard Mermaid arrow when rendering.)</w:t>
      </w:r>
    </w:p>
    <w:p w14:paraId="0AB94326" w14:textId="33DDA7CA" w:rsidR="002100C0" w:rsidRDefault="00DB0BF9" w:rsidP="00950DB1">
      <w:pPr>
        <w:pStyle w:val="Caption"/>
      </w:pPr>
      <w:r>
        <w:t xml:space="preserve">From a single static-onset LS-DYNA simulation, the program reconstructs </w:t>
      </w:r>
      <m:oMath>
        <m:r>
          <w:rPr>
            <w:rFonts w:ascii="Cambria Math" w:hAnsi="Cambria Math"/>
          </w:rPr>
          <m:t>G(t)</m:t>
        </m:r>
      </m:oMath>
      <w:r>
        <w:t xml:space="preserve"> for every cohesive element from nodout and elout, takes </w:t>
      </w:r>
      <m:oMath>
        <m:sSub>
          <m:sSubPr>
            <m:ctrlPr>
              <w:rPr>
                <w:rFonts w:ascii="Cambria Math" w:hAnsi="Cambria Math"/>
                <w:i/>
              </w:rPr>
            </m:ctrlPr>
          </m:sSubPr>
          <m:e>
            <m:r>
              <w:rPr>
                <w:rFonts w:ascii="Cambria Math" w:hAnsi="Cambria Math"/>
              </w:rPr>
              <m:t>G</m:t>
            </m:r>
          </m:e>
          <m:sub>
            <m:r>
              <w:rPr>
                <w:rFonts w:ascii="Cambria Math" w:hAnsi="Cambria Math"/>
              </w:rPr>
              <m:t>max</m:t>
            </m:r>
          </m:sub>
        </m:sSub>
      </m:oMath>
      <w:r>
        <w:t xml:space="preserve"> per mode, fits and inverts the experimental G–N curve (supplied as a separate keyfile or embedded), and produces the per-element fatigue map </w:t>
      </w:r>
      <m:oMath>
        <m:r>
          <w:rPr>
            <w:rFonts w:ascii="Cambria Math" w:hAnsi="Cambria Math"/>
          </w:rPr>
          <m:t>N(e)</m:t>
        </m:r>
      </m:oMath>
      <w:r>
        <w:t>.</w:t>
      </w:r>
    </w:p>
    <w:p w14:paraId="6FB85C98" w14:textId="77777777" w:rsidR="009B1C34" w:rsidRPr="009B1C34" w:rsidRDefault="009B1C34" w:rsidP="00EE61E0">
      <w:pPr>
        <w:pStyle w:val="NormalIndent"/>
      </w:pPr>
    </w:p>
    <w:p w14:paraId="62859D55" w14:textId="77777777" w:rsidR="00454B5F" w:rsidRPr="00454B5F" w:rsidRDefault="00454B5F" w:rsidP="00EE61E0">
      <w:pPr>
        <w:pStyle w:val="NormalIndent"/>
      </w:pPr>
    </w:p>
    <w:p w14:paraId="699BA6A9" w14:textId="72916897" w:rsidR="00BB4052" w:rsidRPr="00AA48FB" w:rsidRDefault="00AA48FB" w:rsidP="005F6CA9">
      <w:pPr>
        <w:pStyle w:val="Heading2"/>
      </w:pPr>
      <w:bookmarkStart w:id="64" w:name="_Toc229432680"/>
      <w:r w:rsidRPr="00AA48FB">
        <w:t>Computing G(t) per element</w:t>
      </w:r>
      <w:bookmarkEnd w:id="64"/>
    </w:p>
    <w:p w14:paraId="654156DD" w14:textId="7083E00B" w:rsidR="00BB4052" w:rsidRPr="005C4DC7" w:rsidRDefault="00A66125" w:rsidP="005C4DC7">
      <w:r>
        <w:t xml:space="preserve">Given the traction and separation histories built in Section 3.3, the fracture-energy integrals </w:t>
      </w:r>
      <w:r w:rsidRPr="00264197">
        <w:rPr>
          <w:highlight w:val="green"/>
        </w:rPr>
        <w:t>(Eq. 1)</w:t>
      </w:r>
      <w:r>
        <w:t xml:space="preserve"> are evaluated by the trapezoidal rule. Writing </w:t>
      </w:r>
      <m:oMath>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 xml:space="preserve"> = T(</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oMath>
      <w:r w:rsidRPr="00A079B6">
        <w:t xml:space="preserve"> and </w:t>
      </w:r>
      <m:oMath>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 xml:space="preserve"> = Δ(</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oMath>
      <w:r w:rsidRPr="00A079B6">
        <w:t xml:space="preserve"> at output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rsidRPr="00A079B6">
        <w:t>,</w:t>
      </w:r>
      <w:r>
        <w:t xml:space="preserve"> each increment and the running integral are:</w:t>
      </w:r>
    </w:p>
    <w:p w14:paraId="1E531066" w14:textId="4B32FE34" w:rsidR="00EB5824" w:rsidRDefault="00EB5824" w:rsidP="00CE7882"/>
    <w:tbl>
      <w:tblPr>
        <w:tblStyle w:val="TableGrid"/>
        <w:bidiVisual/>
        <w:tblW w:w="8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6"/>
        <w:gridCol w:w="7087"/>
        <w:gridCol w:w="850"/>
      </w:tblGrid>
      <w:tr w:rsidR="00954631" w14:paraId="2661152E" w14:textId="77777777" w:rsidTr="00E73158">
        <w:trPr>
          <w:trHeight w:val="1134"/>
        </w:trPr>
        <w:tc>
          <w:tcPr>
            <w:tcW w:w="986" w:type="dxa"/>
            <w:vAlign w:val="center"/>
          </w:tcPr>
          <w:p w14:paraId="20661B1C" w14:textId="55CD7CC2" w:rsidR="00954631" w:rsidRPr="00F233DF" w:rsidRDefault="00F233DF" w:rsidP="00F233DF">
            <w:pPr>
              <w:ind w:left="0"/>
              <w:jc w:val="center"/>
              <w:rPr>
                <w:rFonts w:eastAsiaTheme="minorEastAsia"/>
                <w:b/>
                <w:bCs/>
                <w:iCs/>
                <w:rtl/>
              </w:rPr>
            </w:pPr>
            <w:r w:rsidRPr="00F233DF">
              <w:rPr>
                <w:rFonts w:eastAsiaTheme="minorEastAsia"/>
                <w:b/>
                <w:bCs/>
                <w:iCs/>
              </w:rPr>
              <w:t>Eq. (2)</w:t>
            </w:r>
          </w:p>
        </w:tc>
        <w:tc>
          <w:tcPr>
            <w:tcW w:w="7087" w:type="dxa"/>
            <w:vAlign w:val="center"/>
          </w:tcPr>
          <w:p w14:paraId="082AD432" w14:textId="615D0238" w:rsidR="00954631" w:rsidRDefault="00F233DF" w:rsidP="00F233DF">
            <w:pPr>
              <w:jc w:val="center"/>
              <w:rPr>
                <w:rFonts w:eastAsiaTheme="minorEastAsia"/>
                <w:i/>
              </w:rPr>
            </w:pPr>
            <m:oMathPara>
              <m:oMath>
                <m:r>
                  <m:rPr>
                    <m:sty m:val="p"/>
                  </m:rPr>
                  <w:rPr>
                    <w:rFonts w:ascii="Cambria Math" w:hAnsi="Cambria Math"/>
                  </w:rPr>
                  <m:t>Δ</m:t>
                </m:r>
                <m:sSub>
                  <m:sSubPr>
                    <m:ctrlPr>
                      <w:rPr>
                        <w:rFonts w:ascii="Cambria Math" w:hAnsi="Cambria Math"/>
                      </w:rPr>
                    </m:ctrlPr>
                  </m:sSubPr>
                  <m:e>
                    <m:r>
                      <m:rPr>
                        <m:sty m:val="p"/>
                      </m:rPr>
                      <w:rPr>
                        <w:rFonts w:ascii="Cambria Math" w:hAnsi="Cambria Math"/>
                      </w:rPr>
                      <m:t>G</m:t>
                    </m:r>
                  </m:e>
                  <m:sub>
                    <m:r>
                      <m:rPr>
                        <m:sty m:val="p"/>
                      </m:rPr>
                      <w:rPr>
                        <w:rFonts w:ascii="Cambria Math" w:hAnsi="Cambria Math"/>
                      </w:rPr>
                      <m:t>i</m:t>
                    </m:r>
                  </m:sub>
                </m:sSub>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σ</m:t>
                    </m:r>
                  </m:e>
                  <m:sub>
                    <m:r>
                      <m:rPr>
                        <m:sty m:val="p"/>
                      </m:rP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σ</m:t>
                    </m:r>
                  </m:e>
                  <m:sub>
                    <m:r>
                      <m:rPr>
                        <m:sty m:val="p"/>
                      </m:rPr>
                      <w:rPr>
                        <w:rFonts w:ascii="Cambria Math" w:hAnsi="Cambria Math"/>
                      </w:rPr>
                      <m:t>i-1</m:t>
                    </m:r>
                  </m:sub>
                </m:sSub>
                <m:r>
                  <m:rPr>
                    <m:sty m:val="p"/>
                  </m:rPr>
                  <w:rPr>
                    <w:rFonts w:ascii="Cambria Math" w:hAnsi="Cambria Math"/>
                  </w:rPr>
                  <m:t>) · |</m:t>
                </m:r>
                <m:sSub>
                  <m:sSubPr>
                    <m:ctrlPr>
                      <w:rPr>
                        <w:rFonts w:ascii="Cambria Math" w:hAnsi="Cambria Math"/>
                      </w:rPr>
                    </m:ctrlPr>
                  </m:sSubPr>
                  <m:e>
                    <m:r>
                      <m:rPr>
                        <m:sty m:val="p"/>
                      </m:rPr>
                      <w:rPr>
                        <w:rFonts w:ascii="Cambria Math" w:hAnsi="Cambria Math"/>
                      </w:rPr>
                      <m:t>δ</m:t>
                    </m:r>
                  </m:e>
                  <m:sub>
                    <m:r>
                      <m:rPr>
                        <m:sty m:val="p"/>
                      </m:rP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δ</m:t>
                    </m:r>
                  </m:e>
                  <m:sub>
                    <m:r>
                      <m:rPr>
                        <m:sty m:val="p"/>
                      </m:rPr>
                      <w:rPr>
                        <w:rFonts w:ascii="Cambria Math" w:hAnsi="Cambria Math"/>
                      </w:rPr>
                      <m:t>i-1</m:t>
                    </m:r>
                  </m:sub>
                </m:sSub>
                <m:r>
                  <m:rPr>
                    <m:sty m:val="p"/>
                  </m:rPr>
                  <w:rPr>
                    <w:rFonts w:ascii="Cambria Math" w:hAnsi="Cambria Math"/>
                  </w:rPr>
                  <m:t>|</m:t>
                </m:r>
              </m:oMath>
            </m:oMathPara>
          </w:p>
        </w:tc>
        <w:tc>
          <w:tcPr>
            <w:tcW w:w="850" w:type="dxa"/>
            <w:vAlign w:val="center"/>
          </w:tcPr>
          <w:p w14:paraId="6E1B3F87" w14:textId="77777777" w:rsidR="00954631" w:rsidRDefault="00954631" w:rsidP="00F233DF">
            <w:pPr>
              <w:jc w:val="center"/>
              <w:rPr>
                <w:rFonts w:eastAsiaTheme="minorEastAsia"/>
                <w:i/>
                <w:rtl/>
              </w:rPr>
            </w:pPr>
          </w:p>
        </w:tc>
      </w:tr>
      <w:tr w:rsidR="00F233DF" w14:paraId="4748E6C8" w14:textId="77777777" w:rsidTr="00E73158">
        <w:trPr>
          <w:trHeight w:val="1134"/>
        </w:trPr>
        <w:tc>
          <w:tcPr>
            <w:tcW w:w="986" w:type="dxa"/>
            <w:vAlign w:val="center"/>
          </w:tcPr>
          <w:p w14:paraId="10DFEB5B" w14:textId="4B4C925E" w:rsidR="00F233DF" w:rsidRPr="00F233DF" w:rsidRDefault="00F233DF" w:rsidP="00F233DF">
            <w:pPr>
              <w:ind w:left="0"/>
              <w:jc w:val="center"/>
              <w:rPr>
                <w:rFonts w:eastAsiaTheme="minorEastAsia"/>
                <w:b/>
                <w:bCs/>
                <w:iCs/>
              </w:rPr>
            </w:pPr>
            <w:r w:rsidRPr="00F233DF">
              <w:rPr>
                <w:rFonts w:eastAsiaTheme="minorEastAsia"/>
                <w:b/>
                <w:bCs/>
                <w:iCs/>
              </w:rPr>
              <w:t>Eq. (3)</w:t>
            </w:r>
          </w:p>
        </w:tc>
        <w:tc>
          <w:tcPr>
            <w:tcW w:w="7087" w:type="dxa"/>
            <w:vAlign w:val="center"/>
          </w:tcPr>
          <w:p w14:paraId="7954BDA0" w14:textId="4C539B58" w:rsidR="00F233DF" w:rsidRPr="00F233DF" w:rsidRDefault="00F233DF" w:rsidP="00F233DF">
            <w:pPr>
              <w:jc w:val="center"/>
              <w:rPr>
                <w:rFonts w:eastAsia="MS Mincho"/>
                <w:highlight w:val="cyan"/>
              </w:rPr>
            </w:pPr>
            <m:oMathPara>
              <m:oMath>
                <m:sSub>
                  <m:sSubPr>
                    <m:ctrlPr>
                      <w:rPr>
                        <w:rFonts w:ascii="Cambria Math" w:hAnsi="Cambria Math"/>
                        <w:i/>
                        <w:iCs/>
                      </w:rPr>
                    </m:ctrlPr>
                  </m:sSubPr>
                  <m:e>
                    <m:r>
                      <w:rPr>
                        <w:rFonts w:ascii="Cambria Math" w:hAnsi="Cambria Math"/>
                      </w:rPr>
                      <m:t>t</m:t>
                    </m:r>
                  </m:e>
                  <m:sub>
                    <m:r>
                      <w:rPr>
                        <w:rFonts w:ascii="Cambria Math" w:hAnsi="Cambria Math"/>
                      </w:rPr>
                      <m:t>k</m:t>
                    </m:r>
                  </m:sub>
                </m:sSub>
                <m:r>
                  <m:rPr>
                    <m:sty m:val="p"/>
                  </m:rPr>
                  <w:rPr>
                    <w:rFonts w:ascii="Cambria Math" w:hAnsi="Cambria Math"/>
                  </w:rPr>
                  <m:t xml:space="preserve">= </m:t>
                </m:r>
                <m:nary>
                  <m:naryPr>
                    <m:chr m:val="∑"/>
                    <m:limLoc m:val="undOvr"/>
                    <m:ctrlPr>
                      <w:rPr>
                        <w:rFonts w:ascii="Cambria Math" w:hAnsi="Cambria Math"/>
                        <w:i/>
                        <w:iCs/>
                      </w:rPr>
                    </m:ctrlPr>
                  </m:naryPr>
                  <m:sub>
                    <m:r>
                      <w:rPr>
                        <w:rFonts w:ascii="Cambria Math" w:hAnsi="Cambria Math"/>
                      </w:rPr>
                      <m:t>i=1</m:t>
                    </m:r>
                  </m:sub>
                  <m:sup>
                    <m:r>
                      <w:rPr>
                        <w:rFonts w:ascii="Cambria Math" w:hAnsi="Cambria Math"/>
                      </w:rPr>
                      <m:t>k</m:t>
                    </m:r>
                  </m:sup>
                  <m:e>
                    <m:r>
                      <w:rPr>
                        <w:rFonts w:ascii="Cambria Math" w:hAnsi="Cambria Math"/>
                      </w:rPr>
                      <m:t>Δ</m:t>
                    </m:r>
                    <m:sSub>
                      <m:sSubPr>
                        <m:ctrlPr>
                          <w:rPr>
                            <w:rFonts w:ascii="Cambria Math" w:hAnsi="Cambria Math"/>
                          </w:rPr>
                        </m:ctrlPr>
                      </m:sSubPr>
                      <m:e>
                        <m:r>
                          <w:rPr>
                            <w:rFonts w:ascii="Cambria Math" w:hAnsi="Cambria Math"/>
                          </w:rPr>
                          <m:t>G</m:t>
                        </m:r>
                        <m:ctrlPr>
                          <w:rPr>
                            <w:rFonts w:ascii="Cambria Math" w:hAnsi="Cambria Math"/>
                            <w:i/>
                            <w:iCs/>
                          </w:rPr>
                        </m:ctrlPr>
                      </m:e>
                      <m:sub>
                        <m:r>
                          <w:rPr>
                            <w:rFonts w:ascii="Cambria Math" w:hAnsi="Cambria Math"/>
                          </w:rPr>
                          <m:t>i</m:t>
                        </m:r>
                      </m:sub>
                    </m:sSub>
                  </m:e>
                </m:nary>
                <m:r>
                  <m:rPr>
                    <m:sty m:val="p"/>
                  </m:rPr>
                  <w:rPr>
                    <w:rFonts w:ascii="Cambria Math" w:hAnsi="Cambria Math"/>
                  </w:rPr>
                  <m:t xml:space="preserve">,        </m:t>
                </m:r>
                <m:sSub>
                  <m:sSubPr>
                    <m:ctrlPr>
                      <w:rPr>
                        <w:rFonts w:ascii="Cambria Math" w:hAnsi="Cambria Math"/>
                      </w:rPr>
                    </m:ctrlPr>
                  </m:sSubPr>
                  <m:e>
                    <m:r>
                      <w:rPr>
                        <w:rFonts w:ascii="Cambria Math" w:hAnsi="Cambria Math"/>
                      </w:rPr>
                      <m:t>G</m:t>
                    </m:r>
                  </m:e>
                  <m:sub>
                    <m:r>
                      <w:rPr>
                        <w:rFonts w:ascii="Cambria Math" w:hAnsi="Cambria Math"/>
                      </w:rPr>
                      <m:t>max</m:t>
                    </m:r>
                  </m:sub>
                </m:sSub>
                <m:r>
                  <m:rPr>
                    <m:sty m:val="p"/>
                  </m:rPr>
                  <w:rPr>
                    <w:rFonts w:ascii="Cambria Math" w:hAnsi="Cambria Math"/>
                  </w:rPr>
                  <m:t xml:space="preserve"> = </m:t>
                </m:r>
                <m:r>
                  <w:rPr>
                    <w:rFonts w:ascii="Cambria Math" w:hAnsi="Cambria Math"/>
                  </w:rPr>
                  <m:t>ma</m:t>
                </m:r>
                <m:sSub>
                  <m:sSubPr>
                    <m:ctrlPr>
                      <w:rPr>
                        <w:rFonts w:ascii="Cambria Math" w:hAnsi="Cambria Math"/>
                      </w:rPr>
                    </m:ctrlPr>
                  </m:sSubPr>
                  <m:e>
                    <m:r>
                      <w:rPr>
                        <w:rFonts w:ascii="Cambria Math" w:hAnsi="Cambria Math"/>
                      </w:rPr>
                      <m:t>x</m:t>
                    </m:r>
                    <m:ctrlPr>
                      <w:rPr>
                        <w:rFonts w:ascii="Cambria Math" w:hAnsi="Cambria Math"/>
                        <w:i/>
                        <w:iCs/>
                      </w:rPr>
                    </m:ctrlPr>
                  </m:e>
                  <m:sub>
                    <m:r>
                      <w:rPr>
                        <w:rFonts w:ascii="Cambria Math" w:hAnsi="Cambria Math"/>
                      </w:rPr>
                      <m:t>t</m:t>
                    </m:r>
                  </m:sub>
                </m:sSub>
                <m:r>
                  <m:rPr>
                    <m:sty m:val="p"/>
                  </m:rPr>
                  <w:rPr>
                    <w:rFonts w:ascii="Cambria Math" w:hAnsi="Cambria Math"/>
                  </w:rPr>
                  <m:t xml:space="preserve"> </m:t>
                </m:r>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oMath>
            </m:oMathPara>
          </w:p>
        </w:tc>
        <w:tc>
          <w:tcPr>
            <w:tcW w:w="850" w:type="dxa"/>
            <w:vAlign w:val="center"/>
          </w:tcPr>
          <w:p w14:paraId="42FB8C79" w14:textId="77777777" w:rsidR="00F233DF" w:rsidRDefault="00F233DF" w:rsidP="00F233DF">
            <w:pPr>
              <w:jc w:val="center"/>
              <w:rPr>
                <w:rFonts w:eastAsiaTheme="minorEastAsia"/>
                <w:i/>
                <w:rtl/>
              </w:rPr>
            </w:pPr>
          </w:p>
        </w:tc>
      </w:tr>
      <w:tr w:rsidR="00F233DF" w14:paraId="6150A81D" w14:textId="77777777" w:rsidTr="00E73158">
        <w:trPr>
          <w:trHeight w:val="1134"/>
        </w:trPr>
        <w:tc>
          <w:tcPr>
            <w:tcW w:w="986" w:type="dxa"/>
            <w:vAlign w:val="center"/>
          </w:tcPr>
          <w:p w14:paraId="49711EF6" w14:textId="75037429" w:rsidR="00F233DF" w:rsidRPr="00F233DF" w:rsidRDefault="00F233DF" w:rsidP="00F233DF">
            <w:pPr>
              <w:ind w:left="0"/>
              <w:jc w:val="center"/>
              <w:rPr>
                <w:rFonts w:eastAsiaTheme="minorEastAsia"/>
                <w:b/>
                <w:bCs/>
                <w:iCs/>
              </w:rPr>
            </w:pPr>
            <w:r>
              <w:rPr>
                <w:rFonts w:eastAsiaTheme="minorEastAsia"/>
                <w:b/>
                <w:bCs/>
                <w:iCs/>
              </w:rPr>
              <w:t>Eq. (4)</w:t>
            </w:r>
          </w:p>
        </w:tc>
        <w:tc>
          <w:tcPr>
            <w:tcW w:w="7087" w:type="dxa"/>
            <w:vAlign w:val="center"/>
          </w:tcPr>
          <w:p w14:paraId="3D86C373" w14:textId="288648BD" w:rsidR="00E73158" w:rsidRPr="00E73158" w:rsidRDefault="00E73158" w:rsidP="00F233DF">
            <w:pPr>
              <w:jc w:val="center"/>
              <w:rPr>
                <w:rFonts w:eastAsiaTheme="minorEastAsia"/>
              </w:rPr>
            </w:pPr>
            <m:oMathPara>
              <m:oMath>
                <m:sSub>
                  <m:sSubPr>
                    <m:ctrlPr>
                      <w:rPr>
                        <w:rFonts w:ascii="Cambria Math" w:hAnsi="Cambria Math"/>
                      </w:rPr>
                    </m:ctrlPr>
                  </m:sSubPr>
                  <m:e>
                    <m:r>
                      <w:rPr>
                        <w:rFonts w:ascii="Cambria Math" w:hAnsi="Cambria Math"/>
                      </w:rPr>
                      <m:t>G</m:t>
                    </m:r>
                    <m:ctrlPr>
                      <w:rPr>
                        <w:rFonts w:ascii="Cambria Math" w:hAnsi="Cambria Math"/>
                        <w:i/>
                        <w:iCs/>
                      </w:rPr>
                    </m:ctrlP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 xml:space="preserve">= </m:t>
                </m:r>
                <m:nary>
                  <m:naryPr>
                    <m:ctrlPr>
                      <w:rPr>
                        <w:rFonts w:ascii="Cambria Math" w:hAnsi="Cambria Math"/>
                      </w:rPr>
                    </m:ctrlPr>
                  </m:naryPr>
                  <m:sub>
                    <m:r>
                      <m:rPr>
                        <m:sty m:val="p"/>
                      </m:rPr>
                      <w:rPr>
                        <w:rFonts w:ascii="Cambria Math" w:hAnsi="Cambria Math"/>
                      </w:rPr>
                      <m:t>0</m:t>
                    </m:r>
                  </m:sub>
                  <m:sup>
                    <m:r>
                      <m:rPr>
                        <m:sty m:val="p"/>
                      </m:rPr>
                      <w:rPr>
                        <w:rFonts w:ascii="Cambria Math" w:hAnsi="Cambria Math"/>
                      </w:rPr>
                      <m:t>t</m:t>
                    </m:r>
                  </m:sup>
                  <m:e>
                    <m:sSub>
                      <m:sSubPr>
                        <m:ctrlPr>
                          <w:rPr>
                            <w:rFonts w:ascii="Cambria Math" w:hAnsi="Cambria Math"/>
                          </w:rPr>
                        </m:ctrlPr>
                      </m:sSubPr>
                      <m:e>
                        <m:r>
                          <w:rPr>
                            <w:rFonts w:ascii="Cambria Math" w:hAnsi="Cambria Math"/>
                          </w:rPr>
                          <m:t>T</m:t>
                        </m:r>
                      </m:e>
                      <m:sub>
                        <m:r>
                          <w:rPr>
                            <w:rFonts w:ascii="Cambria Math" w:hAnsi="Cambria Math"/>
                          </w:rPr>
                          <m:t>n</m:t>
                        </m:r>
                      </m:sub>
                    </m:sSub>
                  </m:e>
                </m:nary>
                <m:r>
                  <w:rPr>
                    <w:rFonts w:ascii="Cambria Math" w:hAnsi="Cambria Math"/>
                  </w:rPr>
                  <m:t>d</m:t>
                </m:r>
                <m:sSub>
                  <m:sSubPr>
                    <m:ctrlPr>
                      <w:rPr>
                        <w:rFonts w:ascii="Cambria Math" w:hAnsi="Cambria Math"/>
                      </w:rPr>
                    </m:ctrlPr>
                  </m:sSubPr>
                  <m:e>
                    <m:r>
                      <w:rPr>
                        <w:rFonts w:ascii="Cambria Math" w:hAnsi="Cambria Math"/>
                      </w:rPr>
                      <m:t>Δ</m:t>
                    </m:r>
                    <m:ctrlPr>
                      <w:rPr>
                        <w:rFonts w:ascii="Cambria Math" w:hAnsi="Cambria Math"/>
                        <w:i/>
                        <w:iCs/>
                      </w:rPr>
                    </m:ctrlPr>
                  </m:e>
                  <m:sub>
                    <m:r>
                      <w:rPr>
                        <w:rFonts w:ascii="Cambria Math" w:hAnsi="Cambria Math"/>
                      </w:rPr>
                      <m:t>n</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G</m:t>
                    </m:r>
                  </m:e>
                  <m:sub>
                    <m:r>
                      <w:rPr>
                        <w:rFonts w:ascii="Cambria Math" w:hAnsi="Cambria Math"/>
                      </w:rPr>
                      <m:t>II</m:t>
                    </m:r>
                  </m:sub>
                </m:sSub>
                <m:d>
                  <m:dPr>
                    <m:ctrlPr>
                      <w:rPr>
                        <w:rFonts w:ascii="Cambria Math" w:hAnsi="Cambria Math"/>
                      </w:rPr>
                    </m:ctrlPr>
                  </m:dPr>
                  <m:e>
                    <m:r>
                      <w:rPr>
                        <w:rFonts w:ascii="Cambria Math" w:hAnsi="Cambria Math"/>
                      </w:rPr>
                      <m:t>t</m:t>
                    </m:r>
                  </m:e>
                </m:d>
                <m:r>
                  <m:rPr>
                    <m:sty m:val="p"/>
                  </m:rPr>
                  <w:rPr>
                    <w:rFonts w:ascii="Cambria Math" w:hAnsi="Cambria Math"/>
                  </w:rPr>
                  <m:t xml:space="preserve">= </m:t>
                </m:r>
                <m:nary>
                  <m:naryPr>
                    <m:ctrlPr>
                      <w:rPr>
                        <w:rFonts w:ascii="Cambria Math" w:hAnsi="Cambria Math"/>
                      </w:rPr>
                    </m:ctrlPr>
                  </m:naryPr>
                  <m:sub>
                    <m:r>
                      <m:rPr>
                        <m:sty m:val="p"/>
                      </m:rPr>
                      <w:rPr>
                        <w:rFonts w:ascii="Cambria Math" w:hAnsi="Cambria Math"/>
                      </w:rPr>
                      <m:t>0</m:t>
                    </m:r>
                  </m:sub>
                  <m:sup>
                    <m:r>
                      <m:rPr>
                        <m:sty m:val="p"/>
                      </m:rPr>
                      <w:rPr>
                        <w:rFonts w:ascii="Cambria Math" w:hAnsi="Cambria Math"/>
                      </w:rPr>
                      <m:t>t</m:t>
                    </m:r>
                  </m:sup>
                  <m:e>
                    <m:sSub>
                      <m:sSubPr>
                        <m:ctrlPr>
                          <w:rPr>
                            <w:rFonts w:ascii="Cambria Math" w:hAnsi="Cambria Math"/>
                          </w:rPr>
                        </m:ctrlPr>
                      </m:sSubPr>
                      <m:e>
                        <m:r>
                          <w:rPr>
                            <w:rFonts w:ascii="Cambria Math" w:hAnsi="Cambria Math"/>
                          </w:rPr>
                          <m:t>T</m:t>
                        </m:r>
                      </m:e>
                      <m:sub>
                        <m:r>
                          <w:rPr>
                            <w:rFonts w:ascii="Cambria Math" w:hAnsi="Cambria Math"/>
                          </w:rPr>
                          <m:t>s</m:t>
                        </m:r>
                      </m:sub>
                    </m:sSub>
                  </m:e>
                </m:nary>
                <m:r>
                  <w:rPr>
                    <w:rFonts w:ascii="Cambria Math" w:hAnsi="Cambria Math"/>
                  </w:rPr>
                  <m:t>d</m:t>
                </m:r>
                <m:sSub>
                  <m:sSubPr>
                    <m:ctrlPr>
                      <w:rPr>
                        <w:rFonts w:ascii="Cambria Math" w:hAnsi="Cambria Math"/>
                      </w:rPr>
                    </m:ctrlPr>
                  </m:sSubPr>
                  <m:e>
                    <m:r>
                      <w:rPr>
                        <w:rFonts w:ascii="Cambria Math" w:hAnsi="Cambria Math"/>
                      </w:rPr>
                      <m:t>Δ</m:t>
                    </m:r>
                    <m:ctrlPr>
                      <w:rPr>
                        <w:rFonts w:ascii="Cambria Math" w:hAnsi="Cambria Math"/>
                        <w:i/>
                        <w:iCs/>
                      </w:rPr>
                    </m:ctrlPr>
                  </m:e>
                  <m:sub>
                    <m:r>
                      <w:rPr>
                        <w:rFonts w:ascii="Cambria Math" w:hAnsi="Cambria Math"/>
                      </w:rPr>
                      <m:t>t</m:t>
                    </m:r>
                  </m:sub>
                </m:sSub>
                <m:r>
                  <m:rPr>
                    <m:sty m:val="p"/>
                  </m:rPr>
                  <w:rPr>
                    <w:rFonts w:ascii="Cambria Math" w:hAnsi="Cambria Math"/>
                  </w:rPr>
                  <m:t>,</m:t>
                </m:r>
              </m:oMath>
            </m:oMathPara>
          </w:p>
          <w:p w14:paraId="13BDA035" w14:textId="32EB3E1E" w:rsidR="00F233DF" w:rsidRPr="00F233DF" w:rsidRDefault="00F233DF" w:rsidP="00F233DF">
            <w:pPr>
              <w:jc w:val="center"/>
              <w:rPr>
                <w:rFonts w:eastAsia="MS Mincho"/>
                <w:iCs/>
              </w:rPr>
            </w:pPr>
            <m:oMathPara>
              <m:oMath>
                <m:sSub>
                  <m:sSubPr>
                    <m:ctrlPr>
                      <w:rPr>
                        <w:rFonts w:ascii="Cambria Math" w:hAnsi="Cambria Math"/>
                      </w:rPr>
                    </m:ctrlPr>
                  </m:sSubPr>
                  <m:e>
                    <m:r>
                      <w:rPr>
                        <w:rFonts w:ascii="Cambria Math" w:hAnsi="Cambria Math"/>
                      </w:rPr>
                      <m:t>G</m:t>
                    </m:r>
                  </m:e>
                  <m:sub>
                    <m:r>
                      <w:rPr>
                        <w:rFonts w:ascii="Cambria Math" w:hAnsi="Cambria Math"/>
                      </w:rPr>
                      <m:t>total</m:t>
                    </m:r>
                  </m:sub>
                </m:sSub>
                <m:r>
                  <m:rPr>
                    <m:sty m:val="p"/>
                  </m:rPr>
                  <w:rPr>
                    <w:rFonts w:ascii="Cambria Math" w:hAnsi="Cambria Math"/>
                  </w:rPr>
                  <m:t>(</m:t>
                </m:r>
                <m:r>
                  <w:rPr>
                    <w:rFonts w:ascii="Cambria Math" w:hAnsi="Cambria Math"/>
                  </w:rPr>
                  <m:t>t</m:t>
                </m:r>
                <m:r>
                  <m:rPr>
                    <m:sty m:val="p"/>
                  </m:rPr>
                  <w:rPr>
                    <w:rFonts w:ascii="Cambria Math" w:hAnsi="Cambria Math"/>
                  </w:rPr>
                  <m:t xml:space="preserve">) = </m:t>
                </m:r>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 xml:space="preserve">) + </m:t>
                </m:r>
                <m:sSub>
                  <m:sSubPr>
                    <m:ctrlPr>
                      <w:rPr>
                        <w:rFonts w:ascii="Cambria Math" w:hAnsi="Cambria Math"/>
                      </w:rPr>
                    </m:ctrlPr>
                  </m:sSubPr>
                  <m:e>
                    <m:r>
                      <w:rPr>
                        <w:rFonts w:ascii="Cambria Math" w:hAnsi="Cambria Math"/>
                      </w:rPr>
                      <m:t>G</m:t>
                    </m:r>
                  </m:e>
                  <m:sub>
                    <m:r>
                      <w:rPr>
                        <w:rFonts w:ascii="Cambria Math" w:hAnsi="Cambria Math"/>
                      </w:rPr>
                      <m:t>II</m:t>
                    </m:r>
                  </m:sub>
                </m:sSub>
                <m:r>
                  <m:rPr>
                    <m:sty m:val="p"/>
                  </m:rPr>
                  <w:rPr>
                    <w:rFonts w:ascii="Cambria Math" w:hAnsi="Cambria Math"/>
                  </w:rPr>
                  <m:t>(</m:t>
                </m:r>
                <m:r>
                  <w:rPr>
                    <w:rFonts w:ascii="Cambria Math" w:hAnsi="Cambria Math"/>
                  </w:rPr>
                  <m:t>t</m:t>
                </m:r>
                <m:r>
                  <m:rPr>
                    <m:sty m:val="p"/>
                  </m:rPr>
                  <w:rPr>
                    <w:rFonts w:ascii="Cambria Math" w:hAnsi="Cambria Math"/>
                  </w:rPr>
                  <m:t>)</m:t>
                </m:r>
              </m:oMath>
            </m:oMathPara>
          </w:p>
        </w:tc>
        <w:tc>
          <w:tcPr>
            <w:tcW w:w="850" w:type="dxa"/>
            <w:vAlign w:val="center"/>
          </w:tcPr>
          <w:p w14:paraId="6CB7C6C0" w14:textId="77777777" w:rsidR="00F233DF" w:rsidRDefault="00F233DF" w:rsidP="00F233DF">
            <w:pPr>
              <w:jc w:val="center"/>
              <w:rPr>
                <w:rFonts w:eastAsiaTheme="minorEastAsia"/>
                <w:i/>
                <w:rtl/>
              </w:rPr>
            </w:pPr>
          </w:p>
        </w:tc>
      </w:tr>
    </w:tbl>
    <w:p w14:paraId="1783312C" w14:textId="77777777" w:rsidR="009022B0" w:rsidRDefault="009022B0" w:rsidP="00E73158">
      <w:pPr>
        <w:ind w:left="0"/>
        <w:rPr>
          <w:highlight w:val="cyan"/>
        </w:rPr>
      </w:pPr>
    </w:p>
    <w:p w14:paraId="440581EC" w14:textId="2258573D" w:rsidR="00BB4052" w:rsidRDefault="00DB0BF9" w:rsidP="00840023">
      <w:r>
        <w:t xml:space="preserve">One implementation note: no monotonicity is assumed. </w:t>
      </w:r>
      <m:oMath>
        <m:r>
          <w:rPr>
            <w:rFonts w:ascii="Cambria Math" w:hAnsi="Cambria Math"/>
          </w:rPr>
          <m:t>G(t)</m:t>
        </m:r>
      </m:oMath>
      <w:r>
        <w:t xml:space="preserve"> is tracked as a running integral, so the same code path also works for non-monotonic load histories. The shear traction in </w:t>
      </w:r>
      <w:r w:rsidRPr="00A079B6">
        <w:rPr>
          <w:highlight w:val="green"/>
        </w:rPr>
        <w:t>Eq. (4)</w:t>
      </w:r>
      <w:r>
        <w:t xml:space="preserve"> is built from the two in-plane shear components consistent with the face normal </w:t>
      </w:r>
      <m:oMath>
        <m:acc>
          <m:accPr>
            <m:ctrlPr>
              <w:rPr>
                <w:rFonts w:ascii="Cambria Math" w:hAnsi="Cambria Math"/>
                <w:i/>
              </w:rPr>
            </m:ctrlPr>
          </m:accPr>
          <m:e>
            <m:r>
              <w:rPr>
                <w:rFonts w:ascii="Cambria Math" w:hAnsi="Cambria Math"/>
              </w:rPr>
              <m:t>n</m:t>
            </m:r>
          </m:e>
        </m:acc>
      </m:oMath>
      <w:r>
        <w:t xml:space="preserve"> (e.g. </w:t>
      </w:r>
      <m:oMath>
        <m:sSub>
          <m:sSubPr>
            <m:ctrlPr>
              <w:rPr>
                <w:rFonts w:ascii="Cambria Math" w:hAnsi="Cambria Math"/>
                <w:i/>
              </w:rPr>
            </m:ctrlPr>
          </m:sSubPr>
          <m:e>
            <m:r>
              <w:rPr>
                <w:rFonts w:ascii="Cambria Math" w:hAnsi="Cambria Math"/>
              </w:rPr>
              <m:t>σ</m:t>
            </m:r>
          </m:e>
          <m:sub>
            <m:r>
              <w:rPr>
                <w:rFonts w:ascii="Cambria Math" w:hAnsi="Cambria Math"/>
              </w:rPr>
              <m:t>xy</m:t>
            </m:r>
          </m:sub>
        </m:sSub>
      </m:oMath>
      <w:r w:rsidR="00A079B6">
        <w:t xml:space="preserve"> </w:t>
      </w:r>
      <w:r>
        <w:t xml:space="preserve">and </w:t>
      </w:r>
      <m:oMath>
        <m:sSub>
          <m:sSubPr>
            <m:ctrlPr>
              <w:rPr>
                <w:rFonts w:ascii="Cambria Math" w:hAnsi="Cambria Math"/>
                <w:i/>
              </w:rPr>
            </m:ctrlPr>
          </m:sSubPr>
          <m:e>
            <m:r>
              <w:rPr>
                <w:rFonts w:ascii="Cambria Math" w:hAnsi="Cambria Math"/>
              </w:rPr>
              <m:t>σ</m:t>
            </m:r>
          </m:e>
          <m:sub>
            <m:r>
              <w:rPr>
                <w:rFonts w:ascii="Cambria Math" w:hAnsi="Cambria Math"/>
              </w:rPr>
              <m:t>zx</m:t>
            </m:r>
          </m:sub>
        </m:sSub>
      </m:oMath>
      <w:r>
        <w:t xml:space="preserve"> when </w:t>
      </w:r>
      <m:oMath>
        <m:acc>
          <m:accPr>
            <m:ctrlPr>
              <w:rPr>
                <w:rFonts w:ascii="Cambria Math" w:hAnsi="Cambria Math"/>
                <w:i/>
              </w:rPr>
            </m:ctrlPr>
          </m:accPr>
          <m:e>
            <m:r>
              <w:rPr>
                <w:rFonts w:ascii="Cambria Math" w:hAnsi="Cambria Math"/>
              </w:rPr>
              <m:t>n</m:t>
            </m:r>
          </m:e>
        </m:acc>
      </m:oMath>
      <w:r>
        <w:t xml:space="preserve"> is closest to the </w:t>
      </w:r>
      <m:oMath>
        <m:r>
          <w:rPr>
            <w:rFonts w:ascii="Cambria Math" w:hAnsi="Cambria Math"/>
          </w:rPr>
          <m:t>x</m:t>
        </m:r>
      </m:oMath>
      <w:r>
        <w:t xml:space="preserve">-axis), so the </w:t>
      </w:r>
      <w:r>
        <w:lastRenderedPageBreak/>
        <w:t>formulation is independent of the orientation of the cohesive layer in the global frame.</w:t>
      </w:r>
    </w:p>
    <w:p w14:paraId="65FBEE93" w14:textId="7FBF9579" w:rsidR="0089295A" w:rsidRPr="005C4DC7" w:rsidRDefault="005C4DC7" w:rsidP="005F6CA9">
      <w:pPr>
        <w:pStyle w:val="Heading2"/>
      </w:pPr>
      <w:bookmarkStart w:id="65" w:name="_Toc229432681"/>
      <w:r w:rsidRPr="005C4DC7">
        <w:rPr>
          <w:noProof/>
        </w:rPr>
        <w:t>From G_max to N: the per</w:t>
      </w:r>
      <w:r w:rsidR="00566813">
        <w:rPr>
          <w:noProof/>
        </w:rPr>
        <w:t>-</w:t>
      </w:r>
      <w:r w:rsidRPr="005C4DC7">
        <w:rPr>
          <w:noProof/>
        </w:rPr>
        <w:t>element fatigue map</w:t>
      </w:r>
      <w:bookmarkEnd w:id="65"/>
      <w:commentRangeStart w:id="66"/>
    </w:p>
    <w:commentRangeEnd w:id="66"/>
    <w:p w14:paraId="6CF33B3D" w14:textId="1F7BF670" w:rsidR="00E61E44" w:rsidRDefault="00CB1E58" w:rsidP="005C4DC7">
      <w:r>
        <w:rPr>
          <w:rStyle w:val="CommentReference"/>
          <w:sz w:val="22"/>
          <w:szCs w:val="22"/>
        </w:rPr>
        <w:commentReference w:id="66"/>
      </w:r>
      <w:r w:rsidR="00A66125">
        <w:t xml:space="preserve">The </w:t>
      </w:r>
      <m:oMath>
        <m:r>
          <w:rPr>
            <w:rFonts w:ascii="Cambria Math" w:hAnsi="Cambria Math"/>
          </w:rPr>
          <m:t>(N, G)</m:t>
        </m:r>
      </m:oMath>
      <w:r w:rsidR="00A66125">
        <w:t xml:space="preserve"> points of the embedded </w:t>
      </w:r>
      <w:r w:rsidR="00A66125" w:rsidRPr="00D17DB4">
        <w:rPr>
          <w:highlight w:val="cyan"/>
        </w:rPr>
        <w:t>G–N</w:t>
      </w:r>
      <w:r w:rsidR="00A66125">
        <w:t xml:space="preserve"> curve are fitted by least squares in log–log space, </w:t>
      </w:r>
      <m:oMath>
        <m:r>
          <w:rPr>
            <w:rFonts w:ascii="Cambria Math" w:hAnsi="Cambria Math"/>
          </w:rPr>
          <m:t xml:space="preserve">log </m:t>
        </m:r>
        <m:d>
          <m:dPr>
            <m:ctrlPr>
              <w:rPr>
                <w:rFonts w:ascii="Cambria Math" w:hAnsi="Cambria Math"/>
                <w:i/>
              </w:rPr>
            </m:ctrlPr>
          </m:dPr>
          <m:e>
            <m:r>
              <w:rPr>
                <w:rFonts w:ascii="Cambria Math" w:hAnsi="Cambria Math"/>
              </w:rPr>
              <m:t>G</m:t>
            </m:r>
          </m:e>
        </m:d>
        <m:r>
          <w:rPr>
            <w:rFonts w:ascii="Cambria Math" w:hAnsi="Cambria Math"/>
          </w:rPr>
          <m:t>= a + b</m:t>
        </m:r>
        <m:r>
          <w:rPr>
            <w:rFonts w:ascii="Cambria Math" w:hAnsi="Cambria Math"/>
          </w:rPr>
          <m:t>⋅</m:t>
        </m:r>
        <m:r>
          <w:rPr>
            <w:rFonts w:ascii="Cambria Math" w:hAnsi="Cambria Math"/>
          </w:rPr>
          <m:t xml:space="preserve"> log </m:t>
        </m:r>
        <m:r>
          <w:rPr>
            <w:rFonts w:ascii="Cambria Math" w:hAnsi="Cambria Math"/>
          </w:rPr>
          <m:t>(</m:t>
        </m:r>
        <m:r>
          <w:rPr>
            <w:rFonts w:ascii="Cambria Math" w:hAnsi="Cambria Math"/>
          </w:rPr>
          <m:t>N</m:t>
        </m:r>
        <m:r>
          <w:rPr>
            <w:rFonts w:ascii="Cambria Math" w:hAnsi="Cambria Math"/>
          </w:rPr>
          <m:t>)</m:t>
        </m:r>
      </m:oMath>
      <w:r w:rsidR="00A66125">
        <w:t>, and the fit is inverted per element:</w:t>
      </w:r>
    </w:p>
    <w:tbl>
      <w:tblPr>
        <w:tblStyle w:val="TableGrid"/>
        <w:bidiVisual/>
        <w:tblW w:w="87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0"/>
        <w:gridCol w:w="7087"/>
        <w:gridCol w:w="850"/>
      </w:tblGrid>
      <w:tr w:rsidR="00E73158" w14:paraId="2A5714B0" w14:textId="77777777" w:rsidTr="00E73158">
        <w:trPr>
          <w:trHeight w:val="1134"/>
        </w:trPr>
        <w:tc>
          <w:tcPr>
            <w:tcW w:w="850" w:type="dxa"/>
            <w:vAlign w:val="center"/>
          </w:tcPr>
          <w:p w14:paraId="670EDA5D" w14:textId="18DDE17C" w:rsidR="00E73158" w:rsidRPr="00E73158" w:rsidRDefault="00E73158" w:rsidP="00E73158">
            <w:pPr>
              <w:ind w:left="0"/>
              <w:jc w:val="center"/>
              <w:rPr>
                <w:rFonts w:eastAsiaTheme="minorEastAsia"/>
                <w:b/>
                <w:bCs/>
                <w:iCs/>
                <w:rtl/>
              </w:rPr>
            </w:pPr>
            <w:r>
              <w:rPr>
                <w:rFonts w:eastAsiaTheme="minorEastAsia"/>
                <w:b/>
                <w:bCs/>
                <w:iCs/>
              </w:rPr>
              <w:t>Eq. (5)</w:t>
            </w:r>
          </w:p>
        </w:tc>
        <w:tc>
          <w:tcPr>
            <w:tcW w:w="7087" w:type="dxa"/>
            <w:vAlign w:val="center"/>
          </w:tcPr>
          <w:p w14:paraId="3FDC1639" w14:textId="4D417EAB" w:rsidR="00E73158" w:rsidRPr="00E73158" w:rsidRDefault="00E73158" w:rsidP="00E73158">
            <w:pPr>
              <w:jc w:val="center"/>
              <w:rPr>
                <w:rFonts w:eastAsiaTheme="minorEastAsia"/>
                <w:i/>
                <w:iCs/>
              </w:rPr>
            </w:pPr>
            <m:oMathPara>
              <m:oMath>
                <m:r>
                  <w:rPr>
                    <w:rFonts w:ascii="Cambria Math" w:hAnsi="Cambria Math"/>
                  </w:rPr>
                  <m:t>N = exp</m:t>
                </m:r>
                <m:d>
                  <m:dPr>
                    <m:ctrlPr>
                      <w:rPr>
                        <w:rFonts w:ascii="Cambria Math" w:hAnsi="Cambria Math"/>
                        <w:i/>
                        <w:iCs/>
                      </w:rPr>
                    </m:ctrlPr>
                  </m:dPr>
                  <m:e>
                    <m:f>
                      <m:fPr>
                        <m:ctrlPr>
                          <w:rPr>
                            <w:rFonts w:ascii="Cambria Math" w:hAnsi="Cambria Math"/>
                            <w:i/>
                            <w:iCs/>
                          </w:rPr>
                        </m:ctrlPr>
                      </m:fPr>
                      <m:num>
                        <m:r>
                          <w:rPr>
                            <w:rFonts w:ascii="Cambria Math" w:hAnsi="Cambria Math"/>
                          </w:rPr>
                          <m:t xml:space="preserve">log </m:t>
                        </m:r>
                        <m:sSub>
                          <m:sSubPr>
                            <m:ctrlPr>
                              <w:rPr>
                                <w:rFonts w:ascii="Cambria Math" w:hAnsi="Cambria Math"/>
                                <w:i/>
                                <w:iCs/>
                              </w:rPr>
                            </m:ctrlPr>
                          </m:sSubPr>
                          <m:e>
                            <m:r>
                              <w:rPr>
                                <w:rFonts w:ascii="Cambria Math" w:hAnsi="Cambria Math"/>
                              </w:rPr>
                              <m:t>G</m:t>
                            </m:r>
                          </m:e>
                          <m:sub>
                            <m:r>
                              <w:rPr>
                                <w:rFonts w:ascii="Cambria Math" w:hAnsi="Cambria Math"/>
                              </w:rPr>
                              <m:t>max</m:t>
                            </m:r>
                          </m:sub>
                        </m:sSub>
                        <m:r>
                          <w:rPr>
                            <w:rFonts w:ascii="Cambria Math" w:hAnsi="Cambria Math"/>
                          </w:rPr>
                          <m:t>- a</m:t>
                        </m:r>
                      </m:num>
                      <m:den>
                        <m:r>
                          <w:rPr>
                            <w:rFonts w:ascii="Cambria Math" w:hAnsi="Cambria Math"/>
                          </w:rPr>
                          <m:t>b</m:t>
                        </m:r>
                      </m:den>
                    </m:f>
                  </m:e>
                </m:d>
              </m:oMath>
            </m:oMathPara>
          </w:p>
        </w:tc>
        <w:tc>
          <w:tcPr>
            <w:tcW w:w="850" w:type="dxa"/>
            <w:vAlign w:val="center"/>
          </w:tcPr>
          <w:p w14:paraId="794D6CE2" w14:textId="77777777" w:rsidR="00E73158" w:rsidRDefault="00E73158" w:rsidP="00E73158">
            <w:pPr>
              <w:jc w:val="center"/>
              <w:rPr>
                <w:rFonts w:eastAsiaTheme="minorEastAsia"/>
                <w:i/>
                <w:rtl/>
              </w:rPr>
            </w:pPr>
          </w:p>
        </w:tc>
      </w:tr>
    </w:tbl>
    <w:p w14:paraId="1E810238" w14:textId="0760C71F" w:rsidR="009111AC" w:rsidRDefault="009111AC" w:rsidP="00E73158">
      <w:pPr>
        <w:ind w:left="0"/>
      </w:pPr>
    </w:p>
    <w:p w14:paraId="7F4661DA" w14:textId="7BAF3B8D" w:rsidR="009111AC" w:rsidRPr="005C4DC7" w:rsidRDefault="00A66125" w:rsidP="005C4DC7">
      <w:r w:rsidRPr="00D17DB4">
        <w:rPr>
          <w:highlight w:val="green"/>
        </w:rPr>
        <w:t>Eq. (5)</w:t>
      </w:r>
      <w:r>
        <w:t xml:space="preserve"> is applied independently to </w:t>
      </w:r>
      <m:oMath>
        <m:sSub>
          <m:sSubPr>
            <m:ctrlPr>
              <w:rPr>
                <w:rFonts w:ascii="Cambria Math" w:hAnsi="Cambria Math"/>
                <w:i/>
              </w:rPr>
            </m:ctrlPr>
          </m:sSubPr>
          <m:e>
            <m:r>
              <w:rPr>
                <w:rFonts w:ascii="Cambria Math" w:hAnsi="Cambria Math"/>
              </w:rPr>
              <m:t>G</m:t>
            </m:r>
          </m:e>
          <m:sub>
            <m:r>
              <w:rPr>
                <w:rFonts w:ascii="Cambria Math" w:hAnsi="Cambria Math"/>
              </w:rPr>
              <m:t>max,I</m:t>
            </m:r>
          </m:sub>
        </m:sSub>
      </m:oMath>
      <w:r w:rsidRPr="00E73158">
        <w:t xml:space="preserve"> and </w:t>
      </w:r>
      <m:oMath>
        <m:sSub>
          <m:sSubPr>
            <m:ctrlPr>
              <w:rPr>
                <w:rFonts w:ascii="Cambria Math" w:hAnsi="Cambria Math"/>
                <w:i/>
              </w:rPr>
            </m:ctrlPr>
          </m:sSubPr>
          <m:e>
            <m:r>
              <w:rPr>
                <w:rFonts w:ascii="Cambria Math" w:hAnsi="Cambria Math"/>
              </w:rPr>
              <m:t>G</m:t>
            </m:r>
          </m:e>
          <m:sub>
            <m:r>
              <w:rPr>
                <w:rFonts w:ascii="Cambria Math" w:hAnsi="Cambria Math"/>
              </w:rPr>
              <m:t>max,II</m:t>
            </m:r>
          </m:sub>
        </m:sSub>
      </m:oMath>
      <w:r w:rsidRPr="00E73158">
        <w:t xml:space="preserve">, giving </w:t>
      </w:r>
      <m:oMath>
        <m:sSub>
          <m:sSubPr>
            <m:ctrlPr>
              <w:rPr>
                <w:rFonts w:ascii="Cambria Math" w:hAnsi="Cambria Math"/>
                <w:i/>
              </w:rPr>
            </m:ctrlPr>
          </m:sSubPr>
          <m:e>
            <m:r>
              <w:rPr>
                <w:rFonts w:ascii="Cambria Math" w:hAnsi="Cambria Math"/>
              </w:rPr>
              <m:t>N</m:t>
            </m:r>
          </m:e>
          <m:sub>
            <m:r>
              <w:rPr>
                <w:rFonts w:ascii="Cambria Math" w:hAnsi="Cambria Math"/>
              </w:rPr>
              <m:t>I</m:t>
            </m:r>
          </m:sub>
        </m:sSub>
      </m:oMath>
      <w:r w:rsidRPr="00E73158">
        <w:t xml:space="preserve"> and </w:t>
      </w:r>
      <m:oMath>
        <m:sSub>
          <m:sSubPr>
            <m:ctrlPr>
              <w:rPr>
                <w:rFonts w:ascii="Cambria Math" w:hAnsi="Cambria Math"/>
                <w:i/>
              </w:rPr>
            </m:ctrlPr>
          </m:sSubPr>
          <m:e>
            <m:r>
              <w:rPr>
                <w:rFonts w:ascii="Cambria Math" w:hAnsi="Cambria Math"/>
              </w:rPr>
              <m:t>N</m:t>
            </m:r>
          </m:e>
          <m:sub>
            <m:r>
              <w:rPr>
                <w:rFonts w:ascii="Cambria Math" w:hAnsi="Cambria Math"/>
              </w:rPr>
              <m:t>II</m:t>
            </m:r>
          </m:sub>
        </m:sSub>
      </m:oMath>
      <w:r w:rsidRPr="00E73158">
        <w:t xml:space="preserve"> per element; the per-element life is then </w:t>
      </w:r>
      <m:oMath>
        <m:sSub>
          <m:sSubPr>
            <m:ctrlPr>
              <w:rPr>
                <w:rFonts w:ascii="Cambria Math" w:hAnsi="Cambria Math"/>
                <w:i/>
              </w:rPr>
            </m:ctrlPr>
          </m:sSubPr>
          <m:e>
            <m:r>
              <w:rPr>
                <w:rFonts w:ascii="Cambria Math" w:hAnsi="Cambria Math"/>
              </w:rPr>
              <m:t>N</m:t>
            </m:r>
          </m:e>
          <m:sub>
            <m:r>
              <w:rPr>
                <w:rFonts w:ascii="Cambria Math" w:hAnsi="Cambria Math"/>
              </w:rPr>
              <m:t>critical</m:t>
            </m:r>
          </m:sub>
        </m:sSub>
        <m:r>
          <w:rPr>
            <w:rFonts w:ascii="Cambria Math" w:hAnsi="Cambria Math"/>
          </w:rPr>
          <m:t xml:space="preserve"> = min</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II</m:t>
                </m:r>
              </m:sub>
            </m:sSub>
          </m:e>
        </m:d>
      </m:oMath>
      <w:r w:rsidRPr="00E73158">
        <w:t xml:space="preserve">, the dominant mode setting the time of onset. The resulting field </w:t>
      </w:r>
      <m:oMath>
        <m:r>
          <w:rPr>
            <w:rFonts w:ascii="Cambria Math" w:hAnsi="Cambria Math"/>
          </w:rPr>
          <m:t>N(e)</m:t>
        </m:r>
      </m:oMath>
      <w:r>
        <w:t xml:space="preserve"> is the output of the analysis. It is rendered in two ways </w:t>
      </w:r>
      <w:r w:rsidRPr="00D17DB4">
        <w:rPr>
          <w:highlight w:val="green"/>
        </w:rPr>
        <w:t>(Figure 9)</w:t>
      </w:r>
      <w:r>
        <w:t>: an interactive 3-D preview inside the post-processor, and an LS-PrePost Script Language (.scl) export that reproduces the same fringe on the original LS-DYNA mesh.</w:t>
      </w:r>
    </w:p>
    <w:p w14:paraId="38CC8E16" w14:textId="1C489202" w:rsidR="009111AC" w:rsidRPr="005C4DC7" w:rsidRDefault="005C4DC7" w:rsidP="005C4DC7">
      <w:r w:rsidRPr="00E56B6F">
        <w:rPr>
          <w:highlight w:val="green"/>
        </w:rPr>
        <w:t xml:space="preserve">[Figure 9 </w:t>
      </w:r>
      <w:r w:rsidR="009022B0">
        <w:rPr>
          <w:highlight w:val="green"/>
        </w:rPr>
        <w:t>-</w:t>
      </w:r>
      <w:r w:rsidRPr="00E56B6F">
        <w:rPr>
          <w:highlight w:val="green"/>
        </w:rPr>
        <w:t xml:space="preserve"> placeholder. Per</w:t>
      </w:r>
      <w:r w:rsidR="00566813" w:rsidRPr="00E56B6F">
        <w:rPr>
          <w:highlight w:val="green"/>
        </w:rPr>
        <w:t>-</w:t>
      </w:r>
      <w:r w:rsidRPr="00E56B6F">
        <w:rPr>
          <w:highlight w:val="green"/>
        </w:rPr>
        <w:t>element fatigue map N(e) for the DCB benchmark, log₁₀N colour scale. Lower values (red end) indicate elements predicted to reach onset first; higher values (blue end) are safer. Insert a screenshot of the Plotly preview from the post</w:t>
      </w:r>
      <w:r w:rsidR="00566813" w:rsidRPr="00E56B6F">
        <w:rPr>
          <w:highlight w:val="green"/>
        </w:rPr>
        <w:t>-</w:t>
      </w:r>
      <w:r w:rsidRPr="00E56B6F">
        <w:rPr>
          <w:highlight w:val="green"/>
        </w:rPr>
        <w:t>processor or the LS</w:t>
      </w:r>
      <w:r w:rsidR="00566813" w:rsidRPr="00E56B6F">
        <w:rPr>
          <w:highlight w:val="green"/>
        </w:rPr>
        <w:t>-</w:t>
      </w:r>
      <w:r w:rsidRPr="00E56B6F">
        <w:rPr>
          <w:highlight w:val="green"/>
        </w:rPr>
        <w:t>PrePost SCL fringe.]</w:t>
      </w:r>
    </w:p>
    <w:p w14:paraId="2ECF47C8" w14:textId="77777777" w:rsidR="009111AC" w:rsidRDefault="009111AC" w:rsidP="00CE7882">
      <w:r>
        <w:br w:type="page"/>
      </w:r>
    </w:p>
    <w:bookmarkEnd w:id="54" w:displacedByCustomXml="next"/>
    <w:bookmarkEnd w:id="53" w:displacedByCustomXml="next"/>
    <w:bookmarkEnd w:id="52" w:displacedByCustomXml="next"/>
    <w:bookmarkEnd w:id="51" w:displacedByCustomXml="next"/>
    <w:bookmarkEnd w:id="50" w:displacedByCustomXml="next"/>
    <w:bookmarkEnd w:id="49" w:displacedByCustomXml="next"/>
    <w:bookmarkStart w:id="67" w:name="_Toc229432682" w:displacedByCustomXml="next"/>
    <w:sdt>
      <w:sdtPr>
        <w:rPr>
          <w:rFonts w:eastAsia="Times New Roman"/>
          <w:b w:val="0"/>
          <w:bCs w:val="0"/>
          <w:sz w:val="22"/>
          <w:szCs w:val="22"/>
          <w:u w:val="none"/>
        </w:rPr>
        <w:id w:val="240684706"/>
        <w:docPartObj>
          <w:docPartGallery w:val="Bibliographies"/>
          <w:docPartUnique/>
        </w:docPartObj>
      </w:sdtPr>
      <w:sdtContent>
        <w:p w14:paraId="47239886" w14:textId="624188DC" w:rsidR="009F6876" w:rsidRDefault="009F6876" w:rsidP="00EE61E0">
          <w:pPr>
            <w:pStyle w:val="Heading1"/>
          </w:pPr>
          <w:r>
            <w:t>Bibliography</w:t>
          </w:r>
          <w:bookmarkEnd w:id="67"/>
        </w:p>
        <w:sdt>
          <w:sdtPr>
            <w:id w:val="111145805"/>
            <w:bibliography/>
          </w:sdtPr>
          <w:sdtContent>
            <w:p w14:paraId="2C4DD398" w14:textId="77777777" w:rsidR="007D2917" w:rsidRDefault="009F6876" w:rsidP="00EE61E0">
              <w:pPr>
                <w:rPr>
                  <w:rFonts w:ascii="Calibri" w:hAnsi="Calibri" w:cs="Arial"/>
                  <w:noProof/>
                  <w:sz w:val="20"/>
                  <w:szCs w:val="20"/>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785"/>
                <w:gridCol w:w="7522"/>
              </w:tblGrid>
              <w:tr w:rsidR="008E60BB" w14:paraId="21EF2853" w14:textId="77777777">
                <w:trPr>
                  <w:divId w:val="1937714096"/>
                  <w:tblCellSpacing w:w="15" w:type="dxa"/>
                </w:trPr>
                <w:tc>
                  <w:tcPr>
                    <w:tcW w:w="50" w:type="pct"/>
                    <w:hideMark/>
                  </w:tcPr>
                  <w:p w14:paraId="1C8F61FC" w14:textId="5EB3A1AA" w:rsidR="007D2917" w:rsidRDefault="007D2917">
                    <w:pPr>
                      <w:pStyle w:val="Bibliography"/>
                      <w:rPr>
                        <w:noProof/>
                        <w:sz w:val="24"/>
                        <w:szCs w:val="24"/>
                      </w:rPr>
                    </w:pPr>
                    <w:r>
                      <w:rPr>
                        <w:noProof/>
                      </w:rPr>
                      <w:t xml:space="preserve">[1] </w:t>
                    </w:r>
                  </w:p>
                </w:tc>
                <w:tc>
                  <w:tcPr>
                    <w:tcW w:w="0" w:type="auto"/>
                    <w:hideMark/>
                  </w:tcPr>
                  <w:p w14:paraId="43AEBF56" w14:textId="5FB228B7" w:rsidR="007D2917" w:rsidRDefault="007D2917">
                    <w:pPr>
                      <w:pStyle w:val="Bibliography"/>
                      <w:rPr>
                        <w:noProof/>
                      </w:rPr>
                    </w:pPr>
                    <w:r>
                      <w:rPr>
                        <w:noProof/>
                      </w:rPr>
                      <w:t xml:space="preserve">A. Forghani, N. Zobeiry, A. Poursartip and R. Vaziri, "A structural modelling framework for prediction of damage development and failure of composite laminates," </w:t>
                    </w:r>
                    <w:r>
                      <w:rPr>
                        <w:i/>
                        <w:iCs/>
                        <w:noProof/>
                      </w:rPr>
                      <w:t xml:space="preserve">Journal of Composite Materials, </w:t>
                    </w:r>
                    <w:r>
                      <w:rPr>
                        <w:noProof/>
                      </w:rPr>
                      <w:t>vol. 47, no. 20</w:t>
                    </w:r>
                    <w:r w:rsidR="00566813">
                      <w:rPr>
                        <w:noProof/>
                      </w:rPr>
                      <w:t>-</w:t>
                    </w:r>
                    <w:r>
                      <w:rPr>
                        <w:noProof/>
                      </w:rPr>
                      <w:t xml:space="preserve">21, p. 2553 – 2573, 2013. </w:t>
                    </w:r>
                  </w:p>
                </w:tc>
              </w:tr>
              <w:tr w:rsidR="008E60BB" w14:paraId="2902BA64" w14:textId="77777777">
                <w:trPr>
                  <w:divId w:val="1937714096"/>
                  <w:tblCellSpacing w:w="15" w:type="dxa"/>
                </w:trPr>
                <w:tc>
                  <w:tcPr>
                    <w:tcW w:w="50" w:type="pct"/>
                    <w:hideMark/>
                  </w:tcPr>
                  <w:p w14:paraId="6EEAC913" w14:textId="77777777" w:rsidR="007D2917" w:rsidRDefault="007D2917">
                    <w:pPr>
                      <w:pStyle w:val="Bibliography"/>
                      <w:rPr>
                        <w:noProof/>
                      </w:rPr>
                    </w:pPr>
                    <w:r>
                      <w:rPr>
                        <w:noProof/>
                      </w:rPr>
                      <w:t xml:space="preserve">[2] </w:t>
                    </w:r>
                  </w:p>
                </w:tc>
                <w:tc>
                  <w:tcPr>
                    <w:tcW w:w="0" w:type="auto"/>
                    <w:hideMark/>
                  </w:tcPr>
                  <w:p w14:paraId="4030BE56" w14:textId="7D985C40" w:rsidR="007D2917" w:rsidRDefault="007D2917">
                    <w:pPr>
                      <w:pStyle w:val="Bibliography"/>
                      <w:rPr>
                        <w:noProof/>
                      </w:rPr>
                    </w:pPr>
                    <w:r>
                      <w:rPr>
                        <w:noProof/>
                      </w:rPr>
                      <w:t>N. Zobeiry, Extracting the strain</w:t>
                    </w:r>
                    <w:r w:rsidR="00566813">
                      <w:rPr>
                        <w:noProof/>
                      </w:rPr>
                      <w:t>-</w:t>
                    </w:r>
                    <w:r>
                      <w:rPr>
                        <w:noProof/>
                      </w:rPr>
                      <w:t>softening response of composites using full</w:t>
                    </w:r>
                    <w:r w:rsidR="00566813">
                      <w:rPr>
                        <w:noProof/>
                      </w:rPr>
                      <w:t>-</w:t>
                    </w:r>
                    <w:r>
                      <w:rPr>
                        <w:noProof/>
                      </w:rPr>
                      <w:t xml:space="preserve">field displacement measurement, University of British Columbia, 2010. </w:t>
                    </w:r>
                  </w:p>
                </w:tc>
              </w:tr>
              <w:tr w:rsidR="008E60BB" w14:paraId="135E1B7E" w14:textId="77777777">
                <w:trPr>
                  <w:divId w:val="1937714096"/>
                  <w:tblCellSpacing w:w="15" w:type="dxa"/>
                </w:trPr>
                <w:tc>
                  <w:tcPr>
                    <w:tcW w:w="50" w:type="pct"/>
                    <w:hideMark/>
                  </w:tcPr>
                  <w:p w14:paraId="68B55D4D" w14:textId="77777777" w:rsidR="007D2917" w:rsidRDefault="007D2917">
                    <w:pPr>
                      <w:pStyle w:val="Bibliography"/>
                      <w:rPr>
                        <w:noProof/>
                      </w:rPr>
                    </w:pPr>
                    <w:r>
                      <w:rPr>
                        <w:noProof/>
                      </w:rPr>
                      <w:t xml:space="preserve">[3] </w:t>
                    </w:r>
                  </w:p>
                </w:tc>
                <w:tc>
                  <w:tcPr>
                    <w:tcW w:w="0" w:type="auto"/>
                    <w:hideMark/>
                  </w:tcPr>
                  <w:p w14:paraId="10C93E0C" w14:textId="5C664657" w:rsidR="007D2917" w:rsidRDefault="007D2917">
                    <w:pPr>
                      <w:pStyle w:val="Bibliography"/>
                      <w:rPr>
                        <w:noProof/>
                      </w:rPr>
                    </w:pPr>
                    <w:r>
                      <w:rPr>
                        <w:noProof/>
                      </w:rPr>
                      <w:t>X. Xu, M. R. Wisnom, Y. Mahadik and S. R. Hallett, "Scaling of fracture response in Over</w:t>
                    </w:r>
                    <w:r w:rsidR="00566813">
                      <w:rPr>
                        <w:noProof/>
                      </w:rPr>
                      <w:t>-</w:t>
                    </w:r>
                    <w:r>
                      <w:rPr>
                        <w:noProof/>
                      </w:rPr>
                      <w:t xml:space="preserve">height Compact Tension tests," </w:t>
                    </w:r>
                    <w:r>
                      <w:rPr>
                        <w:i/>
                        <w:iCs/>
                        <w:noProof/>
                      </w:rPr>
                      <w:t xml:space="preserve">Composites Part A: Applied Science and Manufacturing, </w:t>
                    </w:r>
                    <w:r>
                      <w:rPr>
                        <w:noProof/>
                      </w:rPr>
                      <w:t>vol. 69, pp. 40</w:t>
                    </w:r>
                    <w:r w:rsidR="00566813">
                      <w:rPr>
                        <w:noProof/>
                      </w:rPr>
                      <w:t>-</w:t>
                    </w:r>
                    <w:r>
                      <w:rPr>
                        <w:noProof/>
                      </w:rPr>
                      <w:t xml:space="preserve">48, 2014. </w:t>
                    </w:r>
                  </w:p>
                </w:tc>
              </w:tr>
              <w:tr w:rsidR="008E60BB" w14:paraId="3C1B1361" w14:textId="77777777">
                <w:trPr>
                  <w:divId w:val="1937714096"/>
                  <w:tblCellSpacing w:w="15" w:type="dxa"/>
                </w:trPr>
                <w:tc>
                  <w:tcPr>
                    <w:tcW w:w="50" w:type="pct"/>
                    <w:hideMark/>
                  </w:tcPr>
                  <w:p w14:paraId="1C516F0B" w14:textId="77777777" w:rsidR="007D2917" w:rsidRDefault="007D2917">
                    <w:pPr>
                      <w:pStyle w:val="Bibliography"/>
                      <w:rPr>
                        <w:noProof/>
                      </w:rPr>
                    </w:pPr>
                    <w:r>
                      <w:rPr>
                        <w:noProof/>
                      </w:rPr>
                      <w:t xml:space="preserve">[4] </w:t>
                    </w:r>
                  </w:p>
                </w:tc>
                <w:tc>
                  <w:tcPr>
                    <w:tcW w:w="0" w:type="auto"/>
                    <w:hideMark/>
                  </w:tcPr>
                  <w:p w14:paraId="7B1DAA4C" w14:textId="77DF69AF" w:rsidR="007D2917" w:rsidRDefault="007D2917">
                    <w:pPr>
                      <w:pStyle w:val="Bibliography"/>
                      <w:rPr>
                        <w:noProof/>
                      </w:rPr>
                    </w:pPr>
                    <w:r>
                      <w:rPr>
                        <w:noProof/>
                      </w:rPr>
                      <w:t>O. J. Nixon</w:t>
                    </w:r>
                    <w:r w:rsidR="00566813">
                      <w:rPr>
                        <w:noProof/>
                      </w:rPr>
                      <w:t>-</w:t>
                    </w:r>
                    <w:r>
                      <w:rPr>
                        <w:noProof/>
                      </w:rPr>
                      <w:t>Pearson, S. R. Hallett, P. W. Harper and L. F. Kawashita, "Damage development in open</w:t>
                    </w:r>
                    <w:r w:rsidR="00566813">
                      <w:rPr>
                        <w:noProof/>
                      </w:rPr>
                      <w:t>-</w:t>
                    </w:r>
                    <w:r>
                      <w:rPr>
                        <w:noProof/>
                      </w:rPr>
                      <w:t xml:space="preserve">hole composite specimens in fatigue. Part 2: Numerical modelling," </w:t>
                    </w:r>
                    <w:r>
                      <w:rPr>
                        <w:i/>
                        <w:iCs/>
                        <w:noProof/>
                      </w:rPr>
                      <w:t xml:space="preserve">Composite Structures, </w:t>
                    </w:r>
                    <w:r>
                      <w:rPr>
                        <w:noProof/>
                      </w:rPr>
                      <w:t>vol. 106, pp. 890</w:t>
                    </w:r>
                    <w:r w:rsidR="00566813">
                      <w:rPr>
                        <w:noProof/>
                      </w:rPr>
                      <w:t>-</w:t>
                    </w:r>
                    <w:r>
                      <w:rPr>
                        <w:noProof/>
                      </w:rPr>
                      <w:t xml:space="preserve">898, 2013. </w:t>
                    </w:r>
                  </w:p>
                </w:tc>
              </w:tr>
              <w:tr w:rsidR="008E60BB" w14:paraId="65A0D0AC" w14:textId="77777777">
                <w:trPr>
                  <w:divId w:val="1937714096"/>
                  <w:tblCellSpacing w:w="15" w:type="dxa"/>
                </w:trPr>
                <w:tc>
                  <w:tcPr>
                    <w:tcW w:w="50" w:type="pct"/>
                    <w:hideMark/>
                  </w:tcPr>
                  <w:p w14:paraId="75C34E1F" w14:textId="77777777" w:rsidR="007D2917" w:rsidRDefault="007D2917">
                    <w:pPr>
                      <w:pStyle w:val="Bibliography"/>
                      <w:rPr>
                        <w:noProof/>
                      </w:rPr>
                    </w:pPr>
                    <w:r>
                      <w:rPr>
                        <w:noProof/>
                      </w:rPr>
                      <w:t xml:space="preserve">[5] </w:t>
                    </w:r>
                  </w:p>
                </w:tc>
                <w:tc>
                  <w:tcPr>
                    <w:tcW w:w="0" w:type="auto"/>
                    <w:hideMark/>
                  </w:tcPr>
                  <w:p w14:paraId="6098EBF4" w14:textId="30B7CB13" w:rsidR="007D2917" w:rsidRDefault="007D2917">
                    <w:pPr>
                      <w:pStyle w:val="Bibliography"/>
                      <w:rPr>
                        <w:noProof/>
                      </w:rPr>
                    </w:pPr>
                    <w:r>
                      <w:rPr>
                        <w:noProof/>
                      </w:rPr>
                      <w:t xml:space="preserve">K. Hoos, E. V. Iarve, M. Braginsky, E. Zhou and D. H. Mollenhauer, "Static strength prediction in laminated composites by using discrete damage modeling," </w:t>
                    </w:r>
                    <w:r>
                      <w:rPr>
                        <w:i/>
                        <w:iCs/>
                        <w:noProof/>
                      </w:rPr>
                      <w:t xml:space="preserve">Journal of Composite Materials, </w:t>
                    </w:r>
                    <w:r>
                      <w:rPr>
                        <w:noProof/>
                      </w:rPr>
                      <w:t>vol. 51, no. 10, pp. 1473</w:t>
                    </w:r>
                    <w:r w:rsidR="00566813">
                      <w:rPr>
                        <w:noProof/>
                      </w:rPr>
                      <w:t>-</w:t>
                    </w:r>
                    <w:r>
                      <w:rPr>
                        <w:noProof/>
                      </w:rPr>
                      <w:t xml:space="preserve">1498, 2017. </w:t>
                    </w:r>
                  </w:p>
                </w:tc>
              </w:tr>
              <w:tr w:rsidR="008E60BB" w14:paraId="00B85679" w14:textId="77777777">
                <w:trPr>
                  <w:divId w:val="1937714096"/>
                  <w:tblCellSpacing w:w="15" w:type="dxa"/>
                </w:trPr>
                <w:tc>
                  <w:tcPr>
                    <w:tcW w:w="50" w:type="pct"/>
                    <w:hideMark/>
                  </w:tcPr>
                  <w:p w14:paraId="657238F0" w14:textId="77777777" w:rsidR="007D2917" w:rsidRDefault="007D2917">
                    <w:pPr>
                      <w:pStyle w:val="Bibliography"/>
                      <w:rPr>
                        <w:noProof/>
                      </w:rPr>
                    </w:pPr>
                    <w:r>
                      <w:rPr>
                        <w:noProof/>
                      </w:rPr>
                      <w:t xml:space="preserve">[6] </w:t>
                    </w:r>
                  </w:p>
                </w:tc>
                <w:tc>
                  <w:tcPr>
                    <w:tcW w:w="0" w:type="auto"/>
                    <w:hideMark/>
                  </w:tcPr>
                  <w:p w14:paraId="69FF42F3" w14:textId="25EC975B" w:rsidR="007D2917" w:rsidRDefault="007D2917">
                    <w:pPr>
                      <w:pStyle w:val="Bibliography"/>
                      <w:rPr>
                        <w:noProof/>
                      </w:rPr>
                    </w:pPr>
                    <w:r>
                      <w:rPr>
                        <w:noProof/>
                      </w:rPr>
                      <w:t>H. Bao and G. Liu, "Progressive failure analysis on scaled open</w:t>
                    </w:r>
                    <w:r w:rsidR="00566813">
                      <w:rPr>
                        <w:noProof/>
                      </w:rPr>
                      <w:t>-</w:t>
                    </w:r>
                    <w:r>
                      <w:rPr>
                        <w:noProof/>
                      </w:rPr>
                      <w:t xml:space="preserve">hole tensile composite laminates," </w:t>
                    </w:r>
                    <w:r>
                      <w:rPr>
                        <w:i/>
                        <w:iCs/>
                        <w:noProof/>
                      </w:rPr>
                      <w:t xml:space="preserve">Composite Structures, </w:t>
                    </w:r>
                    <w:r>
                      <w:rPr>
                        <w:noProof/>
                      </w:rPr>
                      <w:t>pp. 890</w:t>
                    </w:r>
                    <w:r w:rsidR="00566813">
                      <w:rPr>
                        <w:noProof/>
                      </w:rPr>
                      <w:t>-</w:t>
                    </w:r>
                    <w:r>
                      <w:rPr>
                        <w:noProof/>
                      </w:rPr>
                      <w:t xml:space="preserve">898, 2013. </w:t>
                    </w:r>
                  </w:p>
                </w:tc>
              </w:tr>
              <w:tr w:rsidR="008E60BB" w14:paraId="14E9BF8D" w14:textId="77777777">
                <w:trPr>
                  <w:divId w:val="1937714096"/>
                  <w:tblCellSpacing w:w="15" w:type="dxa"/>
                </w:trPr>
                <w:tc>
                  <w:tcPr>
                    <w:tcW w:w="50" w:type="pct"/>
                    <w:hideMark/>
                  </w:tcPr>
                  <w:p w14:paraId="3ADA0C8A" w14:textId="77777777" w:rsidR="007D2917" w:rsidRDefault="007D2917">
                    <w:pPr>
                      <w:pStyle w:val="Bibliography"/>
                      <w:rPr>
                        <w:noProof/>
                      </w:rPr>
                    </w:pPr>
                    <w:r>
                      <w:rPr>
                        <w:noProof/>
                      </w:rPr>
                      <w:t xml:space="preserve">[7] </w:t>
                    </w:r>
                  </w:p>
                </w:tc>
                <w:tc>
                  <w:tcPr>
                    <w:tcW w:w="0" w:type="auto"/>
                    <w:hideMark/>
                  </w:tcPr>
                  <w:p w14:paraId="5A1FE6E5" w14:textId="77777777" w:rsidR="007D2917" w:rsidRDefault="007D2917">
                    <w:pPr>
                      <w:pStyle w:val="Bibliography"/>
                      <w:rPr>
                        <w:noProof/>
                      </w:rPr>
                    </w:pPr>
                    <w:r>
                      <w:rPr>
                        <w:noProof/>
                      </w:rPr>
                      <w:t xml:space="preserve">P. W. Harper, L. Sun and S. R. Hallett, "A study on the influence of cohesive zone interface element strength parameters on mixed mode behavior," </w:t>
                    </w:r>
                    <w:r>
                      <w:rPr>
                        <w:i/>
                        <w:iCs/>
                        <w:noProof/>
                      </w:rPr>
                      <w:t xml:space="preserve">Composites Part A: Applied Science and Manufacturing, </w:t>
                    </w:r>
                    <w:r>
                      <w:rPr>
                        <w:noProof/>
                      </w:rPr>
                      <w:t xml:space="preserve">vol. 43, no. 4, p. 722 – 734, 2012. </w:t>
                    </w:r>
                  </w:p>
                </w:tc>
              </w:tr>
              <w:tr w:rsidR="008E60BB" w14:paraId="57D35A65" w14:textId="77777777">
                <w:trPr>
                  <w:divId w:val="1937714096"/>
                  <w:tblCellSpacing w:w="15" w:type="dxa"/>
                </w:trPr>
                <w:tc>
                  <w:tcPr>
                    <w:tcW w:w="50" w:type="pct"/>
                    <w:hideMark/>
                  </w:tcPr>
                  <w:p w14:paraId="66664E53" w14:textId="77777777" w:rsidR="007D2917" w:rsidRDefault="007D2917">
                    <w:pPr>
                      <w:pStyle w:val="Bibliography"/>
                      <w:rPr>
                        <w:noProof/>
                      </w:rPr>
                    </w:pPr>
                    <w:r>
                      <w:rPr>
                        <w:noProof/>
                      </w:rPr>
                      <w:lastRenderedPageBreak/>
                      <w:t xml:space="preserve">[8] </w:t>
                    </w:r>
                  </w:p>
                </w:tc>
                <w:tc>
                  <w:tcPr>
                    <w:tcW w:w="0" w:type="auto"/>
                    <w:hideMark/>
                  </w:tcPr>
                  <w:p w14:paraId="7DD7B8A4" w14:textId="672C5160" w:rsidR="007D2917" w:rsidRDefault="007D2917">
                    <w:pPr>
                      <w:pStyle w:val="Bibliography"/>
                      <w:rPr>
                        <w:noProof/>
                      </w:rPr>
                    </w:pPr>
                    <w:r>
                      <w:rPr>
                        <w:noProof/>
                      </w:rPr>
                      <w:t>N. Zobeiry, R. Vaziri and A. Poursartip, "Characterization of strain</w:t>
                    </w:r>
                    <w:r w:rsidR="00566813">
                      <w:rPr>
                        <w:noProof/>
                      </w:rPr>
                      <w:t>-</w:t>
                    </w:r>
                    <w:r>
                      <w:rPr>
                        <w:noProof/>
                      </w:rPr>
                      <w:t xml:space="preserve">softening behavior and failure mechanisms of composites under tension and compression," </w:t>
                    </w:r>
                    <w:r>
                      <w:rPr>
                        <w:i/>
                        <w:iCs/>
                        <w:noProof/>
                      </w:rPr>
                      <w:t xml:space="preserve">Composites Part A: Applied Science and Manufacturing, </w:t>
                    </w:r>
                    <w:r>
                      <w:rPr>
                        <w:noProof/>
                      </w:rPr>
                      <w:t>vol. 68, pp. 29</w:t>
                    </w:r>
                    <w:r w:rsidR="00566813">
                      <w:rPr>
                        <w:noProof/>
                      </w:rPr>
                      <w:t>-</w:t>
                    </w:r>
                    <w:r>
                      <w:rPr>
                        <w:noProof/>
                      </w:rPr>
                      <w:t xml:space="preserve">41, 2015. </w:t>
                    </w:r>
                  </w:p>
                </w:tc>
              </w:tr>
              <w:tr w:rsidR="008E60BB" w14:paraId="6078515B" w14:textId="77777777">
                <w:trPr>
                  <w:divId w:val="1937714096"/>
                  <w:tblCellSpacing w:w="15" w:type="dxa"/>
                </w:trPr>
                <w:tc>
                  <w:tcPr>
                    <w:tcW w:w="50" w:type="pct"/>
                    <w:hideMark/>
                  </w:tcPr>
                  <w:p w14:paraId="623FC768" w14:textId="77777777" w:rsidR="007D2917" w:rsidRDefault="007D2917">
                    <w:pPr>
                      <w:pStyle w:val="Bibliography"/>
                      <w:rPr>
                        <w:noProof/>
                      </w:rPr>
                    </w:pPr>
                    <w:r>
                      <w:rPr>
                        <w:noProof/>
                      </w:rPr>
                      <w:t xml:space="preserve">[9] </w:t>
                    </w:r>
                  </w:p>
                </w:tc>
                <w:tc>
                  <w:tcPr>
                    <w:tcW w:w="0" w:type="auto"/>
                    <w:hideMark/>
                  </w:tcPr>
                  <w:p w14:paraId="43D1BE24" w14:textId="2E1B80C9" w:rsidR="007D2917" w:rsidRDefault="007D2917">
                    <w:pPr>
                      <w:pStyle w:val="Bibliography"/>
                      <w:rPr>
                        <w:noProof/>
                      </w:rPr>
                    </w:pPr>
                    <w:r>
                      <w:rPr>
                        <w:noProof/>
                      </w:rPr>
                      <w:t>X. Xu, M. R. Wisnom and S. R. Hallett, "Deducing the R</w:t>
                    </w:r>
                    <w:r w:rsidR="00566813">
                      <w:rPr>
                        <w:noProof/>
                      </w:rPr>
                      <w:t>-</w:t>
                    </w:r>
                    <w:r>
                      <w:rPr>
                        <w:noProof/>
                      </w:rPr>
                      <w:t>curve for trans</w:t>
                    </w:r>
                    <w:r w:rsidR="00566813">
                      <w:rPr>
                        <w:noProof/>
                      </w:rPr>
                      <w:t>-</w:t>
                    </w:r>
                    <w:r>
                      <w:rPr>
                        <w:noProof/>
                      </w:rPr>
                      <w:t>laminar fracture from a virtual Over</w:t>
                    </w:r>
                    <w:r w:rsidR="00566813">
                      <w:rPr>
                        <w:noProof/>
                      </w:rPr>
                      <w:t>-</w:t>
                    </w:r>
                    <w:r>
                      <w:rPr>
                        <w:noProof/>
                      </w:rPr>
                      <w:t xml:space="preserve">height Compact Tension (OCT) test," </w:t>
                    </w:r>
                    <w:r>
                      <w:rPr>
                        <w:i/>
                        <w:iCs/>
                        <w:noProof/>
                      </w:rPr>
                      <w:t xml:space="preserve">Composites Part A: Applied Science and Manufacturing, </w:t>
                    </w:r>
                    <w:r>
                      <w:rPr>
                        <w:noProof/>
                      </w:rPr>
                      <w:t>vol. 118, pp. 162</w:t>
                    </w:r>
                    <w:r w:rsidR="00566813">
                      <w:rPr>
                        <w:noProof/>
                      </w:rPr>
                      <w:t>-</w:t>
                    </w:r>
                    <w:r>
                      <w:rPr>
                        <w:noProof/>
                      </w:rPr>
                      <w:t xml:space="preserve">170, 2019. </w:t>
                    </w:r>
                  </w:p>
                </w:tc>
              </w:tr>
              <w:tr w:rsidR="008E60BB" w14:paraId="238B2DDB" w14:textId="77777777">
                <w:trPr>
                  <w:divId w:val="1937714096"/>
                  <w:tblCellSpacing w:w="15" w:type="dxa"/>
                </w:trPr>
                <w:tc>
                  <w:tcPr>
                    <w:tcW w:w="50" w:type="pct"/>
                    <w:hideMark/>
                  </w:tcPr>
                  <w:p w14:paraId="02D5E794" w14:textId="77777777" w:rsidR="007D2917" w:rsidRDefault="007D2917">
                    <w:pPr>
                      <w:pStyle w:val="Bibliography"/>
                      <w:rPr>
                        <w:noProof/>
                      </w:rPr>
                    </w:pPr>
                    <w:r>
                      <w:rPr>
                        <w:noProof/>
                      </w:rPr>
                      <w:t xml:space="preserve">[10] </w:t>
                    </w:r>
                  </w:p>
                </w:tc>
                <w:tc>
                  <w:tcPr>
                    <w:tcW w:w="0" w:type="auto"/>
                    <w:hideMark/>
                  </w:tcPr>
                  <w:p w14:paraId="6321D23C" w14:textId="3D4DC3F4" w:rsidR="007D2917" w:rsidRDefault="007D2917">
                    <w:pPr>
                      <w:pStyle w:val="Bibliography"/>
                      <w:rPr>
                        <w:noProof/>
                      </w:rPr>
                    </w:pPr>
                    <w:r>
                      <w:rPr>
                        <w:noProof/>
                      </w:rPr>
                      <w:t>A. Matzenmiller, J. Lubliner and R. L. Taylor, "A constitutive model for anisotropic damage in fiber</w:t>
                    </w:r>
                    <w:r w:rsidR="00566813">
                      <w:rPr>
                        <w:noProof/>
                      </w:rPr>
                      <w:t>-</w:t>
                    </w:r>
                    <w:r>
                      <w:rPr>
                        <w:noProof/>
                      </w:rPr>
                      <w:t xml:space="preserve">composites," </w:t>
                    </w:r>
                    <w:r>
                      <w:rPr>
                        <w:i/>
                        <w:iCs/>
                        <w:noProof/>
                      </w:rPr>
                      <w:t xml:space="preserve">Mechanics of Materials, </w:t>
                    </w:r>
                    <w:r>
                      <w:rPr>
                        <w:noProof/>
                      </w:rPr>
                      <w:t>vol. 20, pp. 125</w:t>
                    </w:r>
                    <w:r w:rsidR="00566813">
                      <w:rPr>
                        <w:noProof/>
                      </w:rPr>
                      <w:t>-</w:t>
                    </w:r>
                    <w:r>
                      <w:rPr>
                        <w:noProof/>
                      </w:rPr>
                      <w:t xml:space="preserve">152, 1995. </w:t>
                    </w:r>
                  </w:p>
                </w:tc>
              </w:tr>
              <w:tr w:rsidR="008E60BB" w14:paraId="6F8D4944" w14:textId="77777777">
                <w:trPr>
                  <w:divId w:val="1937714096"/>
                  <w:tblCellSpacing w:w="15" w:type="dxa"/>
                </w:trPr>
                <w:tc>
                  <w:tcPr>
                    <w:tcW w:w="50" w:type="pct"/>
                    <w:hideMark/>
                  </w:tcPr>
                  <w:p w14:paraId="2D6ADDD0" w14:textId="77777777" w:rsidR="007D2917" w:rsidRDefault="007D2917">
                    <w:pPr>
                      <w:pStyle w:val="Bibliography"/>
                      <w:rPr>
                        <w:noProof/>
                      </w:rPr>
                    </w:pPr>
                    <w:r>
                      <w:rPr>
                        <w:noProof/>
                      </w:rPr>
                      <w:t xml:space="preserve">[11] </w:t>
                    </w:r>
                  </w:p>
                </w:tc>
                <w:tc>
                  <w:tcPr>
                    <w:tcW w:w="0" w:type="auto"/>
                    <w:hideMark/>
                  </w:tcPr>
                  <w:p w14:paraId="77CC3154" w14:textId="5134554A" w:rsidR="007D2917" w:rsidRDefault="007D2917">
                    <w:pPr>
                      <w:pStyle w:val="Bibliography"/>
                      <w:rPr>
                        <w:noProof/>
                      </w:rPr>
                    </w:pPr>
                    <w:r>
                      <w:rPr>
                        <w:noProof/>
                      </w:rPr>
                      <w:t>X. Li, S. R. Hallett and M. R. Wisnom, "Modelling the effect of gaps and overlaps in automated fibre placement (AFP)</w:t>
                    </w:r>
                    <w:r w:rsidR="00566813">
                      <w:rPr>
                        <w:noProof/>
                      </w:rPr>
                      <w:t>-</w:t>
                    </w:r>
                    <w:r>
                      <w:rPr>
                        <w:noProof/>
                      </w:rPr>
                      <w:t>manufactured laminates," vol. 22, no. 2, pp. 115</w:t>
                    </w:r>
                    <w:r w:rsidR="00566813">
                      <w:rPr>
                        <w:noProof/>
                      </w:rPr>
                      <w:t>-</w:t>
                    </w:r>
                    <w:r>
                      <w:rPr>
                        <w:noProof/>
                      </w:rPr>
                      <w:t xml:space="preserve">129, 2015. </w:t>
                    </w:r>
                  </w:p>
                </w:tc>
              </w:tr>
              <w:tr w:rsidR="008E60BB" w14:paraId="1AD50A46" w14:textId="77777777">
                <w:trPr>
                  <w:divId w:val="1937714096"/>
                  <w:tblCellSpacing w:w="15" w:type="dxa"/>
                </w:trPr>
                <w:tc>
                  <w:tcPr>
                    <w:tcW w:w="50" w:type="pct"/>
                    <w:hideMark/>
                  </w:tcPr>
                  <w:p w14:paraId="1A40A952" w14:textId="77777777" w:rsidR="007D2917" w:rsidRDefault="007D2917">
                    <w:pPr>
                      <w:pStyle w:val="Bibliography"/>
                      <w:rPr>
                        <w:noProof/>
                      </w:rPr>
                    </w:pPr>
                    <w:r>
                      <w:rPr>
                        <w:noProof/>
                      </w:rPr>
                      <w:t xml:space="preserve">[12] </w:t>
                    </w:r>
                  </w:p>
                </w:tc>
                <w:tc>
                  <w:tcPr>
                    <w:tcW w:w="0" w:type="auto"/>
                    <w:hideMark/>
                  </w:tcPr>
                  <w:p w14:paraId="3DAC6CC1" w14:textId="3165DDCD" w:rsidR="007D2917" w:rsidRDefault="007D2917">
                    <w:pPr>
                      <w:pStyle w:val="Bibliography"/>
                      <w:rPr>
                        <w:noProof/>
                      </w:rPr>
                    </w:pPr>
                    <w:r>
                      <w:rPr>
                        <w:noProof/>
                      </w:rPr>
                      <w:t>X. Li, S. R. Hallett, M. R. Wisnom, N. Zobeiry, R. Vaziri and A. Poursartip, "Experimental study of damage propagation in Over</w:t>
                    </w:r>
                    <w:r w:rsidR="00566813">
                      <w:rPr>
                        <w:noProof/>
                      </w:rPr>
                      <w:t>-</w:t>
                    </w:r>
                    <w:r>
                      <w:rPr>
                        <w:noProof/>
                      </w:rPr>
                      <w:t xml:space="preserve">height Compact Tension tests," </w:t>
                    </w:r>
                    <w:r>
                      <w:rPr>
                        <w:i/>
                        <w:iCs/>
                        <w:noProof/>
                      </w:rPr>
                      <w:t xml:space="preserve">Composites Part A: Applied Science and Manufacturing, </w:t>
                    </w:r>
                    <w:r>
                      <w:rPr>
                        <w:noProof/>
                      </w:rPr>
                      <w:t>vol. 40, no. 12, pp. 1891</w:t>
                    </w:r>
                    <w:r w:rsidR="00566813">
                      <w:rPr>
                        <w:noProof/>
                      </w:rPr>
                      <w:t>-</w:t>
                    </w:r>
                    <w:r>
                      <w:rPr>
                        <w:noProof/>
                      </w:rPr>
                      <w:t xml:space="preserve">1899, 2009. </w:t>
                    </w:r>
                  </w:p>
                </w:tc>
              </w:tr>
              <w:tr w:rsidR="008E60BB" w14:paraId="400FABE0" w14:textId="77777777">
                <w:trPr>
                  <w:divId w:val="1937714096"/>
                  <w:tblCellSpacing w:w="15" w:type="dxa"/>
                </w:trPr>
                <w:tc>
                  <w:tcPr>
                    <w:tcW w:w="50" w:type="pct"/>
                    <w:hideMark/>
                  </w:tcPr>
                  <w:p w14:paraId="79F7D0F4" w14:textId="77777777" w:rsidR="007D2917" w:rsidRDefault="007D2917">
                    <w:pPr>
                      <w:pStyle w:val="Bibliography"/>
                      <w:rPr>
                        <w:noProof/>
                      </w:rPr>
                    </w:pPr>
                    <w:r>
                      <w:rPr>
                        <w:noProof/>
                      </w:rPr>
                      <w:t xml:space="preserve">[13] </w:t>
                    </w:r>
                  </w:p>
                </w:tc>
                <w:tc>
                  <w:tcPr>
                    <w:tcW w:w="0" w:type="auto"/>
                    <w:hideMark/>
                  </w:tcPr>
                  <w:p w14:paraId="33182351" w14:textId="4E4CC54F" w:rsidR="007D2917" w:rsidRDefault="007D2917">
                    <w:pPr>
                      <w:pStyle w:val="Bibliography"/>
                      <w:rPr>
                        <w:noProof/>
                      </w:rPr>
                    </w:pPr>
                    <w:r>
                      <w:rPr>
                        <w:noProof/>
                      </w:rPr>
                      <w:t xml:space="preserve">M. J. Laffan, S. T. Pinho, P. Robinson and A. J. McMillan, "Translaminar fracture toughness testing of composites: A review," </w:t>
                    </w:r>
                    <w:r>
                      <w:rPr>
                        <w:i/>
                        <w:iCs/>
                        <w:noProof/>
                      </w:rPr>
                      <w:t xml:space="preserve">Polymer Testing, </w:t>
                    </w:r>
                    <w:r>
                      <w:rPr>
                        <w:noProof/>
                      </w:rPr>
                      <w:t>vol. 31, no. 3, pp. 481</w:t>
                    </w:r>
                    <w:r w:rsidR="00566813">
                      <w:rPr>
                        <w:noProof/>
                      </w:rPr>
                      <w:t>-</w:t>
                    </w:r>
                    <w:r>
                      <w:rPr>
                        <w:noProof/>
                      </w:rPr>
                      <w:t xml:space="preserve">489, 2012. </w:t>
                    </w:r>
                  </w:p>
                </w:tc>
              </w:tr>
              <w:tr w:rsidR="008E60BB" w14:paraId="2DF9CA38" w14:textId="77777777">
                <w:trPr>
                  <w:divId w:val="1937714096"/>
                  <w:tblCellSpacing w:w="15" w:type="dxa"/>
                </w:trPr>
                <w:tc>
                  <w:tcPr>
                    <w:tcW w:w="50" w:type="pct"/>
                    <w:hideMark/>
                  </w:tcPr>
                  <w:p w14:paraId="344174DC" w14:textId="77777777" w:rsidR="007D2917" w:rsidRDefault="007D2917">
                    <w:pPr>
                      <w:pStyle w:val="Bibliography"/>
                      <w:rPr>
                        <w:noProof/>
                      </w:rPr>
                    </w:pPr>
                    <w:r>
                      <w:rPr>
                        <w:noProof/>
                      </w:rPr>
                      <w:t xml:space="preserve">[14] </w:t>
                    </w:r>
                  </w:p>
                </w:tc>
                <w:tc>
                  <w:tcPr>
                    <w:tcW w:w="0" w:type="auto"/>
                    <w:hideMark/>
                  </w:tcPr>
                  <w:p w14:paraId="4E2CF682" w14:textId="250DC8E8" w:rsidR="007D2917" w:rsidRDefault="007D2917">
                    <w:pPr>
                      <w:pStyle w:val="Bibliography"/>
                      <w:rPr>
                        <w:noProof/>
                      </w:rPr>
                    </w:pPr>
                    <w:r>
                      <w:rPr>
                        <w:noProof/>
                      </w:rPr>
                      <w:t>I. Kongshavn and A. Poursartip, "Experimental investigation of a strain</w:t>
                    </w:r>
                    <w:r w:rsidR="00566813">
                      <w:rPr>
                        <w:noProof/>
                      </w:rPr>
                      <w:t>-</w:t>
                    </w:r>
                    <w:r>
                      <w:rPr>
                        <w:noProof/>
                      </w:rPr>
                      <w:t>softening approach to predicting failure in notched fibre</w:t>
                    </w:r>
                    <w:r w:rsidR="00566813">
                      <w:rPr>
                        <w:noProof/>
                      </w:rPr>
                      <w:t>-</w:t>
                    </w:r>
                    <w:r>
                      <w:rPr>
                        <w:noProof/>
                      </w:rPr>
                      <w:t xml:space="preserve">reinforced composite laminates," </w:t>
                    </w:r>
                    <w:r>
                      <w:rPr>
                        <w:i/>
                        <w:iCs/>
                        <w:noProof/>
                      </w:rPr>
                      <w:t xml:space="preserve">Composites Science and Technology, </w:t>
                    </w:r>
                    <w:r>
                      <w:rPr>
                        <w:noProof/>
                      </w:rPr>
                      <w:t>vol. 59, no. 1, pp. 29</w:t>
                    </w:r>
                    <w:r w:rsidR="00566813">
                      <w:rPr>
                        <w:noProof/>
                      </w:rPr>
                      <w:t>-</w:t>
                    </w:r>
                    <w:r>
                      <w:rPr>
                        <w:noProof/>
                      </w:rPr>
                      <w:t xml:space="preserve">40, 1999. </w:t>
                    </w:r>
                  </w:p>
                </w:tc>
              </w:tr>
              <w:tr w:rsidR="008E60BB" w14:paraId="2E12D197" w14:textId="77777777">
                <w:trPr>
                  <w:divId w:val="1937714096"/>
                  <w:tblCellSpacing w:w="15" w:type="dxa"/>
                </w:trPr>
                <w:tc>
                  <w:tcPr>
                    <w:tcW w:w="50" w:type="pct"/>
                    <w:hideMark/>
                  </w:tcPr>
                  <w:p w14:paraId="62CF9CE2" w14:textId="77777777" w:rsidR="007D2917" w:rsidRDefault="007D2917">
                    <w:pPr>
                      <w:pStyle w:val="Bibliography"/>
                      <w:rPr>
                        <w:noProof/>
                      </w:rPr>
                    </w:pPr>
                    <w:r>
                      <w:rPr>
                        <w:noProof/>
                      </w:rPr>
                      <w:lastRenderedPageBreak/>
                      <w:t xml:space="preserve">[15] </w:t>
                    </w:r>
                  </w:p>
                </w:tc>
                <w:tc>
                  <w:tcPr>
                    <w:tcW w:w="0" w:type="auto"/>
                    <w:hideMark/>
                  </w:tcPr>
                  <w:p w14:paraId="51C28270" w14:textId="06550714" w:rsidR="007D2917" w:rsidRDefault="007D2917">
                    <w:pPr>
                      <w:pStyle w:val="Bibliography"/>
                      <w:rPr>
                        <w:noProof/>
                      </w:rPr>
                    </w:pPr>
                    <w:r>
                      <w:rPr>
                        <w:noProof/>
                      </w:rPr>
                      <w:t xml:space="preserve">Livermore Software Technology Corporation, </w:t>
                    </w:r>
                    <w:r>
                      <w:rPr>
                        <w:i/>
                        <w:iCs/>
                        <w:noProof/>
                      </w:rPr>
                      <w:t>LS</w:t>
                    </w:r>
                    <w:r w:rsidR="00566813">
                      <w:rPr>
                        <w:i/>
                        <w:iCs/>
                        <w:noProof/>
                      </w:rPr>
                      <w:t>-</w:t>
                    </w:r>
                    <w:r>
                      <w:rPr>
                        <w:i/>
                        <w:iCs/>
                        <w:noProof/>
                      </w:rPr>
                      <w:t xml:space="preserve">DYNA R9.3.1, </w:t>
                    </w:r>
                    <w:r>
                      <w:rPr>
                        <w:noProof/>
                      </w:rPr>
                      <w:t xml:space="preserve">Livermore Software Technology Corporation, 2019. </w:t>
                    </w:r>
                  </w:p>
                </w:tc>
              </w:tr>
              <w:tr w:rsidR="008E60BB" w14:paraId="2E9444A2" w14:textId="77777777">
                <w:trPr>
                  <w:divId w:val="1937714096"/>
                  <w:tblCellSpacing w:w="15" w:type="dxa"/>
                </w:trPr>
                <w:tc>
                  <w:tcPr>
                    <w:tcW w:w="50" w:type="pct"/>
                    <w:hideMark/>
                  </w:tcPr>
                  <w:p w14:paraId="22FF4B99" w14:textId="77777777" w:rsidR="007D2917" w:rsidRDefault="007D2917">
                    <w:pPr>
                      <w:pStyle w:val="Bibliography"/>
                      <w:rPr>
                        <w:noProof/>
                      </w:rPr>
                    </w:pPr>
                    <w:r>
                      <w:rPr>
                        <w:noProof/>
                      </w:rPr>
                      <w:t xml:space="preserve">[16] </w:t>
                    </w:r>
                  </w:p>
                </w:tc>
                <w:tc>
                  <w:tcPr>
                    <w:tcW w:w="0" w:type="auto"/>
                    <w:hideMark/>
                  </w:tcPr>
                  <w:p w14:paraId="3703F9D5" w14:textId="3E361CAD" w:rsidR="007D2917" w:rsidRDefault="007D2917">
                    <w:pPr>
                      <w:pStyle w:val="Bibliography"/>
                      <w:rPr>
                        <w:noProof/>
                      </w:rPr>
                    </w:pPr>
                    <w:r>
                      <w:rPr>
                        <w:noProof/>
                      </w:rPr>
                      <w:t xml:space="preserve">Livermore Software Technology Corporation, </w:t>
                    </w:r>
                    <w:r>
                      <w:rPr>
                        <w:i/>
                        <w:iCs/>
                        <w:noProof/>
                      </w:rPr>
                      <w:t>LS</w:t>
                    </w:r>
                    <w:r w:rsidR="00566813">
                      <w:rPr>
                        <w:i/>
                        <w:iCs/>
                        <w:noProof/>
                      </w:rPr>
                      <w:t>-</w:t>
                    </w:r>
                    <w:r>
                      <w:rPr>
                        <w:i/>
                        <w:iCs/>
                        <w:noProof/>
                      </w:rPr>
                      <w:t xml:space="preserve">DYNA® KEYWORD USER'S MANUAL, </w:t>
                    </w:r>
                    <w:r>
                      <w:rPr>
                        <w:noProof/>
                      </w:rPr>
                      <w:t xml:space="preserve">vol. Volume II, 2016. </w:t>
                    </w:r>
                  </w:p>
                </w:tc>
              </w:tr>
              <w:tr w:rsidR="008E60BB" w14:paraId="7325AAE0" w14:textId="77777777">
                <w:trPr>
                  <w:divId w:val="1937714096"/>
                  <w:tblCellSpacing w:w="15" w:type="dxa"/>
                </w:trPr>
                <w:tc>
                  <w:tcPr>
                    <w:tcW w:w="50" w:type="pct"/>
                    <w:hideMark/>
                  </w:tcPr>
                  <w:p w14:paraId="0919D60B" w14:textId="77777777" w:rsidR="007D2917" w:rsidRDefault="007D2917">
                    <w:pPr>
                      <w:pStyle w:val="Bibliography"/>
                      <w:rPr>
                        <w:noProof/>
                      </w:rPr>
                    </w:pPr>
                    <w:r>
                      <w:rPr>
                        <w:noProof/>
                      </w:rPr>
                      <w:t xml:space="preserve">[17] </w:t>
                    </w:r>
                  </w:p>
                </w:tc>
                <w:tc>
                  <w:tcPr>
                    <w:tcW w:w="0" w:type="auto"/>
                    <w:hideMark/>
                  </w:tcPr>
                  <w:p w14:paraId="3F3519A5" w14:textId="6805A467" w:rsidR="007D2917" w:rsidRDefault="007D2917">
                    <w:pPr>
                      <w:pStyle w:val="Bibliography"/>
                      <w:rPr>
                        <w:noProof/>
                      </w:rPr>
                    </w:pPr>
                    <w:r>
                      <w:rPr>
                        <w:noProof/>
                      </w:rPr>
                      <w:t>M. Shahbazi and R. Vaziri, "Simulation of the open</w:t>
                    </w:r>
                    <w:r w:rsidR="00566813">
                      <w:rPr>
                        <w:noProof/>
                      </w:rPr>
                      <w:t>-</w:t>
                    </w:r>
                    <w:r>
                      <w:rPr>
                        <w:noProof/>
                      </w:rPr>
                      <w:t xml:space="preserve">hole tensile response of composite Laminates Using a combines discrete and continuum damage approaches," in </w:t>
                    </w:r>
                    <w:r>
                      <w:rPr>
                        <w:i/>
                        <w:iCs/>
                        <w:noProof/>
                      </w:rPr>
                      <w:t>Proceedings of the 21st International Conference on Composite Materials, ICCM 2017</w:t>
                    </w:r>
                    <w:r>
                      <w:rPr>
                        <w:noProof/>
                      </w:rPr>
                      <w:t xml:space="preserve">, 2017. </w:t>
                    </w:r>
                  </w:p>
                </w:tc>
              </w:tr>
              <w:tr w:rsidR="008E60BB" w14:paraId="5AFC4CED" w14:textId="77777777">
                <w:trPr>
                  <w:divId w:val="1937714096"/>
                  <w:tblCellSpacing w:w="15" w:type="dxa"/>
                </w:trPr>
                <w:tc>
                  <w:tcPr>
                    <w:tcW w:w="50" w:type="pct"/>
                    <w:hideMark/>
                  </w:tcPr>
                  <w:p w14:paraId="07194EB6" w14:textId="77777777" w:rsidR="007D2917" w:rsidRDefault="007D2917">
                    <w:pPr>
                      <w:pStyle w:val="Bibliography"/>
                      <w:rPr>
                        <w:noProof/>
                      </w:rPr>
                    </w:pPr>
                    <w:r>
                      <w:rPr>
                        <w:noProof/>
                      </w:rPr>
                      <w:t xml:space="preserve">[18] </w:t>
                    </w:r>
                  </w:p>
                </w:tc>
                <w:tc>
                  <w:tcPr>
                    <w:tcW w:w="0" w:type="auto"/>
                    <w:hideMark/>
                  </w:tcPr>
                  <w:p w14:paraId="70ED4EFE" w14:textId="5B642B40" w:rsidR="007D2917" w:rsidRDefault="007D2917">
                    <w:pPr>
                      <w:pStyle w:val="Bibliography"/>
                      <w:rPr>
                        <w:noProof/>
                      </w:rPr>
                    </w:pPr>
                    <w:r>
                      <w:rPr>
                        <w:noProof/>
                      </w:rPr>
                      <w:t xml:space="preserve">X. Li, S. R. Hallett and M. R. Wisnom, "Numerical investigation of progressive damage and the effect of layup in overheight compact tension tests," </w:t>
                    </w:r>
                    <w:r>
                      <w:rPr>
                        <w:i/>
                        <w:iCs/>
                        <w:noProof/>
                      </w:rPr>
                      <w:t xml:space="preserve">Composites Part A: Applied Science and Manufacturing, </w:t>
                    </w:r>
                    <w:r>
                      <w:rPr>
                        <w:noProof/>
                      </w:rPr>
                      <w:t>vol. 43, pp. 2137</w:t>
                    </w:r>
                    <w:r w:rsidR="00566813">
                      <w:rPr>
                        <w:noProof/>
                      </w:rPr>
                      <w:t>-</w:t>
                    </w:r>
                    <w:r>
                      <w:rPr>
                        <w:noProof/>
                      </w:rPr>
                      <w:t xml:space="preserve">2150, 2012. </w:t>
                    </w:r>
                  </w:p>
                </w:tc>
              </w:tr>
              <w:tr w:rsidR="008E60BB" w14:paraId="739E8A9E" w14:textId="77777777">
                <w:trPr>
                  <w:divId w:val="1937714096"/>
                  <w:tblCellSpacing w:w="15" w:type="dxa"/>
                </w:trPr>
                <w:tc>
                  <w:tcPr>
                    <w:tcW w:w="50" w:type="pct"/>
                    <w:hideMark/>
                  </w:tcPr>
                  <w:p w14:paraId="1C1FF43F" w14:textId="77777777" w:rsidR="007D2917" w:rsidRDefault="007D2917">
                    <w:pPr>
                      <w:pStyle w:val="Bibliography"/>
                      <w:rPr>
                        <w:noProof/>
                      </w:rPr>
                    </w:pPr>
                    <w:r>
                      <w:rPr>
                        <w:noProof/>
                      </w:rPr>
                      <w:t xml:space="preserve">[19] </w:t>
                    </w:r>
                  </w:p>
                </w:tc>
                <w:tc>
                  <w:tcPr>
                    <w:tcW w:w="0" w:type="auto"/>
                    <w:hideMark/>
                  </w:tcPr>
                  <w:p w14:paraId="10E9C7B1" w14:textId="10AA1C4F" w:rsidR="007D2917" w:rsidRDefault="007D2917">
                    <w:pPr>
                      <w:pStyle w:val="Bibliography"/>
                      <w:rPr>
                        <w:noProof/>
                      </w:rPr>
                    </w:pPr>
                    <w:r>
                      <w:rPr>
                        <w:noProof/>
                      </w:rPr>
                      <w:t xml:space="preserve">S. R. Hallett, B. G. Green, W. G. Jiang and M. R. Wisnom, "An experimental and numerical investigation into the damage mechanisms in notched composites," </w:t>
                    </w:r>
                    <w:r>
                      <w:rPr>
                        <w:i/>
                        <w:iCs/>
                        <w:noProof/>
                      </w:rPr>
                      <w:t xml:space="preserve">Composites Part A: Applied Science and Manufacturing, </w:t>
                    </w:r>
                    <w:r>
                      <w:rPr>
                        <w:noProof/>
                      </w:rPr>
                      <w:t>vol. 40, pp. 613</w:t>
                    </w:r>
                    <w:r w:rsidR="00566813">
                      <w:rPr>
                        <w:noProof/>
                      </w:rPr>
                      <w:t>-</w:t>
                    </w:r>
                    <w:r>
                      <w:rPr>
                        <w:noProof/>
                      </w:rPr>
                      <w:t xml:space="preserve">624, 2009. </w:t>
                    </w:r>
                  </w:p>
                </w:tc>
              </w:tr>
              <w:tr w:rsidR="008E60BB" w14:paraId="3546BB4E" w14:textId="77777777">
                <w:trPr>
                  <w:divId w:val="1937714096"/>
                  <w:tblCellSpacing w:w="15" w:type="dxa"/>
                </w:trPr>
                <w:tc>
                  <w:tcPr>
                    <w:tcW w:w="50" w:type="pct"/>
                    <w:hideMark/>
                  </w:tcPr>
                  <w:p w14:paraId="2438CDE1" w14:textId="77777777" w:rsidR="007D2917" w:rsidRDefault="007D2917">
                    <w:pPr>
                      <w:pStyle w:val="Bibliography"/>
                      <w:rPr>
                        <w:noProof/>
                      </w:rPr>
                    </w:pPr>
                    <w:r>
                      <w:rPr>
                        <w:noProof/>
                      </w:rPr>
                      <w:t xml:space="preserve">[20] </w:t>
                    </w:r>
                  </w:p>
                </w:tc>
                <w:tc>
                  <w:tcPr>
                    <w:tcW w:w="0" w:type="auto"/>
                    <w:hideMark/>
                  </w:tcPr>
                  <w:p w14:paraId="323EFB98" w14:textId="26EC7713" w:rsidR="007D2917" w:rsidRDefault="007D2917">
                    <w:pPr>
                      <w:pStyle w:val="Bibliography"/>
                      <w:rPr>
                        <w:noProof/>
                      </w:rPr>
                    </w:pPr>
                    <w:r>
                      <w:rPr>
                        <w:noProof/>
                      </w:rPr>
                      <w:t xml:space="preserve">S. Gerlach, M. Fiolka and A. Matzenmiller, "Modelling and analysis of adhesively bonded joints with interface elements for crash analysis," in </w:t>
                    </w:r>
                    <w:r>
                      <w:rPr>
                        <w:i/>
                        <w:iCs/>
                        <w:noProof/>
                      </w:rPr>
                      <w:t>LS</w:t>
                    </w:r>
                    <w:r w:rsidR="00566813">
                      <w:rPr>
                        <w:i/>
                        <w:iCs/>
                        <w:noProof/>
                      </w:rPr>
                      <w:t>-</w:t>
                    </w:r>
                    <w:r>
                      <w:rPr>
                        <w:i/>
                        <w:iCs/>
                        <w:noProof/>
                      </w:rPr>
                      <w:t>DYNA FORUM</w:t>
                    </w:r>
                    <w:r>
                      <w:rPr>
                        <w:noProof/>
                      </w:rPr>
                      <w:t xml:space="preserve">, 2015. </w:t>
                    </w:r>
                  </w:p>
                </w:tc>
              </w:tr>
              <w:tr w:rsidR="008E60BB" w14:paraId="51E53BBA" w14:textId="77777777">
                <w:trPr>
                  <w:divId w:val="1937714096"/>
                  <w:tblCellSpacing w:w="15" w:type="dxa"/>
                </w:trPr>
                <w:tc>
                  <w:tcPr>
                    <w:tcW w:w="50" w:type="pct"/>
                    <w:hideMark/>
                  </w:tcPr>
                  <w:p w14:paraId="758C64F1" w14:textId="77777777" w:rsidR="007D2917" w:rsidRDefault="007D2917">
                    <w:pPr>
                      <w:pStyle w:val="Bibliography"/>
                      <w:rPr>
                        <w:noProof/>
                      </w:rPr>
                    </w:pPr>
                    <w:r>
                      <w:rPr>
                        <w:noProof/>
                      </w:rPr>
                      <w:t xml:space="preserve">[21] </w:t>
                    </w:r>
                  </w:p>
                </w:tc>
                <w:tc>
                  <w:tcPr>
                    <w:tcW w:w="0" w:type="auto"/>
                    <w:hideMark/>
                  </w:tcPr>
                  <w:p w14:paraId="260967F0" w14:textId="67895D36" w:rsidR="007D2917" w:rsidRDefault="007D2917">
                    <w:pPr>
                      <w:pStyle w:val="Bibliography"/>
                      <w:rPr>
                        <w:noProof/>
                      </w:rPr>
                    </w:pPr>
                    <w:r>
                      <w:rPr>
                        <w:noProof/>
                      </w:rPr>
                      <w:t xml:space="preserve">P. Maimí, P. P. Camanho, J. A. Mayugo and C. G. Dávila, "A continuum damage model for composite laminates: Part II </w:t>
                    </w:r>
                    <w:r w:rsidR="00566813">
                      <w:rPr>
                        <w:noProof/>
                      </w:rPr>
                      <w:t>-</w:t>
                    </w:r>
                    <w:r>
                      <w:rPr>
                        <w:noProof/>
                      </w:rPr>
                      <w:t xml:space="preserve"> Computational implementation and validation," </w:t>
                    </w:r>
                    <w:r>
                      <w:rPr>
                        <w:i/>
                        <w:iCs/>
                        <w:noProof/>
                      </w:rPr>
                      <w:t xml:space="preserve">Mechanics of Materials, </w:t>
                    </w:r>
                    <w:r>
                      <w:rPr>
                        <w:noProof/>
                      </w:rPr>
                      <w:t>vol. 39, no. 10, pp. 909</w:t>
                    </w:r>
                    <w:r w:rsidR="00566813">
                      <w:rPr>
                        <w:noProof/>
                      </w:rPr>
                      <w:t>-</w:t>
                    </w:r>
                    <w:r>
                      <w:rPr>
                        <w:noProof/>
                      </w:rPr>
                      <w:t xml:space="preserve">919, 2007. </w:t>
                    </w:r>
                  </w:p>
                </w:tc>
              </w:tr>
              <w:tr w:rsidR="008E60BB" w14:paraId="47209EED" w14:textId="77777777">
                <w:trPr>
                  <w:divId w:val="1937714096"/>
                  <w:tblCellSpacing w:w="15" w:type="dxa"/>
                </w:trPr>
                <w:tc>
                  <w:tcPr>
                    <w:tcW w:w="50" w:type="pct"/>
                    <w:hideMark/>
                  </w:tcPr>
                  <w:p w14:paraId="62312ABB" w14:textId="77777777" w:rsidR="007D2917" w:rsidRDefault="007D2917">
                    <w:pPr>
                      <w:pStyle w:val="Bibliography"/>
                      <w:rPr>
                        <w:noProof/>
                      </w:rPr>
                    </w:pPr>
                    <w:r>
                      <w:rPr>
                        <w:noProof/>
                      </w:rPr>
                      <w:lastRenderedPageBreak/>
                      <w:t xml:space="preserve">[22] </w:t>
                    </w:r>
                  </w:p>
                </w:tc>
                <w:tc>
                  <w:tcPr>
                    <w:tcW w:w="0" w:type="auto"/>
                    <w:hideMark/>
                  </w:tcPr>
                  <w:p w14:paraId="134131CF" w14:textId="3213175F" w:rsidR="007D2917" w:rsidRDefault="007D2917">
                    <w:pPr>
                      <w:pStyle w:val="Bibliography"/>
                      <w:rPr>
                        <w:noProof/>
                      </w:rPr>
                    </w:pPr>
                    <w:r>
                      <w:rPr>
                        <w:noProof/>
                      </w:rPr>
                      <w:t xml:space="preserve">P. Maimí, P. P. Camanho, J. A. Mayugo and C. G. Dávila, "A continuum damage model for composite laminates: Part I </w:t>
                    </w:r>
                    <w:r w:rsidR="00566813">
                      <w:rPr>
                        <w:noProof/>
                      </w:rPr>
                      <w:t>-</w:t>
                    </w:r>
                    <w:r>
                      <w:rPr>
                        <w:noProof/>
                      </w:rPr>
                      <w:t xml:space="preserve"> Constitutive model," </w:t>
                    </w:r>
                    <w:r>
                      <w:rPr>
                        <w:i/>
                        <w:iCs/>
                        <w:noProof/>
                      </w:rPr>
                      <w:t xml:space="preserve">Mechanics of Materials, </w:t>
                    </w:r>
                    <w:r>
                      <w:rPr>
                        <w:noProof/>
                      </w:rPr>
                      <w:t>vol. 39, no. 10, pp. 897</w:t>
                    </w:r>
                    <w:r w:rsidR="00566813">
                      <w:rPr>
                        <w:noProof/>
                      </w:rPr>
                      <w:t>-</w:t>
                    </w:r>
                    <w:r>
                      <w:rPr>
                        <w:noProof/>
                      </w:rPr>
                      <w:t xml:space="preserve">908, 2007. </w:t>
                    </w:r>
                  </w:p>
                </w:tc>
              </w:tr>
              <w:tr w:rsidR="008E60BB" w14:paraId="434B9450" w14:textId="77777777">
                <w:trPr>
                  <w:divId w:val="1937714096"/>
                  <w:tblCellSpacing w:w="15" w:type="dxa"/>
                </w:trPr>
                <w:tc>
                  <w:tcPr>
                    <w:tcW w:w="50" w:type="pct"/>
                    <w:hideMark/>
                  </w:tcPr>
                  <w:p w14:paraId="497DC3F0" w14:textId="77777777" w:rsidR="007D2917" w:rsidRDefault="007D2917">
                    <w:pPr>
                      <w:pStyle w:val="Bibliography"/>
                      <w:rPr>
                        <w:noProof/>
                      </w:rPr>
                    </w:pPr>
                    <w:r>
                      <w:rPr>
                        <w:noProof/>
                      </w:rPr>
                      <w:t xml:space="preserve">[23] </w:t>
                    </w:r>
                  </w:p>
                </w:tc>
                <w:tc>
                  <w:tcPr>
                    <w:tcW w:w="0" w:type="auto"/>
                    <w:hideMark/>
                  </w:tcPr>
                  <w:p w14:paraId="78D29FDB" w14:textId="56ABF22A" w:rsidR="007D2917" w:rsidRDefault="007D2917">
                    <w:pPr>
                      <w:pStyle w:val="Bibliography"/>
                      <w:rPr>
                        <w:noProof/>
                      </w:rPr>
                    </w:pPr>
                    <w:r>
                      <w:rPr>
                        <w:noProof/>
                      </w:rPr>
                      <w:t>X. Xu, M. R. Wisnom, X. Li and S. R. Hallett, "A numerical investigation into size effects in centre</w:t>
                    </w:r>
                    <w:r w:rsidR="00566813">
                      <w:rPr>
                        <w:noProof/>
                      </w:rPr>
                      <w:t>-</w:t>
                    </w:r>
                    <w:r>
                      <w:rPr>
                        <w:noProof/>
                      </w:rPr>
                      <w:t>notched quasi</w:t>
                    </w:r>
                    <w:r w:rsidR="00566813">
                      <w:rPr>
                        <w:noProof/>
                      </w:rPr>
                      <w:t>-</w:t>
                    </w:r>
                    <w:r>
                      <w:rPr>
                        <w:noProof/>
                      </w:rPr>
                      <w:t xml:space="preserve">isotropic carbon/epoxy laminates," </w:t>
                    </w:r>
                    <w:r>
                      <w:rPr>
                        <w:i/>
                        <w:iCs/>
                        <w:noProof/>
                      </w:rPr>
                      <w:t xml:space="preserve">Composites Science and Technology, </w:t>
                    </w:r>
                    <w:r>
                      <w:rPr>
                        <w:noProof/>
                      </w:rPr>
                      <w:t>vol. 111, pp. 32</w:t>
                    </w:r>
                    <w:r w:rsidR="00566813">
                      <w:rPr>
                        <w:noProof/>
                      </w:rPr>
                      <w:t>-</w:t>
                    </w:r>
                    <w:r>
                      <w:rPr>
                        <w:noProof/>
                      </w:rPr>
                      <w:t xml:space="preserve">39, 2015. </w:t>
                    </w:r>
                  </w:p>
                </w:tc>
              </w:tr>
              <w:tr w:rsidR="008E60BB" w14:paraId="4E150415" w14:textId="77777777">
                <w:trPr>
                  <w:divId w:val="1937714096"/>
                  <w:tblCellSpacing w:w="15" w:type="dxa"/>
                </w:trPr>
                <w:tc>
                  <w:tcPr>
                    <w:tcW w:w="50" w:type="pct"/>
                    <w:hideMark/>
                  </w:tcPr>
                  <w:p w14:paraId="45858F5D" w14:textId="77777777" w:rsidR="007D2917" w:rsidRDefault="007D2917">
                    <w:pPr>
                      <w:pStyle w:val="Bibliography"/>
                      <w:rPr>
                        <w:noProof/>
                      </w:rPr>
                    </w:pPr>
                    <w:r>
                      <w:rPr>
                        <w:noProof/>
                      </w:rPr>
                      <w:t xml:space="preserve">[24] </w:t>
                    </w:r>
                  </w:p>
                </w:tc>
                <w:tc>
                  <w:tcPr>
                    <w:tcW w:w="0" w:type="auto"/>
                    <w:hideMark/>
                  </w:tcPr>
                  <w:p w14:paraId="2FD9B582" w14:textId="77777777" w:rsidR="007D2917" w:rsidRDefault="007D2917">
                    <w:pPr>
                      <w:pStyle w:val="Bibliography"/>
                      <w:rPr>
                        <w:noProof/>
                      </w:rPr>
                    </w:pPr>
                    <w:r>
                      <w:rPr>
                        <w:noProof/>
                      </w:rPr>
                      <w:t>Hexcel, "HexPly® M21 Product Data Sheet," 2020. [Online]. Available: https://www.hexcel.com/user_area/content_media/raw/HexPly_M21_global_DataSheet.pdf. [Accessed 01 01 2024].</w:t>
                    </w:r>
                  </w:p>
                </w:tc>
              </w:tr>
              <w:tr w:rsidR="008E60BB" w14:paraId="3A4BC145" w14:textId="77777777">
                <w:trPr>
                  <w:divId w:val="1937714096"/>
                  <w:tblCellSpacing w:w="15" w:type="dxa"/>
                </w:trPr>
                <w:tc>
                  <w:tcPr>
                    <w:tcW w:w="50" w:type="pct"/>
                    <w:hideMark/>
                  </w:tcPr>
                  <w:p w14:paraId="174A7AE3" w14:textId="77777777" w:rsidR="007D2917" w:rsidRDefault="007D2917">
                    <w:pPr>
                      <w:pStyle w:val="Bibliography"/>
                      <w:rPr>
                        <w:noProof/>
                      </w:rPr>
                    </w:pPr>
                    <w:r>
                      <w:rPr>
                        <w:noProof/>
                      </w:rPr>
                      <w:t xml:space="preserve">[25] </w:t>
                    </w:r>
                  </w:p>
                </w:tc>
                <w:tc>
                  <w:tcPr>
                    <w:tcW w:w="0" w:type="auto"/>
                    <w:hideMark/>
                  </w:tcPr>
                  <w:p w14:paraId="1F592777" w14:textId="77777777" w:rsidR="007D2917" w:rsidRDefault="007D2917">
                    <w:pPr>
                      <w:pStyle w:val="Bibliography"/>
                      <w:rPr>
                        <w:noProof/>
                      </w:rPr>
                    </w:pPr>
                    <w:r>
                      <w:rPr>
                        <w:noProof/>
                      </w:rPr>
                      <w:t>Hexcel, "HexTow® AS4C Carbon Fiber Datasheet (Aerospace)," 2023. [Online]. Available: https://www.hexcel.com/user_area/content_media/raw/AS4C_Aerospace_HexTow_DataSheet1.pdf. [Accessed 25 01 2024].</w:t>
                    </w:r>
                  </w:p>
                </w:tc>
              </w:tr>
              <w:tr w:rsidR="008E60BB" w14:paraId="0D30DAD7" w14:textId="77777777">
                <w:trPr>
                  <w:divId w:val="1937714096"/>
                  <w:tblCellSpacing w:w="15" w:type="dxa"/>
                </w:trPr>
                <w:tc>
                  <w:tcPr>
                    <w:tcW w:w="50" w:type="pct"/>
                    <w:hideMark/>
                  </w:tcPr>
                  <w:p w14:paraId="07424106" w14:textId="77777777" w:rsidR="007D2917" w:rsidRDefault="007D2917">
                    <w:pPr>
                      <w:pStyle w:val="Bibliography"/>
                      <w:rPr>
                        <w:noProof/>
                      </w:rPr>
                    </w:pPr>
                    <w:r>
                      <w:rPr>
                        <w:noProof/>
                      </w:rPr>
                      <w:t xml:space="preserve">[26] </w:t>
                    </w:r>
                  </w:p>
                </w:tc>
                <w:tc>
                  <w:tcPr>
                    <w:tcW w:w="0" w:type="auto"/>
                    <w:hideMark/>
                  </w:tcPr>
                  <w:p w14:paraId="13C52533" w14:textId="77777777" w:rsidR="007D2917" w:rsidRDefault="007D2917">
                    <w:pPr>
                      <w:pStyle w:val="Bibliography"/>
                      <w:rPr>
                        <w:noProof/>
                      </w:rPr>
                    </w:pPr>
                    <w:r>
                      <w:rPr>
                        <w:noProof/>
                      </w:rPr>
                      <w:t>Hexcel, "HexTow® IMA Carbon Fiber Datasheet," 2023. [Online]. Available: https://www.hexcel.com/user_area/content_media/raw/IMA_HexTow_DataSheet.pdf. [Accessed 25 01 2024].</w:t>
                    </w:r>
                  </w:p>
                </w:tc>
              </w:tr>
              <w:tr w:rsidR="008E60BB" w14:paraId="7DEF80E0" w14:textId="77777777">
                <w:trPr>
                  <w:divId w:val="1937714096"/>
                  <w:tblCellSpacing w:w="15" w:type="dxa"/>
                </w:trPr>
                <w:tc>
                  <w:tcPr>
                    <w:tcW w:w="50" w:type="pct"/>
                    <w:hideMark/>
                  </w:tcPr>
                  <w:p w14:paraId="26481E42" w14:textId="77777777" w:rsidR="007D2917" w:rsidRDefault="007D2917">
                    <w:pPr>
                      <w:pStyle w:val="Bibliography"/>
                      <w:rPr>
                        <w:noProof/>
                      </w:rPr>
                    </w:pPr>
                    <w:r>
                      <w:rPr>
                        <w:noProof/>
                      </w:rPr>
                      <w:t xml:space="preserve">[27] </w:t>
                    </w:r>
                  </w:p>
                </w:tc>
                <w:tc>
                  <w:tcPr>
                    <w:tcW w:w="0" w:type="auto"/>
                    <w:hideMark/>
                  </w:tcPr>
                  <w:p w14:paraId="37BD8DA3" w14:textId="77777777" w:rsidR="007D2917" w:rsidRDefault="007D2917">
                    <w:pPr>
                      <w:pStyle w:val="Bibliography"/>
                      <w:rPr>
                        <w:noProof/>
                      </w:rPr>
                    </w:pPr>
                    <w:r>
                      <w:rPr>
                        <w:noProof/>
                      </w:rPr>
                      <w:t xml:space="preserve">O. Shor, </w:t>
                    </w:r>
                    <w:r>
                      <w:rPr>
                        <w:i/>
                        <w:iCs/>
                        <w:noProof/>
                      </w:rPr>
                      <w:t xml:space="preserve">Hexply M21 UD and twill weave AFRL in plane characterization summary, DM 38554939, </w:t>
                    </w:r>
                    <w:r>
                      <w:rPr>
                        <w:noProof/>
                      </w:rPr>
                      <w:t xml:space="preserve">2024. </w:t>
                    </w:r>
                  </w:p>
                </w:tc>
              </w:tr>
              <w:tr w:rsidR="008E60BB" w14:paraId="3FB9FDFA" w14:textId="77777777">
                <w:trPr>
                  <w:divId w:val="1937714096"/>
                  <w:tblCellSpacing w:w="15" w:type="dxa"/>
                </w:trPr>
                <w:tc>
                  <w:tcPr>
                    <w:tcW w:w="50" w:type="pct"/>
                    <w:hideMark/>
                  </w:tcPr>
                  <w:p w14:paraId="68300955" w14:textId="77777777" w:rsidR="007D2917" w:rsidRDefault="007D2917">
                    <w:pPr>
                      <w:pStyle w:val="Bibliography"/>
                      <w:rPr>
                        <w:noProof/>
                      </w:rPr>
                    </w:pPr>
                    <w:r>
                      <w:rPr>
                        <w:noProof/>
                      </w:rPr>
                      <w:t xml:space="preserve">[28] </w:t>
                    </w:r>
                  </w:p>
                </w:tc>
                <w:tc>
                  <w:tcPr>
                    <w:tcW w:w="0" w:type="auto"/>
                    <w:hideMark/>
                  </w:tcPr>
                  <w:p w14:paraId="15E2FABE" w14:textId="136D1641" w:rsidR="007D2917" w:rsidRDefault="007D2917">
                    <w:pPr>
                      <w:pStyle w:val="Bibliography"/>
                      <w:rPr>
                        <w:noProof/>
                      </w:rPr>
                    </w:pPr>
                    <w:r>
                      <w:rPr>
                        <w:noProof/>
                      </w:rPr>
                      <w:t>P. A. Kongshavn I, "Experimental investigation of a strain</w:t>
                    </w:r>
                    <w:r w:rsidR="00566813">
                      <w:rPr>
                        <w:noProof/>
                      </w:rPr>
                      <w:t>-</w:t>
                    </w:r>
                    <w:r>
                      <w:rPr>
                        <w:noProof/>
                      </w:rPr>
                      <w:t>softening approach to predicting failure in notched fibre</w:t>
                    </w:r>
                    <w:r w:rsidR="00566813">
                      <w:rPr>
                        <w:noProof/>
                      </w:rPr>
                      <w:t>-</w:t>
                    </w:r>
                    <w:r>
                      <w:rPr>
                        <w:noProof/>
                      </w:rPr>
                      <w:t xml:space="preserve">reinforced composite laminates," </w:t>
                    </w:r>
                    <w:r>
                      <w:rPr>
                        <w:i/>
                        <w:iCs/>
                        <w:noProof/>
                      </w:rPr>
                      <w:t xml:space="preserve">Composites Science and Technology, </w:t>
                    </w:r>
                    <w:r>
                      <w:rPr>
                        <w:noProof/>
                      </w:rPr>
                      <w:t>vol. 59, no. 1, pp. 29</w:t>
                    </w:r>
                    <w:r w:rsidR="00566813">
                      <w:rPr>
                        <w:noProof/>
                      </w:rPr>
                      <w:t>-</w:t>
                    </w:r>
                    <w:r>
                      <w:rPr>
                        <w:noProof/>
                      </w:rPr>
                      <w:t xml:space="preserve">40, 1999. </w:t>
                    </w:r>
                  </w:p>
                </w:tc>
              </w:tr>
              <w:tr w:rsidR="008E60BB" w14:paraId="100D02AF" w14:textId="77777777">
                <w:trPr>
                  <w:divId w:val="1937714096"/>
                  <w:tblCellSpacing w:w="15" w:type="dxa"/>
                </w:trPr>
                <w:tc>
                  <w:tcPr>
                    <w:tcW w:w="50" w:type="pct"/>
                    <w:hideMark/>
                  </w:tcPr>
                  <w:p w14:paraId="5D512713" w14:textId="77777777" w:rsidR="007D2917" w:rsidRDefault="007D2917">
                    <w:pPr>
                      <w:pStyle w:val="Bibliography"/>
                      <w:rPr>
                        <w:noProof/>
                      </w:rPr>
                    </w:pPr>
                    <w:r>
                      <w:rPr>
                        <w:noProof/>
                      </w:rPr>
                      <w:lastRenderedPageBreak/>
                      <w:t xml:space="preserve">[29] </w:t>
                    </w:r>
                  </w:p>
                </w:tc>
                <w:tc>
                  <w:tcPr>
                    <w:tcW w:w="0" w:type="auto"/>
                    <w:hideMark/>
                  </w:tcPr>
                  <w:p w14:paraId="0D54FA25" w14:textId="7EFCE3FD" w:rsidR="007D2917" w:rsidRDefault="007D2917">
                    <w:pPr>
                      <w:pStyle w:val="Bibliography"/>
                      <w:rPr>
                        <w:noProof/>
                      </w:rPr>
                    </w:pPr>
                    <w:r>
                      <w:rPr>
                        <w:noProof/>
                      </w:rPr>
                      <w:t>V. R. P. A. Zobeiry N, "Characterization of strain</w:t>
                    </w:r>
                    <w:r w:rsidR="00566813">
                      <w:rPr>
                        <w:noProof/>
                      </w:rPr>
                      <w:t>-</w:t>
                    </w:r>
                    <w:r>
                      <w:rPr>
                        <w:noProof/>
                      </w:rPr>
                      <w:t xml:space="preserve">softening behavior and failure mechanisms of composites under tension and compression," </w:t>
                    </w:r>
                    <w:r>
                      <w:rPr>
                        <w:i/>
                        <w:iCs/>
                        <w:noProof/>
                      </w:rPr>
                      <w:t xml:space="preserve">Composites Part A: Applied Science and Manufacturing, </w:t>
                    </w:r>
                    <w:r>
                      <w:rPr>
                        <w:noProof/>
                      </w:rPr>
                      <w:t>vol. 68, pp. 29</w:t>
                    </w:r>
                    <w:r w:rsidR="00566813">
                      <w:rPr>
                        <w:noProof/>
                      </w:rPr>
                      <w:t>-</w:t>
                    </w:r>
                    <w:r>
                      <w:rPr>
                        <w:noProof/>
                      </w:rPr>
                      <w:t xml:space="preserve">41, 2015. </w:t>
                    </w:r>
                  </w:p>
                </w:tc>
              </w:tr>
            </w:tbl>
            <w:p w14:paraId="5E2CB19D" w14:textId="77777777" w:rsidR="007D2917" w:rsidRDefault="007D2917">
              <w:pPr>
                <w:divId w:val="1937714096"/>
                <w:rPr>
                  <w:noProof/>
                </w:rPr>
              </w:pPr>
            </w:p>
            <w:p w14:paraId="3B9F1FDA" w14:textId="769C38F2" w:rsidR="009F6876" w:rsidRDefault="009F6876" w:rsidP="00EE61E0">
              <w:r>
                <w:rPr>
                  <w:b/>
                  <w:bCs/>
                  <w:noProof/>
                </w:rPr>
                <w:fldChar w:fldCharType="end"/>
              </w:r>
            </w:p>
          </w:sdtContent>
        </w:sdt>
      </w:sdtContent>
    </w:sdt>
    <w:p w14:paraId="40727917" w14:textId="64CB75F2" w:rsidR="00393F47" w:rsidRDefault="00393F47" w:rsidP="00EE61E0">
      <w:r>
        <w:br w:type="page"/>
      </w:r>
    </w:p>
    <w:p w14:paraId="6C78AA4A" w14:textId="77777777" w:rsidR="00BE3C25" w:rsidRDefault="00BE3C25" w:rsidP="00EE61E0">
      <w:pPr>
        <w:pStyle w:val="NormalIndent"/>
      </w:pPr>
    </w:p>
    <w:p w14:paraId="5F19EACF" w14:textId="5620B748" w:rsidR="0003577D" w:rsidRDefault="0003577D" w:rsidP="00EE61E0">
      <w:pPr>
        <w:pStyle w:val="Heading1"/>
      </w:pPr>
      <w:bookmarkStart w:id="68" w:name="_Toc229432683"/>
      <w:r>
        <w:t>Appendix</w:t>
      </w:r>
      <w:r w:rsidR="008B5264">
        <w:t xml:space="preserve"> A</w:t>
      </w:r>
      <w:bookmarkEnd w:id="68"/>
    </w:p>
    <w:p w14:paraId="660F99C8" w14:textId="7468082B" w:rsidR="00BA1896" w:rsidRDefault="00BA1896" w:rsidP="005F6CA9">
      <w:pPr>
        <w:pStyle w:val="Heading2"/>
        <w:numPr>
          <w:ilvl w:val="1"/>
          <w:numId w:val="4"/>
        </w:numPr>
      </w:pPr>
      <w:bookmarkStart w:id="69" w:name="_Ref143854688"/>
      <w:bookmarkStart w:id="70" w:name="_Toc229432684"/>
      <w:r>
        <w:t>Geometric properties and test description for UD</w:t>
      </w:r>
      <w:r w:rsidRPr="009D0717">
        <w:t xml:space="preserve"> </w:t>
      </w:r>
      <w:r w:rsidR="0024768F">
        <w:t>Size 1</w:t>
      </w:r>
      <w:r w:rsidRPr="009D0717">
        <w:t xml:space="preserve"> – baseline</w:t>
      </w:r>
      <w:bookmarkEnd w:id="69"/>
      <w:bookmarkEnd w:id="70"/>
    </w:p>
    <w:tbl>
      <w:tblPr>
        <w:tblpPr w:leftFromText="181" w:rightFromText="181" w:bottomFromText="142" w:horzAnchor="margin" w:tblpYSpec="bottom"/>
        <w:tblOverlap w:val="never"/>
        <w:bidiVisual/>
        <w:tblW w:w="5000" w:type="pct"/>
        <w:tblCellMar>
          <w:left w:w="0" w:type="dxa"/>
          <w:bottom w:w="57" w:type="dxa"/>
          <w:right w:w="0" w:type="dxa"/>
        </w:tblCellMar>
        <w:tblLook w:val="0420" w:firstRow="1" w:lastRow="0" w:firstColumn="0" w:lastColumn="0" w:noHBand="0" w:noVBand="1"/>
      </w:tblPr>
      <w:tblGrid>
        <w:gridCol w:w="8307"/>
      </w:tblGrid>
      <w:tr w:rsidR="006F589A" w14:paraId="0447E385" w14:textId="77777777" w:rsidTr="00393F47">
        <w:trPr>
          <w:trHeight w:val="57"/>
        </w:trPr>
        <w:tc>
          <w:tcPr>
            <w:tcW w:w="5000" w:type="pct"/>
            <w:tcMar>
              <w:top w:w="72" w:type="dxa"/>
              <w:left w:w="144" w:type="dxa"/>
              <w:bottom w:w="72" w:type="dxa"/>
              <w:right w:w="144" w:type="dxa"/>
            </w:tcMar>
          </w:tcPr>
          <w:p w14:paraId="7B68F33A" w14:textId="0AFDB208" w:rsidR="00393F47" w:rsidRPr="00B574D3" w:rsidRDefault="00393F47" w:rsidP="00A921FE">
            <w:pPr>
              <w:pStyle w:val="Caption"/>
              <w:rPr>
                <w:b/>
                <w:bCs/>
              </w:rPr>
            </w:pPr>
            <w:bookmarkStart w:id="71" w:name="_Ref143855838"/>
            <w:r w:rsidRPr="00B574D3">
              <w:rPr>
                <w:b/>
                <w:bCs/>
              </w:rPr>
              <w:t>Table A</w:t>
            </w:r>
            <w:r w:rsidRPr="00B574D3">
              <w:rPr>
                <w:b/>
                <w:bCs/>
              </w:rPr>
              <w:fldChar w:fldCharType="begin"/>
            </w:r>
            <w:r w:rsidRPr="00B574D3">
              <w:rPr>
                <w:b/>
                <w:bCs/>
              </w:rPr>
              <w:instrText xml:space="preserve"> SEQ Table_A \* ARABIC </w:instrText>
            </w:r>
            <w:r w:rsidRPr="00B574D3">
              <w:rPr>
                <w:b/>
                <w:bCs/>
              </w:rPr>
              <w:fldChar w:fldCharType="separate"/>
            </w:r>
            <w:r w:rsidR="007D2917">
              <w:rPr>
                <w:b/>
                <w:bCs/>
                <w:noProof/>
              </w:rPr>
              <w:t>1</w:t>
            </w:r>
            <w:r w:rsidRPr="00B574D3">
              <w:rPr>
                <w:b/>
                <w:bCs/>
              </w:rPr>
              <w:fldChar w:fldCharType="end"/>
            </w:r>
            <w:bookmarkEnd w:id="71"/>
            <w:r w:rsidRPr="00143E18">
              <w:t xml:space="preserve"> –</w:t>
            </w:r>
            <w:r>
              <w:t>geometric properties and test description for UD</w:t>
            </w:r>
            <w:r w:rsidRPr="009D0717">
              <w:t xml:space="preserve"> </w:t>
            </w:r>
            <w:r w:rsidR="0024768F">
              <w:t>Size 1</w:t>
            </w:r>
            <w:r w:rsidRPr="009D0717">
              <w:t xml:space="preserve"> – baseline </w:t>
            </w:r>
            <w:r w:rsidR="00180D10">
              <w:t>Layup 1a</w:t>
            </w:r>
            <w:r w:rsidRPr="009D0717">
              <w:t>QI</w:t>
            </w:r>
            <w:r w:rsidR="00566813">
              <w:t>-</w:t>
            </w:r>
            <w:r w:rsidRPr="009D0717">
              <w:t>stacked</w:t>
            </w:r>
            <w:r>
              <w:t>.</w:t>
            </w:r>
          </w:p>
        </w:tc>
      </w:tr>
      <w:tr w:rsidR="006F589A" w14:paraId="266BAD07" w14:textId="77777777" w:rsidTr="00393F47">
        <w:trPr>
          <w:trHeight w:val="3194"/>
        </w:trPr>
        <w:tc>
          <w:tcPr>
            <w:tcW w:w="5000" w:type="pct"/>
            <w:tcMar>
              <w:top w:w="72" w:type="dxa"/>
              <w:left w:w="144" w:type="dxa"/>
              <w:bottom w:w="72" w:type="dxa"/>
              <w:right w:w="144" w:type="dxa"/>
            </w:tcMar>
          </w:tcPr>
          <w:tbl>
            <w:tblPr>
              <w:tblStyle w:val="GridTable4"/>
              <w:tblpPr w:leftFromText="180" w:rightFromText="180" w:vertAnchor="text" w:horzAnchor="margin" w:tblpY="-150"/>
              <w:tblOverlap w:val="never"/>
              <w:bidiVisual/>
              <w:tblW w:w="95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1710"/>
              <w:gridCol w:w="1093"/>
              <w:gridCol w:w="953"/>
              <w:gridCol w:w="907"/>
              <w:gridCol w:w="1108"/>
              <w:gridCol w:w="907"/>
              <w:gridCol w:w="1331"/>
            </w:tblGrid>
            <w:tr w:rsidR="00A50026" w:rsidRPr="00F97251" w14:paraId="084B27F4" w14:textId="77777777" w:rsidTr="00480175">
              <w:trPr>
                <w:cnfStyle w:val="100000000000" w:firstRow="1" w:lastRow="0" w:firstColumn="0" w:lastColumn="0" w:oddVBand="0" w:evenVBand="0" w:oddHBand="0" w:evenHBand="0" w:firstRowFirstColumn="0" w:firstRowLastColumn="0" w:lastRowFirstColumn="0" w:lastRowLastColumn="0"/>
                <w:trHeight w:val="360"/>
              </w:trPr>
              <w:tc>
                <w:tcPr>
                  <w:tcW w:w="5000" w:type="pct"/>
                  <w:gridSpan w:val="7"/>
                  <w:vAlign w:val="center"/>
                </w:tcPr>
                <w:p w14:paraId="3A8480BA" w14:textId="3979C1B3" w:rsidR="00393F47" w:rsidRPr="00F97251" w:rsidRDefault="00393F47" w:rsidP="00EE61E0">
                  <w:pPr>
                    <w:rPr>
                      <w:lang w:val="en-GB"/>
                    </w:rPr>
                  </w:pPr>
                  <w:r>
                    <w:rPr>
                      <w:lang w:val="en-GB"/>
                    </w:rPr>
                    <w:t xml:space="preserve">UD </w:t>
                  </w:r>
                  <w:r w:rsidR="0024768F">
                    <w:rPr>
                      <w:lang w:val="en-GB"/>
                    </w:rPr>
                    <w:t>Size 1</w:t>
                  </w:r>
                  <w:r>
                    <w:rPr>
                      <w:lang w:val="en-GB"/>
                    </w:rPr>
                    <w:t xml:space="preserve"> – baseline </w:t>
                  </w:r>
                  <w:r w:rsidR="00180D10">
                    <w:rPr>
                      <w:lang w:val="en-GB"/>
                    </w:rPr>
                    <w:t>Layup 1a</w:t>
                  </w:r>
                  <w:r>
                    <w:rPr>
                      <w:lang w:val="en-GB"/>
                    </w:rPr>
                    <w:t>QI</w:t>
                  </w:r>
                  <w:r w:rsidR="00566813">
                    <w:rPr>
                      <w:lang w:val="en-GB"/>
                    </w:rPr>
                    <w:t>-</w:t>
                  </w:r>
                  <w:r>
                    <w:rPr>
                      <w:lang w:val="en-GB"/>
                    </w:rPr>
                    <w:t>stacked</w:t>
                  </w:r>
                </w:p>
              </w:tc>
            </w:tr>
            <w:tr w:rsidR="005C6074" w:rsidRPr="00F97251" w14:paraId="137B1AFA" w14:textId="77777777" w:rsidTr="00393F47">
              <w:trPr>
                <w:cnfStyle w:val="000000100000" w:firstRow="0" w:lastRow="0" w:firstColumn="0" w:lastColumn="0" w:oddVBand="0" w:evenVBand="0" w:oddHBand="1" w:evenHBand="0" w:firstRowFirstColumn="0" w:firstRowLastColumn="0" w:lastRowFirstColumn="0" w:lastRowLastColumn="0"/>
                <w:trHeight w:val="360"/>
              </w:trPr>
              <w:tc>
                <w:tcPr>
                  <w:tcW w:w="2144" w:type="pct"/>
                  <w:vAlign w:val="center"/>
                </w:tcPr>
                <w:p w14:paraId="464880F3" w14:textId="77777777" w:rsidR="00393F47" w:rsidRPr="001D772E" w:rsidRDefault="00393F47" w:rsidP="00EE61E0">
                  <w:pPr>
                    <w:rPr>
                      <w:rtl/>
                    </w:rPr>
                  </w:pPr>
                  <w:r>
                    <w:t>test description</w:t>
                  </w:r>
                </w:p>
              </w:tc>
              <w:tc>
                <w:tcPr>
                  <w:tcW w:w="648" w:type="pct"/>
                  <w:vAlign w:val="center"/>
                </w:tcPr>
                <w:p w14:paraId="6687C4CA" w14:textId="77777777" w:rsidR="00393F47" w:rsidRPr="00F97251" w:rsidRDefault="005A2555" w:rsidP="00EE61E0">
                  <w:pPr>
                    <w:rPr>
                      <w:rtl/>
                    </w:rPr>
                  </w:pPr>
                  <m:oMath>
                    <m:sSubSup>
                      <m:sSubSupPr>
                        <m:ctrlPr>
                          <w:rPr>
                            <w:rFonts w:ascii="Cambria Math" w:hAnsi="Cambria Math"/>
                            <w:color w:val="FFFFFF" w:themeColor="background1"/>
                          </w:rPr>
                        </m:ctrlPr>
                      </m:sSubSupPr>
                      <m:e>
                        <m:r>
                          <w:rPr>
                            <w:rFonts w:ascii="Cambria Math" w:hAnsi="Cambria Math"/>
                          </w:rPr>
                          <m:t>a</m:t>
                        </m:r>
                        <m:ctrlPr>
                          <w:rPr>
                            <w:rFonts w:ascii="Cambria Math" w:hAnsi="Cambria Math"/>
                          </w:rPr>
                        </m:ctrlPr>
                      </m:e>
                      <m:sub>
                        <m:r>
                          <w:rPr>
                            <w:rFonts w:ascii="Cambria Math" w:hAnsi="Cambria Math"/>
                          </w:rPr>
                          <m:t>notch</m:t>
                        </m:r>
                        <m:ctrlPr>
                          <w:rPr>
                            <w:rFonts w:ascii="Cambria Math" w:hAnsi="Cambria Math"/>
                          </w:rPr>
                        </m:ctrlPr>
                      </m:sub>
                      <m:sup>
                        <m:r>
                          <m:rPr>
                            <m:sty m:val="bi"/>
                          </m:rPr>
                          <w:rPr>
                            <w:rFonts w:ascii="Cambria Math" w:hAnsi="Cambria Math"/>
                          </w:rPr>
                          <m:t>tot</m:t>
                        </m:r>
                      </m:sup>
                    </m:sSubSup>
                  </m:oMath>
                  <w:r w:rsidR="00393F47" w:rsidRPr="00F97251">
                    <w:t xml:space="preserve"> (mm)</w:t>
                  </w:r>
                </w:p>
              </w:tc>
              <w:tc>
                <w:tcPr>
                  <w:tcW w:w="735" w:type="pct"/>
                  <w:gridSpan w:val="2"/>
                  <w:vAlign w:val="center"/>
                </w:tcPr>
                <w:p w14:paraId="01956369" w14:textId="77777777" w:rsidR="00393F47" w:rsidRPr="00F97251" w:rsidRDefault="00393F47" w:rsidP="00EE61E0">
                  <w:pPr>
                    <w:rPr>
                      <w:rtl/>
                    </w:rPr>
                  </w:pPr>
                  <m:oMath>
                    <m:r>
                      <w:rPr>
                        <w:rFonts w:ascii="Cambria Math" w:hAnsi="Cambria Math"/>
                      </w:rPr>
                      <m:t>t</m:t>
                    </m:r>
                  </m:oMath>
                  <w:r w:rsidRPr="00F97251">
                    <w:t xml:space="preserve"> (mm)</w:t>
                  </w:r>
                </w:p>
              </w:tc>
              <w:tc>
                <w:tcPr>
                  <w:tcW w:w="817" w:type="pct"/>
                  <w:gridSpan w:val="2"/>
                  <w:vAlign w:val="center"/>
                </w:tcPr>
                <w:p w14:paraId="5B136771" w14:textId="77777777" w:rsidR="00393F47" w:rsidRPr="00F97251" w:rsidRDefault="00393F47" w:rsidP="00EE61E0">
                  <w:pPr>
                    <w:rPr>
                      <w:rtl/>
                    </w:rPr>
                  </w:pPr>
                  <m:oMath>
                    <m:r>
                      <w:rPr>
                        <w:rFonts w:ascii="Cambria Math" w:hAnsi="Cambria Math"/>
                      </w:rPr>
                      <m:t>W</m:t>
                    </m:r>
                  </m:oMath>
                  <w:r w:rsidRPr="00F97251">
                    <w:t xml:space="preserve"> (mm)</w:t>
                  </w:r>
                </w:p>
              </w:tc>
              <w:tc>
                <w:tcPr>
                  <w:tcW w:w="655" w:type="pct"/>
                  <w:vAlign w:val="center"/>
                </w:tcPr>
                <w:p w14:paraId="12745204" w14:textId="77777777" w:rsidR="00393F47" w:rsidRPr="00F97251" w:rsidRDefault="00393F47" w:rsidP="00EE61E0">
                  <w:pPr>
                    <w:rPr>
                      <w:lang w:val="en-GB"/>
                    </w:rPr>
                  </w:pPr>
                  <w:r w:rsidRPr="00F97251">
                    <w:rPr>
                      <w:lang w:val="en-GB"/>
                    </w:rPr>
                    <w:t>specimen</w:t>
                  </w:r>
                </w:p>
              </w:tc>
            </w:tr>
            <w:tr w:rsidR="00421C56" w:rsidRPr="00F97251" w14:paraId="4089D319" w14:textId="77777777" w:rsidTr="00393F47">
              <w:trPr>
                <w:trHeight w:val="127"/>
              </w:trPr>
              <w:tc>
                <w:tcPr>
                  <w:tcW w:w="2144" w:type="pct"/>
                  <w:vMerge w:val="restart"/>
                  <w:shd w:val="clear" w:color="auto" w:fill="E7E6E6" w:themeFill="background2"/>
                  <w:vAlign w:val="center"/>
                </w:tcPr>
                <w:p w14:paraId="74C6B325" w14:textId="59B1669D" w:rsidR="00393F47" w:rsidRPr="00F97251" w:rsidRDefault="00393F47" w:rsidP="00EE61E0">
                  <w:pPr>
                    <w:rPr>
                      <w:rtl/>
                    </w:rPr>
                  </w:pPr>
                  <w:r>
                    <w:t>semi</w:t>
                  </w:r>
                  <w:r w:rsidR="00566813">
                    <w:t>-</w:t>
                  </w:r>
                  <w:r>
                    <w:t xml:space="preserve">complete test </w:t>
                  </w:r>
                  <w:r w:rsidR="00566813">
                    <w:t>-</w:t>
                  </w:r>
                  <w:r>
                    <w:t xml:space="preserve"> </w:t>
                  </w:r>
                  <w:r w:rsidRPr="009818AC">
                    <w:t>loaded until final failure</w:t>
                  </w:r>
                  <w:r>
                    <w:t xml:space="preserve">, </w:t>
                  </w:r>
                  <w:r w:rsidRPr="00F97251">
                    <w:t xml:space="preserve">but </w:t>
                  </w:r>
                  <w:r>
                    <w:t xml:space="preserve">test was unintentionally interrupted </w:t>
                  </w:r>
                </w:p>
              </w:tc>
              <w:tc>
                <w:tcPr>
                  <w:tcW w:w="648" w:type="pct"/>
                  <w:vMerge w:val="restart"/>
                  <w:shd w:val="clear" w:color="auto" w:fill="E7E6E6" w:themeFill="background2"/>
                  <w:vAlign w:val="center"/>
                </w:tcPr>
                <w:p w14:paraId="05D399D7" w14:textId="77777777" w:rsidR="00393F47" w:rsidRPr="00F97251" w:rsidRDefault="00393F47" w:rsidP="00EE61E0">
                  <w:pPr>
                    <w:rPr>
                      <w:rtl/>
                    </w:rPr>
                  </w:pPr>
                  <w:r w:rsidRPr="00F97251">
                    <w:t>59.07</w:t>
                  </w:r>
                </w:p>
              </w:tc>
              <w:tc>
                <w:tcPr>
                  <w:tcW w:w="475" w:type="pct"/>
                  <w:shd w:val="clear" w:color="auto" w:fill="E7E6E6" w:themeFill="background2"/>
                  <w:vAlign w:val="center"/>
                </w:tcPr>
                <w:p w14:paraId="21C18946" w14:textId="77777777" w:rsidR="00393F47" w:rsidRPr="00F97251" w:rsidRDefault="00393F47" w:rsidP="00EE61E0">
                  <w:pPr>
                    <w:rPr>
                      <w:rtl/>
                    </w:rPr>
                  </w:pPr>
                  <w:r w:rsidRPr="00F97251">
                    <w:t>6</w:t>
                  </w:r>
                  <w:r>
                    <w:t>.</w:t>
                  </w:r>
                  <w:r w:rsidRPr="00F97251">
                    <w:t>05</w:t>
                  </w:r>
                </w:p>
              </w:tc>
              <w:tc>
                <w:tcPr>
                  <w:tcW w:w="260" w:type="pct"/>
                  <w:shd w:val="clear" w:color="auto" w:fill="E7E6E6" w:themeFill="background2"/>
                  <w:vAlign w:val="center"/>
                </w:tcPr>
                <w:p w14:paraId="18BC16CD" w14:textId="77777777" w:rsidR="00393F47" w:rsidRPr="00F97251" w:rsidRDefault="00393F47" w:rsidP="00EE61E0">
                  <w:pPr>
                    <w:rPr>
                      <w:rtl/>
                    </w:rPr>
                  </w:pPr>
                  <w:r w:rsidRPr="00F97251">
                    <w:t>1</w:t>
                  </w:r>
                </w:p>
              </w:tc>
              <w:tc>
                <w:tcPr>
                  <w:tcW w:w="557" w:type="pct"/>
                  <w:shd w:val="clear" w:color="auto" w:fill="E7E6E6" w:themeFill="background2"/>
                  <w:vAlign w:val="center"/>
                </w:tcPr>
                <w:p w14:paraId="02C37E2F" w14:textId="77777777" w:rsidR="00393F47" w:rsidRPr="00F97251" w:rsidRDefault="00393F47" w:rsidP="00EE61E0">
                  <w:pPr>
                    <w:rPr>
                      <w:rtl/>
                    </w:rPr>
                  </w:pPr>
                  <w:r w:rsidRPr="00F97251">
                    <w:t>106.13</w:t>
                  </w:r>
                </w:p>
              </w:tc>
              <w:tc>
                <w:tcPr>
                  <w:tcW w:w="260" w:type="pct"/>
                  <w:shd w:val="clear" w:color="auto" w:fill="E7E6E6" w:themeFill="background2"/>
                  <w:vAlign w:val="center"/>
                </w:tcPr>
                <w:p w14:paraId="20CC7E09" w14:textId="77777777" w:rsidR="00393F47" w:rsidRPr="00F97251" w:rsidRDefault="00393F47" w:rsidP="00EE61E0">
                  <w:pPr>
                    <w:rPr>
                      <w:rtl/>
                    </w:rPr>
                  </w:pPr>
                  <w:r w:rsidRPr="00F97251">
                    <w:t>1</w:t>
                  </w:r>
                </w:p>
              </w:tc>
              <w:tc>
                <w:tcPr>
                  <w:tcW w:w="655" w:type="pct"/>
                  <w:vMerge w:val="restart"/>
                  <w:shd w:val="clear" w:color="auto" w:fill="E7E6E6" w:themeFill="background2"/>
                  <w:vAlign w:val="center"/>
                </w:tcPr>
                <w:p w14:paraId="600BD226" w14:textId="4508C039" w:rsidR="00393F47" w:rsidRPr="00F97251" w:rsidRDefault="00393F47" w:rsidP="00EE61E0">
                  <w:pPr>
                    <w:rPr>
                      <w:rtl/>
                      <w:lang w:val="en-GB"/>
                    </w:rPr>
                  </w:pPr>
                  <w:r>
                    <w:rPr>
                      <w:lang w:val="en-GB"/>
                    </w:rPr>
                    <w:t>U</w:t>
                  </w:r>
                  <w:r w:rsidR="00566813">
                    <w:rPr>
                      <w:lang w:val="en-GB"/>
                    </w:rPr>
                    <w:t>-</w:t>
                  </w:r>
                  <w:r>
                    <w:rPr>
                      <w:lang w:val="en-GB"/>
                    </w:rPr>
                    <w:t>S1</w:t>
                  </w:r>
                  <w:r w:rsidR="00566813">
                    <w:rPr>
                      <w:lang w:val="en-GB"/>
                    </w:rPr>
                    <w:t>-</w:t>
                  </w:r>
                  <w:r>
                    <w:rPr>
                      <w:lang w:val="en-GB"/>
                    </w:rPr>
                    <w:t>L1a</w:t>
                  </w:r>
                  <w:r w:rsidR="00566813">
                    <w:rPr>
                      <w:lang w:val="en-GB"/>
                    </w:rPr>
                    <w:t>-</w:t>
                  </w:r>
                  <w:r w:rsidRPr="00F97251">
                    <w:rPr>
                      <w:lang w:val="en-GB"/>
                    </w:rPr>
                    <w:t>EE1</w:t>
                  </w:r>
                </w:p>
              </w:tc>
            </w:tr>
            <w:tr w:rsidR="00421C56" w:rsidRPr="00F97251" w14:paraId="48E61A59" w14:textId="77777777" w:rsidTr="00393F47">
              <w:trPr>
                <w:cnfStyle w:val="000000100000" w:firstRow="0" w:lastRow="0" w:firstColumn="0" w:lastColumn="0" w:oddVBand="0" w:evenVBand="0" w:oddHBand="1" w:evenHBand="0" w:firstRowFirstColumn="0" w:firstRowLastColumn="0" w:lastRowFirstColumn="0" w:lastRowLastColumn="0"/>
                <w:trHeight w:val="126"/>
              </w:trPr>
              <w:tc>
                <w:tcPr>
                  <w:tcW w:w="2144" w:type="pct"/>
                  <w:vMerge/>
                  <w:shd w:val="clear" w:color="auto" w:fill="E7E6E6" w:themeFill="background2"/>
                  <w:vAlign w:val="center"/>
                </w:tcPr>
                <w:p w14:paraId="02743104" w14:textId="77777777" w:rsidR="00393F47" w:rsidRPr="00F97251" w:rsidRDefault="00393F47" w:rsidP="00EE61E0">
                  <w:pPr>
                    <w:rPr>
                      <w:rtl/>
                    </w:rPr>
                  </w:pPr>
                </w:p>
              </w:tc>
              <w:tc>
                <w:tcPr>
                  <w:tcW w:w="648" w:type="pct"/>
                  <w:vMerge/>
                  <w:shd w:val="clear" w:color="auto" w:fill="E7E6E6" w:themeFill="background2"/>
                  <w:vAlign w:val="center"/>
                </w:tcPr>
                <w:p w14:paraId="3E890C24" w14:textId="77777777" w:rsidR="00393F47" w:rsidRPr="00F97251" w:rsidRDefault="00393F47" w:rsidP="00EE61E0">
                  <w:pPr>
                    <w:rPr>
                      <w:rtl/>
                    </w:rPr>
                  </w:pPr>
                </w:p>
              </w:tc>
              <w:tc>
                <w:tcPr>
                  <w:tcW w:w="475" w:type="pct"/>
                  <w:shd w:val="clear" w:color="auto" w:fill="E7E6E6" w:themeFill="background2"/>
                  <w:vAlign w:val="center"/>
                </w:tcPr>
                <w:p w14:paraId="2AA3A8EF" w14:textId="77777777" w:rsidR="00393F47" w:rsidRPr="00F97251" w:rsidRDefault="00393F47" w:rsidP="00EE61E0">
                  <w:pPr>
                    <w:rPr>
                      <w:rtl/>
                    </w:rPr>
                  </w:pPr>
                  <w:r w:rsidRPr="00F97251">
                    <w:t>6</w:t>
                  </w:r>
                  <w:r>
                    <w:t>.</w:t>
                  </w:r>
                  <w:r w:rsidRPr="00F97251">
                    <w:t>01</w:t>
                  </w:r>
                </w:p>
              </w:tc>
              <w:tc>
                <w:tcPr>
                  <w:tcW w:w="260" w:type="pct"/>
                  <w:shd w:val="clear" w:color="auto" w:fill="E7E6E6" w:themeFill="background2"/>
                  <w:vAlign w:val="center"/>
                </w:tcPr>
                <w:p w14:paraId="639499DC" w14:textId="77777777" w:rsidR="00393F47" w:rsidRPr="00F97251" w:rsidRDefault="00393F47" w:rsidP="00EE61E0">
                  <w:pPr>
                    <w:rPr>
                      <w:rtl/>
                    </w:rPr>
                  </w:pPr>
                  <w:r w:rsidRPr="00F97251">
                    <w:t>2</w:t>
                  </w:r>
                </w:p>
              </w:tc>
              <w:tc>
                <w:tcPr>
                  <w:tcW w:w="557" w:type="pct"/>
                  <w:shd w:val="clear" w:color="auto" w:fill="E7E6E6" w:themeFill="background2"/>
                  <w:vAlign w:val="center"/>
                </w:tcPr>
                <w:p w14:paraId="56DF803C" w14:textId="77777777" w:rsidR="00393F47" w:rsidRPr="00F97251" w:rsidRDefault="00393F47" w:rsidP="00EE61E0">
                  <w:pPr>
                    <w:rPr>
                      <w:rtl/>
                    </w:rPr>
                  </w:pPr>
                  <w:r w:rsidRPr="00F97251">
                    <w:t>106.15</w:t>
                  </w:r>
                </w:p>
              </w:tc>
              <w:tc>
                <w:tcPr>
                  <w:tcW w:w="260" w:type="pct"/>
                  <w:shd w:val="clear" w:color="auto" w:fill="E7E6E6" w:themeFill="background2"/>
                  <w:vAlign w:val="center"/>
                </w:tcPr>
                <w:p w14:paraId="57476C8A" w14:textId="77777777" w:rsidR="00393F47" w:rsidRPr="00F97251" w:rsidRDefault="00393F47" w:rsidP="00EE61E0">
                  <w:pPr>
                    <w:rPr>
                      <w:rtl/>
                    </w:rPr>
                  </w:pPr>
                  <w:r w:rsidRPr="00F97251">
                    <w:t>2</w:t>
                  </w:r>
                </w:p>
              </w:tc>
              <w:tc>
                <w:tcPr>
                  <w:tcW w:w="655" w:type="pct"/>
                  <w:vMerge/>
                  <w:shd w:val="clear" w:color="auto" w:fill="E7E6E6" w:themeFill="background2"/>
                  <w:vAlign w:val="center"/>
                </w:tcPr>
                <w:p w14:paraId="6A1BD5CD" w14:textId="77777777" w:rsidR="00393F47" w:rsidRPr="00F97251" w:rsidRDefault="00393F47" w:rsidP="00EE61E0">
                  <w:pPr>
                    <w:rPr>
                      <w:rtl/>
                      <w:lang w:val="en-GB"/>
                    </w:rPr>
                  </w:pPr>
                </w:p>
              </w:tc>
            </w:tr>
            <w:tr w:rsidR="00421C56" w:rsidRPr="00F97251" w14:paraId="27D3F668" w14:textId="77777777" w:rsidTr="00393F47">
              <w:trPr>
                <w:trHeight w:val="126"/>
              </w:trPr>
              <w:tc>
                <w:tcPr>
                  <w:tcW w:w="2144" w:type="pct"/>
                  <w:vMerge/>
                  <w:shd w:val="clear" w:color="auto" w:fill="E7E6E6" w:themeFill="background2"/>
                  <w:vAlign w:val="center"/>
                </w:tcPr>
                <w:p w14:paraId="3E8DB25B" w14:textId="77777777" w:rsidR="00393F47" w:rsidRPr="00F97251" w:rsidRDefault="00393F47" w:rsidP="00EE61E0">
                  <w:pPr>
                    <w:rPr>
                      <w:rtl/>
                    </w:rPr>
                  </w:pPr>
                </w:p>
              </w:tc>
              <w:tc>
                <w:tcPr>
                  <w:tcW w:w="648" w:type="pct"/>
                  <w:vMerge/>
                  <w:shd w:val="clear" w:color="auto" w:fill="E7E6E6" w:themeFill="background2"/>
                  <w:vAlign w:val="center"/>
                </w:tcPr>
                <w:p w14:paraId="5D0027B8" w14:textId="77777777" w:rsidR="00393F47" w:rsidRPr="00F97251" w:rsidRDefault="00393F47" w:rsidP="00EE61E0">
                  <w:pPr>
                    <w:rPr>
                      <w:rtl/>
                    </w:rPr>
                  </w:pPr>
                </w:p>
              </w:tc>
              <w:tc>
                <w:tcPr>
                  <w:tcW w:w="475" w:type="pct"/>
                  <w:shd w:val="clear" w:color="auto" w:fill="E7E6E6" w:themeFill="background2"/>
                  <w:vAlign w:val="center"/>
                </w:tcPr>
                <w:p w14:paraId="6A00B5CD" w14:textId="77777777" w:rsidR="00393F47" w:rsidRPr="00F97251" w:rsidRDefault="00393F47" w:rsidP="00EE61E0">
                  <w:pPr>
                    <w:rPr>
                      <w:rtl/>
                    </w:rPr>
                  </w:pPr>
                  <w:r w:rsidRPr="00F97251">
                    <w:t>5.99</w:t>
                  </w:r>
                </w:p>
              </w:tc>
              <w:tc>
                <w:tcPr>
                  <w:tcW w:w="260" w:type="pct"/>
                  <w:shd w:val="clear" w:color="auto" w:fill="E7E6E6" w:themeFill="background2"/>
                  <w:vAlign w:val="center"/>
                </w:tcPr>
                <w:p w14:paraId="384B7242" w14:textId="77777777" w:rsidR="00393F47" w:rsidRPr="00F97251" w:rsidRDefault="00393F47" w:rsidP="00EE61E0">
                  <w:pPr>
                    <w:rPr>
                      <w:rtl/>
                    </w:rPr>
                  </w:pPr>
                  <w:r w:rsidRPr="00F97251">
                    <w:t>3</w:t>
                  </w:r>
                </w:p>
              </w:tc>
              <w:tc>
                <w:tcPr>
                  <w:tcW w:w="557" w:type="pct"/>
                  <w:shd w:val="clear" w:color="auto" w:fill="E7E6E6" w:themeFill="background2"/>
                  <w:vAlign w:val="center"/>
                </w:tcPr>
                <w:p w14:paraId="416B2053" w14:textId="77777777" w:rsidR="00393F47" w:rsidRPr="00F97251" w:rsidRDefault="00393F47" w:rsidP="00EE61E0">
                  <w:pPr>
                    <w:rPr>
                      <w:rtl/>
                    </w:rPr>
                  </w:pPr>
                  <w:r w:rsidRPr="00F97251">
                    <w:t>106.13</w:t>
                  </w:r>
                </w:p>
              </w:tc>
              <w:tc>
                <w:tcPr>
                  <w:tcW w:w="260" w:type="pct"/>
                  <w:shd w:val="clear" w:color="auto" w:fill="E7E6E6" w:themeFill="background2"/>
                  <w:vAlign w:val="center"/>
                </w:tcPr>
                <w:p w14:paraId="45C3DB88" w14:textId="77777777" w:rsidR="00393F47" w:rsidRPr="00F97251" w:rsidRDefault="00393F47" w:rsidP="00EE61E0">
                  <w:pPr>
                    <w:rPr>
                      <w:rtl/>
                    </w:rPr>
                  </w:pPr>
                  <w:r w:rsidRPr="00F97251">
                    <w:t>3</w:t>
                  </w:r>
                </w:p>
              </w:tc>
              <w:tc>
                <w:tcPr>
                  <w:tcW w:w="655" w:type="pct"/>
                  <w:vMerge/>
                  <w:shd w:val="clear" w:color="auto" w:fill="E7E6E6" w:themeFill="background2"/>
                  <w:vAlign w:val="center"/>
                </w:tcPr>
                <w:p w14:paraId="05C9BFE9" w14:textId="77777777" w:rsidR="00393F47" w:rsidRPr="00F97251" w:rsidRDefault="00393F47" w:rsidP="00EE61E0">
                  <w:pPr>
                    <w:rPr>
                      <w:rtl/>
                      <w:lang w:val="en-GB"/>
                    </w:rPr>
                  </w:pPr>
                </w:p>
              </w:tc>
            </w:tr>
            <w:tr w:rsidR="00421C56" w:rsidRPr="00F97251" w14:paraId="6AD51B33" w14:textId="77777777" w:rsidTr="00393F47">
              <w:trPr>
                <w:cnfStyle w:val="000000100000" w:firstRow="0" w:lastRow="0" w:firstColumn="0" w:lastColumn="0" w:oddVBand="0" w:evenVBand="0" w:oddHBand="1" w:evenHBand="0" w:firstRowFirstColumn="0" w:firstRowLastColumn="0" w:lastRowFirstColumn="0" w:lastRowLastColumn="0"/>
                <w:trHeight w:val="65"/>
              </w:trPr>
              <w:tc>
                <w:tcPr>
                  <w:tcW w:w="2144" w:type="pct"/>
                  <w:vMerge/>
                  <w:shd w:val="clear" w:color="auto" w:fill="E7E6E6" w:themeFill="background2"/>
                  <w:vAlign w:val="center"/>
                </w:tcPr>
                <w:p w14:paraId="09A0C66E" w14:textId="77777777" w:rsidR="00393F47" w:rsidRPr="00F97251" w:rsidRDefault="00393F47" w:rsidP="00EE61E0">
                  <w:pPr>
                    <w:rPr>
                      <w:rtl/>
                    </w:rPr>
                  </w:pPr>
                </w:p>
              </w:tc>
              <w:tc>
                <w:tcPr>
                  <w:tcW w:w="648" w:type="pct"/>
                  <w:vMerge/>
                  <w:shd w:val="clear" w:color="auto" w:fill="E7E6E6" w:themeFill="background2"/>
                  <w:vAlign w:val="center"/>
                </w:tcPr>
                <w:p w14:paraId="77E92AD9" w14:textId="77777777" w:rsidR="00393F47" w:rsidRPr="00F97251" w:rsidRDefault="00393F47" w:rsidP="00EE61E0">
                  <w:pPr>
                    <w:rPr>
                      <w:rtl/>
                    </w:rPr>
                  </w:pPr>
                </w:p>
              </w:tc>
              <w:tc>
                <w:tcPr>
                  <w:tcW w:w="475" w:type="pct"/>
                  <w:shd w:val="clear" w:color="auto" w:fill="E7E6E6" w:themeFill="background2"/>
                  <w:vAlign w:val="center"/>
                </w:tcPr>
                <w:p w14:paraId="471DAC36" w14:textId="77777777" w:rsidR="00393F47" w:rsidRPr="00F97251" w:rsidRDefault="00393F47" w:rsidP="00EE61E0">
                  <w:pPr>
                    <w:rPr>
                      <w:rtl/>
                    </w:rPr>
                  </w:pPr>
                  <w:r w:rsidRPr="00F97251">
                    <w:t>6.02</w:t>
                  </w:r>
                </w:p>
              </w:tc>
              <w:tc>
                <w:tcPr>
                  <w:tcW w:w="260" w:type="pct"/>
                  <w:shd w:val="clear" w:color="auto" w:fill="E7E6E6" w:themeFill="background2"/>
                  <w:vAlign w:val="center"/>
                </w:tcPr>
                <w:p w14:paraId="58646450" w14:textId="77777777" w:rsidR="00393F47" w:rsidRPr="00F97251" w:rsidRDefault="00393F47" w:rsidP="00EE61E0">
                  <w:pPr>
                    <w:rPr>
                      <w:rtl/>
                    </w:rPr>
                  </w:pPr>
                  <w:r>
                    <w:t>a</w:t>
                  </w:r>
                  <w:r w:rsidRPr="00F97251">
                    <w:t>vg</w:t>
                  </w:r>
                </w:p>
              </w:tc>
              <w:tc>
                <w:tcPr>
                  <w:tcW w:w="557" w:type="pct"/>
                  <w:shd w:val="clear" w:color="auto" w:fill="E7E6E6" w:themeFill="background2"/>
                  <w:vAlign w:val="center"/>
                </w:tcPr>
                <w:p w14:paraId="1E6942F5" w14:textId="77777777" w:rsidR="00393F47" w:rsidRPr="00F97251" w:rsidRDefault="00393F47" w:rsidP="00EE61E0">
                  <w:pPr>
                    <w:rPr>
                      <w:rtl/>
                    </w:rPr>
                  </w:pPr>
                  <w:r w:rsidRPr="00F97251">
                    <w:t>106.14</w:t>
                  </w:r>
                </w:p>
              </w:tc>
              <w:tc>
                <w:tcPr>
                  <w:tcW w:w="260" w:type="pct"/>
                  <w:shd w:val="clear" w:color="auto" w:fill="E7E6E6" w:themeFill="background2"/>
                  <w:vAlign w:val="center"/>
                </w:tcPr>
                <w:p w14:paraId="473A6813" w14:textId="77777777" w:rsidR="00393F47" w:rsidRPr="00F97251" w:rsidRDefault="00393F47" w:rsidP="00EE61E0">
                  <w:pPr>
                    <w:rPr>
                      <w:rtl/>
                    </w:rPr>
                  </w:pPr>
                  <w:r w:rsidRPr="00F97251">
                    <w:t>avg</w:t>
                  </w:r>
                </w:p>
              </w:tc>
              <w:tc>
                <w:tcPr>
                  <w:tcW w:w="655" w:type="pct"/>
                  <w:vMerge/>
                  <w:shd w:val="clear" w:color="auto" w:fill="E7E6E6" w:themeFill="background2"/>
                  <w:vAlign w:val="center"/>
                </w:tcPr>
                <w:p w14:paraId="26B78E26" w14:textId="77777777" w:rsidR="00393F47" w:rsidRPr="00F97251" w:rsidRDefault="00393F47" w:rsidP="00EE61E0">
                  <w:pPr>
                    <w:rPr>
                      <w:rtl/>
                      <w:lang w:val="en-GB"/>
                    </w:rPr>
                  </w:pPr>
                </w:p>
              </w:tc>
            </w:tr>
            <w:tr w:rsidR="00421C56" w:rsidRPr="00F97251" w14:paraId="709FF294" w14:textId="77777777" w:rsidTr="00393F47">
              <w:trPr>
                <w:trHeight w:val="126"/>
              </w:trPr>
              <w:tc>
                <w:tcPr>
                  <w:tcW w:w="2144" w:type="pct"/>
                  <w:vMerge w:val="restart"/>
                  <w:shd w:val="clear" w:color="auto" w:fill="CCCCCC" w:themeFill="text1" w:themeFillTint="33"/>
                  <w:vAlign w:val="center"/>
                </w:tcPr>
                <w:p w14:paraId="0C8153BD" w14:textId="06E5517A" w:rsidR="00393F47" w:rsidRPr="00F97251" w:rsidRDefault="00393F47" w:rsidP="00EE61E0">
                  <w:pPr>
                    <w:rPr>
                      <w:rtl/>
                    </w:rPr>
                  </w:pPr>
                  <w:r>
                    <w:t xml:space="preserve">complete test </w:t>
                  </w:r>
                  <w:r w:rsidR="00566813">
                    <w:t>-</w:t>
                  </w:r>
                  <w:r>
                    <w:t xml:space="preserve"> </w:t>
                  </w:r>
                  <w:r w:rsidRPr="009818AC">
                    <w:t>loaded until final failure</w:t>
                  </w:r>
                </w:p>
              </w:tc>
              <w:tc>
                <w:tcPr>
                  <w:tcW w:w="648" w:type="pct"/>
                  <w:vMerge w:val="restart"/>
                  <w:shd w:val="clear" w:color="auto" w:fill="CCCCCC" w:themeFill="text1" w:themeFillTint="33"/>
                  <w:vAlign w:val="center"/>
                </w:tcPr>
                <w:p w14:paraId="587635D4" w14:textId="77777777" w:rsidR="00393F47" w:rsidRPr="00F97251" w:rsidRDefault="00393F47" w:rsidP="00EE61E0">
                  <w:pPr>
                    <w:rPr>
                      <w:rtl/>
                    </w:rPr>
                  </w:pPr>
                  <w:r>
                    <w:t>59.02</w:t>
                  </w:r>
                </w:p>
              </w:tc>
              <w:tc>
                <w:tcPr>
                  <w:tcW w:w="475" w:type="pct"/>
                  <w:shd w:val="clear" w:color="auto" w:fill="CCCCCC" w:themeFill="text1" w:themeFillTint="33"/>
                  <w:vAlign w:val="center"/>
                </w:tcPr>
                <w:p w14:paraId="49FBDA62" w14:textId="77777777" w:rsidR="00393F47" w:rsidRPr="00F97251" w:rsidRDefault="00393F47" w:rsidP="00EE61E0">
                  <w:pPr>
                    <w:rPr>
                      <w:rtl/>
                    </w:rPr>
                  </w:pPr>
                  <w:r>
                    <w:t>6.09</w:t>
                  </w:r>
                </w:p>
              </w:tc>
              <w:tc>
                <w:tcPr>
                  <w:tcW w:w="260" w:type="pct"/>
                  <w:shd w:val="clear" w:color="auto" w:fill="CCCCCC" w:themeFill="text1" w:themeFillTint="33"/>
                  <w:vAlign w:val="center"/>
                </w:tcPr>
                <w:p w14:paraId="5DF5CFAB" w14:textId="77777777" w:rsidR="00393F47" w:rsidRPr="00F97251" w:rsidRDefault="00393F47" w:rsidP="00EE61E0">
                  <w:r w:rsidRPr="00F97251">
                    <w:t>1</w:t>
                  </w:r>
                </w:p>
              </w:tc>
              <w:tc>
                <w:tcPr>
                  <w:tcW w:w="557" w:type="pct"/>
                  <w:shd w:val="clear" w:color="auto" w:fill="CCCCCC" w:themeFill="text1" w:themeFillTint="33"/>
                  <w:vAlign w:val="center"/>
                </w:tcPr>
                <w:p w14:paraId="3A2CCCCE" w14:textId="77777777" w:rsidR="00393F47" w:rsidRPr="00F97251" w:rsidRDefault="00393F47" w:rsidP="00EE61E0">
                  <w:pPr>
                    <w:rPr>
                      <w:rtl/>
                    </w:rPr>
                  </w:pPr>
                  <w:r>
                    <w:t>106.15</w:t>
                  </w:r>
                </w:p>
              </w:tc>
              <w:tc>
                <w:tcPr>
                  <w:tcW w:w="260" w:type="pct"/>
                  <w:shd w:val="clear" w:color="auto" w:fill="CCCCCC" w:themeFill="text1" w:themeFillTint="33"/>
                  <w:vAlign w:val="center"/>
                </w:tcPr>
                <w:p w14:paraId="63B9D413" w14:textId="77777777" w:rsidR="00393F47" w:rsidRPr="00F97251" w:rsidRDefault="00393F47" w:rsidP="00EE61E0">
                  <w:r w:rsidRPr="00F97251">
                    <w:t>1</w:t>
                  </w:r>
                </w:p>
              </w:tc>
              <w:tc>
                <w:tcPr>
                  <w:tcW w:w="655" w:type="pct"/>
                  <w:vMerge w:val="restart"/>
                  <w:shd w:val="clear" w:color="auto" w:fill="CCCCCC" w:themeFill="text1" w:themeFillTint="33"/>
                  <w:vAlign w:val="center"/>
                </w:tcPr>
                <w:p w14:paraId="6B09C38D" w14:textId="4A9A26DF" w:rsidR="00393F47" w:rsidRPr="00F97251" w:rsidRDefault="00393F47" w:rsidP="00EE61E0">
                  <w:pPr>
                    <w:rPr>
                      <w:rtl/>
                      <w:lang w:val="en-GB"/>
                    </w:rPr>
                  </w:pPr>
                  <w:r>
                    <w:rPr>
                      <w:lang w:val="en-GB"/>
                    </w:rPr>
                    <w:t>U</w:t>
                  </w:r>
                  <w:r w:rsidR="00566813">
                    <w:rPr>
                      <w:lang w:val="en-GB"/>
                    </w:rPr>
                    <w:t>-</w:t>
                  </w:r>
                  <w:r>
                    <w:rPr>
                      <w:lang w:val="en-GB"/>
                    </w:rPr>
                    <w:t>S1</w:t>
                  </w:r>
                  <w:r w:rsidR="00566813">
                    <w:rPr>
                      <w:lang w:val="en-GB"/>
                    </w:rPr>
                    <w:t>-</w:t>
                  </w:r>
                  <w:r>
                    <w:rPr>
                      <w:lang w:val="en-GB"/>
                    </w:rPr>
                    <w:t>L1a</w:t>
                  </w:r>
                  <w:r w:rsidR="00566813">
                    <w:rPr>
                      <w:lang w:val="en-GB"/>
                    </w:rPr>
                    <w:t>-</w:t>
                  </w:r>
                  <w:r w:rsidRPr="00F97251">
                    <w:rPr>
                      <w:lang w:val="en-GB"/>
                    </w:rPr>
                    <w:t>EE2</w:t>
                  </w:r>
                </w:p>
              </w:tc>
            </w:tr>
            <w:tr w:rsidR="007D1650" w:rsidRPr="00F97251" w14:paraId="26FD61D3" w14:textId="77777777" w:rsidTr="00393F47">
              <w:trPr>
                <w:cnfStyle w:val="000000100000" w:firstRow="0" w:lastRow="0" w:firstColumn="0" w:lastColumn="0" w:oddVBand="0" w:evenVBand="0" w:oddHBand="1" w:evenHBand="0" w:firstRowFirstColumn="0" w:firstRowLastColumn="0" w:lastRowFirstColumn="0" w:lastRowLastColumn="0"/>
                <w:trHeight w:val="126"/>
              </w:trPr>
              <w:tc>
                <w:tcPr>
                  <w:tcW w:w="2144" w:type="pct"/>
                  <w:vMerge/>
                  <w:vAlign w:val="center"/>
                </w:tcPr>
                <w:p w14:paraId="432A096F" w14:textId="77777777" w:rsidR="00393F47" w:rsidRPr="00F97251" w:rsidRDefault="00393F47" w:rsidP="00EE61E0">
                  <w:pPr>
                    <w:rPr>
                      <w:rtl/>
                    </w:rPr>
                  </w:pPr>
                </w:p>
              </w:tc>
              <w:tc>
                <w:tcPr>
                  <w:tcW w:w="648" w:type="pct"/>
                  <w:vMerge/>
                  <w:vAlign w:val="center"/>
                </w:tcPr>
                <w:p w14:paraId="3EB8AFEE" w14:textId="77777777" w:rsidR="00393F47" w:rsidRPr="00F97251" w:rsidRDefault="00393F47" w:rsidP="00EE61E0">
                  <w:pPr>
                    <w:rPr>
                      <w:rtl/>
                    </w:rPr>
                  </w:pPr>
                </w:p>
              </w:tc>
              <w:tc>
                <w:tcPr>
                  <w:tcW w:w="475" w:type="pct"/>
                  <w:vAlign w:val="center"/>
                </w:tcPr>
                <w:p w14:paraId="4E4217AD" w14:textId="77777777" w:rsidR="00393F47" w:rsidRPr="00F97251" w:rsidRDefault="00393F47" w:rsidP="00EE61E0">
                  <w:pPr>
                    <w:rPr>
                      <w:rtl/>
                    </w:rPr>
                  </w:pPr>
                  <w:r>
                    <w:t>6.06</w:t>
                  </w:r>
                </w:p>
              </w:tc>
              <w:tc>
                <w:tcPr>
                  <w:tcW w:w="260" w:type="pct"/>
                  <w:vAlign w:val="center"/>
                </w:tcPr>
                <w:p w14:paraId="589315FF" w14:textId="77777777" w:rsidR="00393F47" w:rsidRPr="00F97251" w:rsidRDefault="00393F47" w:rsidP="00EE61E0">
                  <w:r w:rsidRPr="00F97251">
                    <w:t>2</w:t>
                  </w:r>
                </w:p>
              </w:tc>
              <w:tc>
                <w:tcPr>
                  <w:tcW w:w="557" w:type="pct"/>
                  <w:vAlign w:val="center"/>
                </w:tcPr>
                <w:p w14:paraId="1DBFC2C9" w14:textId="77777777" w:rsidR="00393F47" w:rsidRPr="00F97251" w:rsidRDefault="00393F47" w:rsidP="00EE61E0">
                  <w:pPr>
                    <w:rPr>
                      <w:rtl/>
                    </w:rPr>
                  </w:pPr>
                  <w:r>
                    <w:t>106.16</w:t>
                  </w:r>
                </w:p>
              </w:tc>
              <w:tc>
                <w:tcPr>
                  <w:tcW w:w="260" w:type="pct"/>
                  <w:vAlign w:val="center"/>
                </w:tcPr>
                <w:p w14:paraId="60A0691E" w14:textId="77777777" w:rsidR="00393F47" w:rsidRPr="00F97251" w:rsidRDefault="00393F47" w:rsidP="00EE61E0">
                  <w:r w:rsidRPr="00F97251">
                    <w:t>2</w:t>
                  </w:r>
                </w:p>
              </w:tc>
              <w:tc>
                <w:tcPr>
                  <w:tcW w:w="655" w:type="pct"/>
                  <w:vMerge/>
                  <w:vAlign w:val="center"/>
                </w:tcPr>
                <w:p w14:paraId="04ED8469" w14:textId="77777777" w:rsidR="00393F47" w:rsidRPr="00F97251" w:rsidRDefault="00393F47" w:rsidP="00EE61E0">
                  <w:pPr>
                    <w:rPr>
                      <w:rtl/>
                      <w:lang w:val="en-GB"/>
                    </w:rPr>
                  </w:pPr>
                </w:p>
              </w:tc>
            </w:tr>
            <w:tr w:rsidR="00421C56" w:rsidRPr="00F97251" w14:paraId="3692DC0E" w14:textId="77777777" w:rsidTr="00393F47">
              <w:trPr>
                <w:trHeight w:val="126"/>
              </w:trPr>
              <w:tc>
                <w:tcPr>
                  <w:tcW w:w="2144" w:type="pct"/>
                  <w:vMerge/>
                  <w:shd w:val="clear" w:color="auto" w:fill="CCCCCC" w:themeFill="text1" w:themeFillTint="33"/>
                  <w:vAlign w:val="center"/>
                </w:tcPr>
                <w:p w14:paraId="619E9F89" w14:textId="77777777" w:rsidR="00393F47" w:rsidRPr="00F97251" w:rsidRDefault="00393F47" w:rsidP="00EE61E0">
                  <w:pPr>
                    <w:rPr>
                      <w:rtl/>
                    </w:rPr>
                  </w:pPr>
                </w:p>
              </w:tc>
              <w:tc>
                <w:tcPr>
                  <w:tcW w:w="648" w:type="pct"/>
                  <w:vMerge/>
                  <w:shd w:val="clear" w:color="auto" w:fill="CCCCCC" w:themeFill="text1" w:themeFillTint="33"/>
                  <w:vAlign w:val="center"/>
                </w:tcPr>
                <w:p w14:paraId="1D5B3A57" w14:textId="77777777" w:rsidR="00393F47" w:rsidRPr="00F97251" w:rsidRDefault="00393F47" w:rsidP="00EE61E0">
                  <w:pPr>
                    <w:rPr>
                      <w:rtl/>
                    </w:rPr>
                  </w:pPr>
                </w:p>
              </w:tc>
              <w:tc>
                <w:tcPr>
                  <w:tcW w:w="475" w:type="pct"/>
                  <w:shd w:val="clear" w:color="auto" w:fill="CCCCCC" w:themeFill="text1" w:themeFillTint="33"/>
                  <w:vAlign w:val="center"/>
                </w:tcPr>
                <w:p w14:paraId="4FD9E0D7" w14:textId="77777777" w:rsidR="00393F47" w:rsidRPr="00F97251" w:rsidRDefault="00393F47" w:rsidP="00EE61E0">
                  <w:pPr>
                    <w:rPr>
                      <w:rtl/>
                    </w:rPr>
                  </w:pPr>
                  <w:r>
                    <w:t>6.00</w:t>
                  </w:r>
                </w:p>
              </w:tc>
              <w:tc>
                <w:tcPr>
                  <w:tcW w:w="260" w:type="pct"/>
                  <w:shd w:val="clear" w:color="auto" w:fill="CCCCCC" w:themeFill="text1" w:themeFillTint="33"/>
                  <w:vAlign w:val="center"/>
                </w:tcPr>
                <w:p w14:paraId="74936BA6" w14:textId="77777777" w:rsidR="00393F47" w:rsidRPr="00F97251" w:rsidRDefault="00393F47" w:rsidP="00EE61E0">
                  <w:r w:rsidRPr="00F97251">
                    <w:t>3</w:t>
                  </w:r>
                </w:p>
              </w:tc>
              <w:tc>
                <w:tcPr>
                  <w:tcW w:w="557" w:type="pct"/>
                  <w:shd w:val="clear" w:color="auto" w:fill="CCCCCC" w:themeFill="text1" w:themeFillTint="33"/>
                  <w:vAlign w:val="center"/>
                </w:tcPr>
                <w:p w14:paraId="5695AD73" w14:textId="77777777" w:rsidR="00393F47" w:rsidRPr="00F97251" w:rsidRDefault="00393F47" w:rsidP="00EE61E0">
                  <w:pPr>
                    <w:rPr>
                      <w:rtl/>
                    </w:rPr>
                  </w:pPr>
                  <w:r>
                    <w:t>106.15</w:t>
                  </w:r>
                </w:p>
              </w:tc>
              <w:tc>
                <w:tcPr>
                  <w:tcW w:w="260" w:type="pct"/>
                  <w:shd w:val="clear" w:color="auto" w:fill="CCCCCC" w:themeFill="text1" w:themeFillTint="33"/>
                  <w:vAlign w:val="center"/>
                </w:tcPr>
                <w:p w14:paraId="472BEF37" w14:textId="77777777" w:rsidR="00393F47" w:rsidRPr="00F97251" w:rsidRDefault="00393F47" w:rsidP="00EE61E0">
                  <w:r w:rsidRPr="00F97251">
                    <w:t>3</w:t>
                  </w:r>
                </w:p>
              </w:tc>
              <w:tc>
                <w:tcPr>
                  <w:tcW w:w="655" w:type="pct"/>
                  <w:vMerge/>
                  <w:shd w:val="clear" w:color="auto" w:fill="CCCCCC" w:themeFill="text1" w:themeFillTint="33"/>
                  <w:vAlign w:val="center"/>
                </w:tcPr>
                <w:p w14:paraId="7B84F408" w14:textId="77777777" w:rsidR="00393F47" w:rsidRPr="00F97251" w:rsidRDefault="00393F47" w:rsidP="00EE61E0">
                  <w:pPr>
                    <w:rPr>
                      <w:rtl/>
                      <w:lang w:val="en-GB"/>
                    </w:rPr>
                  </w:pPr>
                </w:p>
              </w:tc>
            </w:tr>
            <w:tr w:rsidR="007D1650" w:rsidRPr="00F97251" w14:paraId="1649B3DD" w14:textId="77777777" w:rsidTr="00393F47">
              <w:trPr>
                <w:cnfStyle w:val="000000100000" w:firstRow="0" w:lastRow="0" w:firstColumn="0" w:lastColumn="0" w:oddVBand="0" w:evenVBand="0" w:oddHBand="1" w:evenHBand="0" w:firstRowFirstColumn="0" w:firstRowLastColumn="0" w:lastRowFirstColumn="0" w:lastRowLastColumn="0"/>
                <w:trHeight w:val="126"/>
              </w:trPr>
              <w:tc>
                <w:tcPr>
                  <w:tcW w:w="2144" w:type="pct"/>
                  <w:vMerge/>
                  <w:vAlign w:val="center"/>
                </w:tcPr>
                <w:p w14:paraId="3B10D662" w14:textId="77777777" w:rsidR="00393F47" w:rsidRPr="00F97251" w:rsidRDefault="00393F47" w:rsidP="00EE61E0">
                  <w:pPr>
                    <w:rPr>
                      <w:rtl/>
                    </w:rPr>
                  </w:pPr>
                </w:p>
              </w:tc>
              <w:tc>
                <w:tcPr>
                  <w:tcW w:w="648" w:type="pct"/>
                  <w:vMerge/>
                  <w:vAlign w:val="center"/>
                </w:tcPr>
                <w:p w14:paraId="0FFD4A84" w14:textId="77777777" w:rsidR="00393F47" w:rsidRPr="00F97251" w:rsidRDefault="00393F47" w:rsidP="00EE61E0">
                  <w:pPr>
                    <w:rPr>
                      <w:rtl/>
                    </w:rPr>
                  </w:pPr>
                </w:p>
              </w:tc>
              <w:tc>
                <w:tcPr>
                  <w:tcW w:w="475" w:type="pct"/>
                  <w:vAlign w:val="center"/>
                </w:tcPr>
                <w:p w14:paraId="0320666D" w14:textId="77777777" w:rsidR="00393F47" w:rsidRPr="00F97251" w:rsidRDefault="00393F47" w:rsidP="00EE61E0">
                  <w:pPr>
                    <w:rPr>
                      <w:rtl/>
                    </w:rPr>
                  </w:pPr>
                  <w:r>
                    <w:t>6.05</w:t>
                  </w:r>
                </w:p>
              </w:tc>
              <w:tc>
                <w:tcPr>
                  <w:tcW w:w="260" w:type="pct"/>
                  <w:vAlign w:val="center"/>
                </w:tcPr>
                <w:p w14:paraId="0D06071E" w14:textId="77777777" w:rsidR="00393F47" w:rsidRPr="00F97251" w:rsidRDefault="00393F47" w:rsidP="00EE61E0">
                  <w:r w:rsidRPr="00F97251">
                    <w:t>avg</w:t>
                  </w:r>
                </w:p>
              </w:tc>
              <w:tc>
                <w:tcPr>
                  <w:tcW w:w="557" w:type="pct"/>
                  <w:vAlign w:val="center"/>
                </w:tcPr>
                <w:p w14:paraId="3B4BC120" w14:textId="77777777" w:rsidR="00393F47" w:rsidRPr="00F97251" w:rsidRDefault="00393F47" w:rsidP="00EE61E0">
                  <w:pPr>
                    <w:rPr>
                      <w:rtl/>
                    </w:rPr>
                  </w:pPr>
                  <w:r>
                    <w:t>106.15</w:t>
                  </w:r>
                </w:p>
              </w:tc>
              <w:tc>
                <w:tcPr>
                  <w:tcW w:w="260" w:type="pct"/>
                  <w:vAlign w:val="center"/>
                </w:tcPr>
                <w:p w14:paraId="643CAE13" w14:textId="77777777" w:rsidR="00393F47" w:rsidRPr="00F97251" w:rsidRDefault="00393F47" w:rsidP="00EE61E0">
                  <w:r w:rsidRPr="00F97251">
                    <w:t>avg</w:t>
                  </w:r>
                </w:p>
              </w:tc>
              <w:tc>
                <w:tcPr>
                  <w:tcW w:w="655" w:type="pct"/>
                  <w:vMerge/>
                  <w:vAlign w:val="center"/>
                </w:tcPr>
                <w:p w14:paraId="06EEE812" w14:textId="77777777" w:rsidR="00393F47" w:rsidRPr="00F97251" w:rsidRDefault="00393F47" w:rsidP="00EE61E0">
                  <w:pPr>
                    <w:rPr>
                      <w:rtl/>
                      <w:lang w:val="en-GB"/>
                    </w:rPr>
                  </w:pPr>
                </w:p>
              </w:tc>
            </w:tr>
            <w:tr w:rsidR="00421C56" w:rsidRPr="00F97251" w14:paraId="0832E961" w14:textId="77777777" w:rsidTr="00393F47">
              <w:trPr>
                <w:trHeight w:val="126"/>
              </w:trPr>
              <w:tc>
                <w:tcPr>
                  <w:tcW w:w="2144" w:type="pct"/>
                  <w:vMerge w:val="restart"/>
                  <w:shd w:val="clear" w:color="auto" w:fill="E7E6E6" w:themeFill="background2"/>
                  <w:vAlign w:val="center"/>
                </w:tcPr>
                <w:p w14:paraId="2485D70A" w14:textId="12B457AF" w:rsidR="00393F47" w:rsidRPr="00F97251" w:rsidRDefault="00393F47" w:rsidP="00EE61E0">
                  <w:pPr>
                    <w:rPr>
                      <w:rtl/>
                    </w:rPr>
                  </w:pPr>
                  <w:r>
                    <w:t xml:space="preserve">complete test </w:t>
                  </w:r>
                  <w:r w:rsidR="00566813">
                    <w:t>-</w:t>
                  </w:r>
                  <w:r>
                    <w:t xml:space="preserve"> </w:t>
                  </w:r>
                  <w:r w:rsidRPr="00AC0A54">
                    <w:t>loaded until final failure</w:t>
                  </w:r>
                </w:p>
              </w:tc>
              <w:tc>
                <w:tcPr>
                  <w:tcW w:w="648" w:type="pct"/>
                  <w:vMerge w:val="restart"/>
                  <w:shd w:val="clear" w:color="auto" w:fill="E7E6E6" w:themeFill="background2"/>
                  <w:vAlign w:val="center"/>
                </w:tcPr>
                <w:p w14:paraId="3D97657D" w14:textId="77777777" w:rsidR="00393F47" w:rsidRPr="00F97251" w:rsidRDefault="00393F47" w:rsidP="00EE61E0">
                  <w:pPr>
                    <w:rPr>
                      <w:rtl/>
                    </w:rPr>
                  </w:pPr>
                  <w:r>
                    <w:t>59.07</w:t>
                  </w:r>
                </w:p>
              </w:tc>
              <w:tc>
                <w:tcPr>
                  <w:tcW w:w="475" w:type="pct"/>
                  <w:shd w:val="clear" w:color="auto" w:fill="E7E6E6" w:themeFill="background2"/>
                  <w:vAlign w:val="center"/>
                </w:tcPr>
                <w:p w14:paraId="741D317E" w14:textId="77777777" w:rsidR="00393F47" w:rsidRPr="00F97251" w:rsidRDefault="00393F47" w:rsidP="00EE61E0">
                  <w:pPr>
                    <w:rPr>
                      <w:rtl/>
                    </w:rPr>
                  </w:pPr>
                  <w:r>
                    <w:t>6.01</w:t>
                  </w:r>
                </w:p>
              </w:tc>
              <w:tc>
                <w:tcPr>
                  <w:tcW w:w="260" w:type="pct"/>
                  <w:shd w:val="clear" w:color="auto" w:fill="E7E6E6" w:themeFill="background2"/>
                  <w:vAlign w:val="center"/>
                </w:tcPr>
                <w:p w14:paraId="1F009ABF" w14:textId="77777777" w:rsidR="00393F47" w:rsidRPr="00F97251" w:rsidRDefault="00393F47" w:rsidP="00EE61E0">
                  <w:r>
                    <w:t>1</w:t>
                  </w:r>
                </w:p>
              </w:tc>
              <w:tc>
                <w:tcPr>
                  <w:tcW w:w="557" w:type="pct"/>
                  <w:shd w:val="clear" w:color="auto" w:fill="E7E6E6" w:themeFill="background2"/>
                  <w:vAlign w:val="center"/>
                </w:tcPr>
                <w:p w14:paraId="753D617B" w14:textId="77777777" w:rsidR="00393F47" w:rsidRPr="00F97251" w:rsidRDefault="00393F47" w:rsidP="00EE61E0">
                  <w:pPr>
                    <w:rPr>
                      <w:rtl/>
                    </w:rPr>
                  </w:pPr>
                  <w:r>
                    <w:t>106.32</w:t>
                  </w:r>
                </w:p>
              </w:tc>
              <w:tc>
                <w:tcPr>
                  <w:tcW w:w="260" w:type="pct"/>
                  <w:shd w:val="clear" w:color="auto" w:fill="E7E6E6" w:themeFill="background2"/>
                  <w:vAlign w:val="center"/>
                </w:tcPr>
                <w:p w14:paraId="4ED1B28E" w14:textId="77777777" w:rsidR="00393F47" w:rsidRPr="00F97251" w:rsidRDefault="00393F47" w:rsidP="00EE61E0">
                  <w:r>
                    <w:t>1</w:t>
                  </w:r>
                </w:p>
              </w:tc>
              <w:tc>
                <w:tcPr>
                  <w:tcW w:w="655" w:type="pct"/>
                  <w:vMerge w:val="restart"/>
                  <w:shd w:val="clear" w:color="auto" w:fill="E7E6E6" w:themeFill="background2"/>
                  <w:vAlign w:val="center"/>
                </w:tcPr>
                <w:p w14:paraId="5DBBC9A0" w14:textId="344D992D" w:rsidR="00393F47" w:rsidRPr="00F97251" w:rsidRDefault="00393F47" w:rsidP="00EE61E0">
                  <w:pPr>
                    <w:rPr>
                      <w:rtl/>
                      <w:lang w:val="en-GB"/>
                    </w:rPr>
                  </w:pPr>
                  <w:r>
                    <w:rPr>
                      <w:lang w:val="en-GB"/>
                    </w:rPr>
                    <w:t>U</w:t>
                  </w:r>
                  <w:r w:rsidR="00566813">
                    <w:rPr>
                      <w:lang w:val="en-GB"/>
                    </w:rPr>
                    <w:t>-</w:t>
                  </w:r>
                  <w:r>
                    <w:rPr>
                      <w:lang w:val="en-GB"/>
                    </w:rPr>
                    <w:t>S1</w:t>
                  </w:r>
                  <w:r w:rsidR="00566813">
                    <w:rPr>
                      <w:lang w:val="en-GB"/>
                    </w:rPr>
                    <w:t>-</w:t>
                  </w:r>
                  <w:r>
                    <w:rPr>
                      <w:lang w:val="en-GB"/>
                    </w:rPr>
                    <w:t>L1a</w:t>
                  </w:r>
                  <w:r w:rsidR="00566813">
                    <w:rPr>
                      <w:lang w:val="en-GB"/>
                    </w:rPr>
                    <w:t>-</w:t>
                  </w:r>
                  <w:r w:rsidRPr="00F97251">
                    <w:rPr>
                      <w:lang w:val="en-GB"/>
                    </w:rPr>
                    <w:t>EE3</w:t>
                  </w:r>
                </w:p>
              </w:tc>
            </w:tr>
            <w:tr w:rsidR="00421C56" w:rsidRPr="00F97251" w14:paraId="3205D5E5" w14:textId="77777777" w:rsidTr="00393F47">
              <w:trPr>
                <w:cnfStyle w:val="000000100000" w:firstRow="0" w:lastRow="0" w:firstColumn="0" w:lastColumn="0" w:oddVBand="0" w:evenVBand="0" w:oddHBand="1" w:evenHBand="0" w:firstRowFirstColumn="0" w:firstRowLastColumn="0" w:lastRowFirstColumn="0" w:lastRowLastColumn="0"/>
                <w:trHeight w:val="126"/>
              </w:trPr>
              <w:tc>
                <w:tcPr>
                  <w:tcW w:w="2144" w:type="pct"/>
                  <w:vMerge/>
                  <w:shd w:val="clear" w:color="auto" w:fill="E7E6E6" w:themeFill="background2"/>
                  <w:vAlign w:val="center"/>
                </w:tcPr>
                <w:p w14:paraId="242FD115" w14:textId="77777777" w:rsidR="00393F47" w:rsidRPr="00F97251" w:rsidRDefault="00393F47" w:rsidP="00EE61E0">
                  <w:pPr>
                    <w:rPr>
                      <w:rtl/>
                    </w:rPr>
                  </w:pPr>
                </w:p>
              </w:tc>
              <w:tc>
                <w:tcPr>
                  <w:tcW w:w="648" w:type="pct"/>
                  <w:vMerge/>
                  <w:shd w:val="clear" w:color="auto" w:fill="E7E6E6" w:themeFill="background2"/>
                  <w:vAlign w:val="center"/>
                </w:tcPr>
                <w:p w14:paraId="5974D7DD" w14:textId="77777777" w:rsidR="00393F47" w:rsidRPr="00F97251" w:rsidRDefault="00393F47" w:rsidP="00EE61E0">
                  <w:pPr>
                    <w:rPr>
                      <w:rtl/>
                    </w:rPr>
                  </w:pPr>
                </w:p>
              </w:tc>
              <w:tc>
                <w:tcPr>
                  <w:tcW w:w="475" w:type="pct"/>
                  <w:shd w:val="clear" w:color="auto" w:fill="E7E6E6" w:themeFill="background2"/>
                  <w:vAlign w:val="center"/>
                </w:tcPr>
                <w:p w14:paraId="728A0CD4" w14:textId="77777777" w:rsidR="00393F47" w:rsidRPr="00F97251" w:rsidRDefault="00393F47" w:rsidP="00EE61E0">
                  <w:pPr>
                    <w:rPr>
                      <w:rtl/>
                    </w:rPr>
                  </w:pPr>
                  <w:r>
                    <w:t>6.02</w:t>
                  </w:r>
                </w:p>
              </w:tc>
              <w:tc>
                <w:tcPr>
                  <w:tcW w:w="260" w:type="pct"/>
                  <w:shd w:val="clear" w:color="auto" w:fill="E7E6E6" w:themeFill="background2"/>
                  <w:vAlign w:val="center"/>
                </w:tcPr>
                <w:p w14:paraId="351B0F29" w14:textId="77777777" w:rsidR="00393F47" w:rsidRPr="00F97251" w:rsidRDefault="00393F47" w:rsidP="00EE61E0">
                  <w:r>
                    <w:t>2</w:t>
                  </w:r>
                </w:p>
              </w:tc>
              <w:tc>
                <w:tcPr>
                  <w:tcW w:w="557" w:type="pct"/>
                  <w:shd w:val="clear" w:color="auto" w:fill="E7E6E6" w:themeFill="background2"/>
                  <w:vAlign w:val="center"/>
                </w:tcPr>
                <w:p w14:paraId="6A217255" w14:textId="77777777" w:rsidR="00393F47" w:rsidRPr="00F97251" w:rsidRDefault="00393F47" w:rsidP="00EE61E0">
                  <w:pPr>
                    <w:rPr>
                      <w:rtl/>
                    </w:rPr>
                  </w:pPr>
                  <w:r>
                    <w:t>106.35</w:t>
                  </w:r>
                </w:p>
              </w:tc>
              <w:tc>
                <w:tcPr>
                  <w:tcW w:w="260" w:type="pct"/>
                  <w:shd w:val="clear" w:color="auto" w:fill="E7E6E6" w:themeFill="background2"/>
                  <w:vAlign w:val="center"/>
                </w:tcPr>
                <w:p w14:paraId="202C09F0" w14:textId="77777777" w:rsidR="00393F47" w:rsidRPr="00F97251" w:rsidRDefault="00393F47" w:rsidP="00EE61E0">
                  <w:r>
                    <w:t>2</w:t>
                  </w:r>
                </w:p>
              </w:tc>
              <w:tc>
                <w:tcPr>
                  <w:tcW w:w="655" w:type="pct"/>
                  <w:vMerge/>
                  <w:shd w:val="clear" w:color="auto" w:fill="E7E6E6" w:themeFill="background2"/>
                  <w:vAlign w:val="center"/>
                </w:tcPr>
                <w:p w14:paraId="5485F49C" w14:textId="77777777" w:rsidR="00393F47" w:rsidRPr="00F97251" w:rsidRDefault="00393F47" w:rsidP="00EE61E0">
                  <w:pPr>
                    <w:rPr>
                      <w:rtl/>
                      <w:lang w:val="en-GB"/>
                    </w:rPr>
                  </w:pPr>
                </w:p>
              </w:tc>
            </w:tr>
            <w:tr w:rsidR="00421C56" w:rsidRPr="00F97251" w14:paraId="283729B6" w14:textId="77777777" w:rsidTr="00393F47">
              <w:trPr>
                <w:trHeight w:val="126"/>
              </w:trPr>
              <w:tc>
                <w:tcPr>
                  <w:tcW w:w="2144" w:type="pct"/>
                  <w:vMerge/>
                  <w:shd w:val="clear" w:color="auto" w:fill="E7E6E6" w:themeFill="background2"/>
                  <w:vAlign w:val="center"/>
                </w:tcPr>
                <w:p w14:paraId="24EB8823" w14:textId="77777777" w:rsidR="00393F47" w:rsidRPr="00F97251" w:rsidRDefault="00393F47" w:rsidP="00EE61E0">
                  <w:pPr>
                    <w:rPr>
                      <w:rtl/>
                    </w:rPr>
                  </w:pPr>
                </w:p>
              </w:tc>
              <w:tc>
                <w:tcPr>
                  <w:tcW w:w="648" w:type="pct"/>
                  <w:vMerge/>
                  <w:shd w:val="clear" w:color="auto" w:fill="E7E6E6" w:themeFill="background2"/>
                  <w:vAlign w:val="center"/>
                </w:tcPr>
                <w:p w14:paraId="7AD2674D" w14:textId="77777777" w:rsidR="00393F47" w:rsidRPr="00F97251" w:rsidRDefault="00393F47" w:rsidP="00EE61E0">
                  <w:pPr>
                    <w:rPr>
                      <w:rtl/>
                    </w:rPr>
                  </w:pPr>
                </w:p>
              </w:tc>
              <w:tc>
                <w:tcPr>
                  <w:tcW w:w="475" w:type="pct"/>
                  <w:shd w:val="clear" w:color="auto" w:fill="E7E6E6" w:themeFill="background2"/>
                  <w:vAlign w:val="center"/>
                </w:tcPr>
                <w:p w14:paraId="74D1E4D6" w14:textId="77777777" w:rsidR="00393F47" w:rsidRPr="00F97251" w:rsidRDefault="00393F47" w:rsidP="00EE61E0">
                  <w:pPr>
                    <w:rPr>
                      <w:rtl/>
                    </w:rPr>
                  </w:pPr>
                  <w:r>
                    <w:t>6.05</w:t>
                  </w:r>
                </w:p>
              </w:tc>
              <w:tc>
                <w:tcPr>
                  <w:tcW w:w="260" w:type="pct"/>
                  <w:shd w:val="clear" w:color="auto" w:fill="E7E6E6" w:themeFill="background2"/>
                  <w:vAlign w:val="center"/>
                </w:tcPr>
                <w:p w14:paraId="3344ED4A" w14:textId="77777777" w:rsidR="00393F47" w:rsidRPr="00F97251" w:rsidRDefault="00393F47" w:rsidP="00EE61E0">
                  <w:r>
                    <w:t>3</w:t>
                  </w:r>
                </w:p>
              </w:tc>
              <w:tc>
                <w:tcPr>
                  <w:tcW w:w="557" w:type="pct"/>
                  <w:shd w:val="clear" w:color="auto" w:fill="E7E6E6" w:themeFill="background2"/>
                  <w:vAlign w:val="center"/>
                </w:tcPr>
                <w:p w14:paraId="764FF9FC" w14:textId="77777777" w:rsidR="00393F47" w:rsidRPr="00F97251" w:rsidRDefault="00393F47" w:rsidP="00EE61E0">
                  <w:pPr>
                    <w:rPr>
                      <w:rtl/>
                    </w:rPr>
                  </w:pPr>
                  <w:r>
                    <w:t>106.44</w:t>
                  </w:r>
                </w:p>
              </w:tc>
              <w:tc>
                <w:tcPr>
                  <w:tcW w:w="260" w:type="pct"/>
                  <w:shd w:val="clear" w:color="auto" w:fill="E7E6E6" w:themeFill="background2"/>
                  <w:vAlign w:val="center"/>
                </w:tcPr>
                <w:p w14:paraId="75362B09" w14:textId="77777777" w:rsidR="00393F47" w:rsidRPr="00F97251" w:rsidRDefault="00393F47" w:rsidP="00EE61E0">
                  <w:r>
                    <w:t>3</w:t>
                  </w:r>
                </w:p>
              </w:tc>
              <w:tc>
                <w:tcPr>
                  <w:tcW w:w="655" w:type="pct"/>
                  <w:vMerge/>
                  <w:shd w:val="clear" w:color="auto" w:fill="E7E6E6" w:themeFill="background2"/>
                  <w:vAlign w:val="center"/>
                </w:tcPr>
                <w:p w14:paraId="3A1DE717" w14:textId="77777777" w:rsidR="00393F47" w:rsidRPr="00F97251" w:rsidRDefault="00393F47" w:rsidP="00EE61E0">
                  <w:pPr>
                    <w:rPr>
                      <w:rtl/>
                      <w:lang w:val="en-GB"/>
                    </w:rPr>
                  </w:pPr>
                </w:p>
              </w:tc>
            </w:tr>
            <w:tr w:rsidR="00421C56" w:rsidRPr="00F97251" w14:paraId="6C69F734" w14:textId="77777777" w:rsidTr="00393F47">
              <w:trPr>
                <w:cnfStyle w:val="000000100000" w:firstRow="0" w:lastRow="0" w:firstColumn="0" w:lastColumn="0" w:oddVBand="0" w:evenVBand="0" w:oddHBand="1" w:evenHBand="0" w:firstRowFirstColumn="0" w:firstRowLastColumn="0" w:lastRowFirstColumn="0" w:lastRowLastColumn="0"/>
                <w:trHeight w:val="126"/>
              </w:trPr>
              <w:tc>
                <w:tcPr>
                  <w:tcW w:w="2144" w:type="pct"/>
                  <w:vMerge/>
                  <w:shd w:val="clear" w:color="auto" w:fill="E7E6E6" w:themeFill="background2"/>
                  <w:vAlign w:val="center"/>
                </w:tcPr>
                <w:p w14:paraId="6747E21D" w14:textId="77777777" w:rsidR="00393F47" w:rsidRPr="00F97251" w:rsidRDefault="00393F47" w:rsidP="00EE61E0">
                  <w:pPr>
                    <w:rPr>
                      <w:rtl/>
                    </w:rPr>
                  </w:pPr>
                </w:p>
              </w:tc>
              <w:tc>
                <w:tcPr>
                  <w:tcW w:w="648" w:type="pct"/>
                  <w:vMerge/>
                  <w:shd w:val="clear" w:color="auto" w:fill="E7E6E6" w:themeFill="background2"/>
                  <w:vAlign w:val="center"/>
                </w:tcPr>
                <w:p w14:paraId="4BBA58D0" w14:textId="77777777" w:rsidR="00393F47" w:rsidRPr="00F97251" w:rsidRDefault="00393F47" w:rsidP="00EE61E0">
                  <w:pPr>
                    <w:rPr>
                      <w:rtl/>
                    </w:rPr>
                  </w:pPr>
                </w:p>
              </w:tc>
              <w:tc>
                <w:tcPr>
                  <w:tcW w:w="475" w:type="pct"/>
                  <w:shd w:val="clear" w:color="auto" w:fill="E7E6E6" w:themeFill="background2"/>
                  <w:vAlign w:val="center"/>
                </w:tcPr>
                <w:p w14:paraId="46EDFB14" w14:textId="77777777" w:rsidR="00393F47" w:rsidRPr="00F97251" w:rsidRDefault="00393F47" w:rsidP="00EE61E0">
                  <w:pPr>
                    <w:rPr>
                      <w:rtl/>
                    </w:rPr>
                  </w:pPr>
                  <w:r>
                    <w:t>6.03</w:t>
                  </w:r>
                </w:p>
              </w:tc>
              <w:tc>
                <w:tcPr>
                  <w:tcW w:w="260" w:type="pct"/>
                  <w:shd w:val="clear" w:color="auto" w:fill="E7E6E6" w:themeFill="background2"/>
                  <w:vAlign w:val="center"/>
                </w:tcPr>
                <w:p w14:paraId="32C60E1A" w14:textId="77777777" w:rsidR="00393F47" w:rsidRPr="00F97251" w:rsidRDefault="00393F47" w:rsidP="00EE61E0">
                  <w:r>
                    <w:t>avg</w:t>
                  </w:r>
                </w:p>
              </w:tc>
              <w:tc>
                <w:tcPr>
                  <w:tcW w:w="557" w:type="pct"/>
                  <w:shd w:val="clear" w:color="auto" w:fill="E7E6E6" w:themeFill="background2"/>
                  <w:vAlign w:val="center"/>
                </w:tcPr>
                <w:p w14:paraId="7317BB22" w14:textId="77777777" w:rsidR="00393F47" w:rsidRPr="00F97251" w:rsidRDefault="00393F47" w:rsidP="00EE61E0">
                  <w:pPr>
                    <w:rPr>
                      <w:rtl/>
                    </w:rPr>
                  </w:pPr>
                  <w:r>
                    <w:t>106.37</w:t>
                  </w:r>
                </w:p>
              </w:tc>
              <w:tc>
                <w:tcPr>
                  <w:tcW w:w="260" w:type="pct"/>
                  <w:shd w:val="clear" w:color="auto" w:fill="E7E6E6" w:themeFill="background2"/>
                  <w:vAlign w:val="center"/>
                </w:tcPr>
                <w:p w14:paraId="7072F053" w14:textId="77777777" w:rsidR="00393F47" w:rsidRPr="00F97251" w:rsidRDefault="00393F47" w:rsidP="00EE61E0">
                  <w:r>
                    <w:t>avg</w:t>
                  </w:r>
                </w:p>
              </w:tc>
              <w:tc>
                <w:tcPr>
                  <w:tcW w:w="655" w:type="pct"/>
                  <w:vMerge/>
                  <w:shd w:val="clear" w:color="auto" w:fill="E7E6E6" w:themeFill="background2"/>
                  <w:vAlign w:val="center"/>
                </w:tcPr>
                <w:p w14:paraId="047A8C6D" w14:textId="77777777" w:rsidR="00393F47" w:rsidRPr="00F97251" w:rsidRDefault="00393F47" w:rsidP="00EE61E0">
                  <w:pPr>
                    <w:rPr>
                      <w:rtl/>
                      <w:lang w:val="en-GB"/>
                    </w:rPr>
                  </w:pPr>
                </w:p>
              </w:tc>
            </w:tr>
            <w:tr w:rsidR="00421C56" w:rsidRPr="00F97251" w14:paraId="0D83E7FC" w14:textId="77777777" w:rsidTr="00393F47">
              <w:trPr>
                <w:trHeight w:val="126"/>
              </w:trPr>
              <w:tc>
                <w:tcPr>
                  <w:tcW w:w="2144" w:type="pct"/>
                  <w:vMerge w:val="restart"/>
                  <w:shd w:val="clear" w:color="auto" w:fill="CCCCCC" w:themeFill="text1" w:themeFillTint="33"/>
                  <w:vAlign w:val="center"/>
                </w:tcPr>
                <w:p w14:paraId="383D7C47" w14:textId="77777777" w:rsidR="00393F47" w:rsidRPr="00F97251" w:rsidRDefault="00393F47" w:rsidP="00EE61E0">
                  <w:pPr>
                    <w:rPr>
                      <w:rtl/>
                    </w:rPr>
                  </w:pPr>
                  <w:r w:rsidRPr="004D53F6">
                    <w:t xml:space="preserve">interrupted </w:t>
                  </w:r>
                  <w:r>
                    <w:t xml:space="preserve">test – </w:t>
                  </w:r>
                  <w:r w:rsidRPr="004D53F6">
                    <w:t>loaded until first (small) drop</w:t>
                  </w:r>
                </w:p>
              </w:tc>
              <w:tc>
                <w:tcPr>
                  <w:tcW w:w="648" w:type="pct"/>
                  <w:vMerge w:val="restart"/>
                  <w:shd w:val="clear" w:color="auto" w:fill="CCCCCC" w:themeFill="text1" w:themeFillTint="33"/>
                  <w:vAlign w:val="center"/>
                </w:tcPr>
                <w:p w14:paraId="29D58955" w14:textId="77777777" w:rsidR="00393F47" w:rsidRPr="00F97251" w:rsidRDefault="00393F47" w:rsidP="00EE61E0">
                  <w:pPr>
                    <w:rPr>
                      <w:rtl/>
                    </w:rPr>
                  </w:pPr>
                  <w:r>
                    <w:t>59.01</w:t>
                  </w:r>
                </w:p>
              </w:tc>
              <w:tc>
                <w:tcPr>
                  <w:tcW w:w="475" w:type="pct"/>
                  <w:shd w:val="clear" w:color="auto" w:fill="CCCCCC" w:themeFill="text1" w:themeFillTint="33"/>
                  <w:vAlign w:val="center"/>
                </w:tcPr>
                <w:p w14:paraId="00025E0C" w14:textId="77777777" w:rsidR="00393F47" w:rsidRPr="00F97251" w:rsidRDefault="00393F47" w:rsidP="00EE61E0">
                  <w:pPr>
                    <w:rPr>
                      <w:rtl/>
                    </w:rPr>
                  </w:pPr>
                  <w:r>
                    <w:t>6.07</w:t>
                  </w:r>
                </w:p>
              </w:tc>
              <w:tc>
                <w:tcPr>
                  <w:tcW w:w="260" w:type="pct"/>
                  <w:shd w:val="clear" w:color="auto" w:fill="CCCCCC" w:themeFill="text1" w:themeFillTint="33"/>
                  <w:vAlign w:val="center"/>
                </w:tcPr>
                <w:p w14:paraId="75DE8F81" w14:textId="77777777" w:rsidR="00393F47" w:rsidRPr="00F97251" w:rsidRDefault="00393F47" w:rsidP="00EE61E0">
                  <w:r>
                    <w:t>1</w:t>
                  </w:r>
                </w:p>
              </w:tc>
              <w:tc>
                <w:tcPr>
                  <w:tcW w:w="557" w:type="pct"/>
                  <w:shd w:val="clear" w:color="auto" w:fill="CCCCCC" w:themeFill="text1" w:themeFillTint="33"/>
                  <w:vAlign w:val="center"/>
                </w:tcPr>
                <w:p w14:paraId="76343AF4" w14:textId="77777777" w:rsidR="00393F47" w:rsidRPr="00F97251" w:rsidRDefault="00393F47" w:rsidP="00EE61E0">
                  <w:pPr>
                    <w:rPr>
                      <w:rtl/>
                    </w:rPr>
                  </w:pPr>
                  <w:r>
                    <w:t>106.33</w:t>
                  </w:r>
                </w:p>
              </w:tc>
              <w:tc>
                <w:tcPr>
                  <w:tcW w:w="260" w:type="pct"/>
                  <w:shd w:val="clear" w:color="auto" w:fill="CCCCCC" w:themeFill="text1" w:themeFillTint="33"/>
                  <w:vAlign w:val="center"/>
                </w:tcPr>
                <w:p w14:paraId="4CC68A6A" w14:textId="77777777" w:rsidR="00393F47" w:rsidRPr="00F97251" w:rsidRDefault="00393F47" w:rsidP="00EE61E0">
                  <w:r>
                    <w:t>1</w:t>
                  </w:r>
                </w:p>
              </w:tc>
              <w:tc>
                <w:tcPr>
                  <w:tcW w:w="655" w:type="pct"/>
                  <w:vMerge w:val="restart"/>
                  <w:shd w:val="clear" w:color="auto" w:fill="CCCCCC" w:themeFill="text1" w:themeFillTint="33"/>
                  <w:vAlign w:val="center"/>
                </w:tcPr>
                <w:p w14:paraId="77B8F45F" w14:textId="342BEA6A" w:rsidR="00393F47" w:rsidRPr="00F97251" w:rsidRDefault="00393F47" w:rsidP="00EE61E0">
                  <w:pPr>
                    <w:rPr>
                      <w:rtl/>
                      <w:lang w:val="en-GB"/>
                    </w:rPr>
                  </w:pPr>
                  <w:r>
                    <w:rPr>
                      <w:lang w:val="en-GB"/>
                    </w:rPr>
                    <w:t>U</w:t>
                  </w:r>
                  <w:r w:rsidR="00566813">
                    <w:rPr>
                      <w:lang w:val="en-GB"/>
                    </w:rPr>
                    <w:t>-</w:t>
                  </w:r>
                  <w:r>
                    <w:rPr>
                      <w:lang w:val="en-GB"/>
                    </w:rPr>
                    <w:t>S1</w:t>
                  </w:r>
                  <w:r w:rsidR="00566813">
                    <w:rPr>
                      <w:lang w:val="en-GB"/>
                    </w:rPr>
                    <w:t>-</w:t>
                  </w:r>
                  <w:r>
                    <w:rPr>
                      <w:lang w:val="en-GB"/>
                    </w:rPr>
                    <w:t>L1a</w:t>
                  </w:r>
                  <w:r w:rsidR="00566813">
                    <w:rPr>
                      <w:lang w:val="en-GB"/>
                    </w:rPr>
                    <w:t>-</w:t>
                  </w:r>
                  <w:r w:rsidRPr="00F97251">
                    <w:rPr>
                      <w:lang w:val="en-GB"/>
                    </w:rPr>
                    <w:t>EE4</w:t>
                  </w:r>
                </w:p>
              </w:tc>
            </w:tr>
            <w:tr w:rsidR="007D1650" w:rsidRPr="00F97251" w14:paraId="376791E8" w14:textId="77777777" w:rsidTr="00393F47">
              <w:trPr>
                <w:cnfStyle w:val="000000100000" w:firstRow="0" w:lastRow="0" w:firstColumn="0" w:lastColumn="0" w:oddVBand="0" w:evenVBand="0" w:oddHBand="1" w:evenHBand="0" w:firstRowFirstColumn="0" w:firstRowLastColumn="0" w:lastRowFirstColumn="0" w:lastRowLastColumn="0"/>
                <w:trHeight w:val="126"/>
              </w:trPr>
              <w:tc>
                <w:tcPr>
                  <w:tcW w:w="2144" w:type="pct"/>
                  <w:vMerge/>
                  <w:vAlign w:val="center"/>
                </w:tcPr>
                <w:p w14:paraId="1867719C" w14:textId="77777777" w:rsidR="00393F47" w:rsidRPr="00F97251" w:rsidRDefault="00393F47" w:rsidP="00EE61E0">
                  <w:pPr>
                    <w:rPr>
                      <w:rtl/>
                    </w:rPr>
                  </w:pPr>
                </w:p>
              </w:tc>
              <w:tc>
                <w:tcPr>
                  <w:tcW w:w="648" w:type="pct"/>
                  <w:vMerge/>
                  <w:vAlign w:val="center"/>
                </w:tcPr>
                <w:p w14:paraId="537E36F3" w14:textId="77777777" w:rsidR="00393F47" w:rsidRPr="00F97251" w:rsidRDefault="00393F47" w:rsidP="00EE61E0">
                  <w:pPr>
                    <w:rPr>
                      <w:rtl/>
                    </w:rPr>
                  </w:pPr>
                </w:p>
              </w:tc>
              <w:tc>
                <w:tcPr>
                  <w:tcW w:w="475" w:type="pct"/>
                  <w:vAlign w:val="center"/>
                </w:tcPr>
                <w:p w14:paraId="2C0EFAD8" w14:textId="77777777" w:rsidR="00393F47" w:rsidRPr="00F97251" w:rsidRDefault="00393F47" w:rsidP="00EE61E0">
                  <w:pPr>
                    <w:rPr>
                      <w:rtl/>
                    </w:rPr>
                  </w:pPr>
                  <w:r>
                    <w:t>6.05</w:t>
                  </w:r>
                </w:p>
              </w:tc>
              <w:tc>
                <w:tcPr>
                  <w:tcW w:w="260" w:type="pct"/>
                  <w:vAlign w:val="center"/>
                </w:tcPr>
                <w:p w14:paraId="55B9FFE4" w14:textId="77777777" w:rsidR="00393F47" w:rsidRPr="00F97251" w:rsidRDefault="00393F47" w:rsidP="00EE61E0">
                  <w:r>
                    <w:t>2</w:t>
                  </w:r>
                </w:p>
              </w:tc>
              <w:tc>
                <w:tcPr>
                  <w:tcW w:w="557" w:type="pct"/>
                  <w:vAlign w:val="center"/>
                </w:tcPr>
                <w:p w14:paraId="5B9ABC59" w14:textId="77777777" w:rsidR="00393F47" w:rsidRPr="00F97251" w:rsidRDefault="00393F47" w:rsidP="00EE61E0">
                  <w:pPr>
                    <w:rPr>
                      <w:rtl/>
                    </w:rPr>
                  </w:pPr>
                  <w:r>
                    <w:t>106.34</w:t>
                  </w:r>
                </w:p>
              </w:tc>
              <w:tc>
                <w:tcPr>
                  <w:tcW w:w="260" w:type="pct"/>
                  <w:vAlign w:val="center"/>
                </w:tcPr>
                <w:p w14:paraId="5A387919" w14:textId="77777777" w:rsidR="00393F47" w:rsidRPr="00F97251" w:rsidRDefault="00393F47" w:rsidP="00EE61E0">
                  <w:r>
                    <w:t>2</w:t>
                  </w:r>
                </w:p>
              </w:tc>
              <w:tc>
                <w:tcPr>
                  <w:tcW w:w="655" w:type="pct"/>
                  <w:vMerge/>
                  <w:vAlign w:val="center"/>
                </w:tcPr>
                <w:p w14:paraId="438A9AF5" w14:textId="77777777" w:rsidR="00393F47" w:rsidRPr="00F97251" w:rsidRDefault="00393F47" w:rsidP="00EE61E0">
                  <w:pPr>
                    <w:rPr>
                      <w:rtl/>
                      <w:lang w:val="en-GB"/>
                    </w:rPr>
                  </w:pPr>
                </w:p>
              </w:tc>
            </w:tr>
            <w:tr w:rsidR="00421C56" w:rsidRPr="00F97251" w14:paraId="6292BBB4" w14:textId="77777777" w:rsidTr="00393F47">
              <w:trPr>
                <w:trHeight w:val="126"/>
              </w:trPr>
              <w:tc>
                <w:tcPr>
                  <w:tcW w:w="2144" w:type="pct"/>
                  <w:vMerge/>
                  <w:shd w:val="clear" w:color="auto" w:fill="CCCCCC" w:themeFill="text1" w:themeFillTint="33"/>
                  <w:vAlign w:val="center"/>
                </w:tcPr>
                <w:p w14:paraId="1B553026" w14:textId="77777777" w:rsidR="00393F47" w:rsidRPr="00F97251" w:rsidRDefault="00393F47" w:rsidP="00EE61E0">
                  <w:pPr>
                    <w:rPr>
                      <w:rtl/>
                    </w:rPr>
                  </w:pPr>
                </w:p>
              </w:tc>
              <w:tc>
                <w:tcPr>
                  <w:tcW w:w="648" w:type="pct"/>
                  <w:vMerge/>
                  <w:shd w:val="clear" w:color="auto" w:fill="CCCCCC" w:themeFill="text1" w:themeFillTint="33"/>
                  <w:vAlign w:val="center"/>
                </w:tcPr>
                <w:p w14:paraId="2E24E47E" w14:textId="77777777" w:rsidR="00393F47" w:rsidRPr="00F97251" w:rsidRDefault="00393F47" w:rsidP="00EE61E0">
                  <w:pPr>
                    <w:rPr>
                      <w:rtl/>
                    </w:rPr>
                  </w:pPr>
                </w:p>
              </w:tc>
              <w:tc>
                <w:tcPr>
                  <w:tcW w:w="475" w:type="pct"/>
                  <w:shd w:val="clear" w:color="auto" w:fill="CCCCCC" w:themeFill="text1" w:themeFillTint="33"/>
                  <w:vAlign w:val="center"/>
                </w:tcPr>
                <w:p w14:paraId="585E8293" w14:textId="77777777" w:rsidR="00393F47" w:rsidRPr="00F97251" w:rsidRDefault="00393F47" w:rsidP="00EE61E0">
                  <w:pPr>
                    <w:rPr>
                      <w:rtl/>
                    </w:rPr>
                  </w:pPr>
                  <w:r>
                    <w:t>6.03</w:t>
                  </w:r>
                </w:p>
              </w:tc>
              <w:tc>
                <w:tcPr>
                  <w:tcW w:w="260" w:type="pct"/>
                  <w:shd w:val="clear" w:color="auto" w:fill="CCCCCC" w:themeFill="text1" w:themeFillTint="33"/>
                  <w:vAlign w:val="center"/>
                </w:tcPr>
                <w:p w14:paraId="3CC42236" w14:textId="77777777" w:rsidR="00393F47" w:rsidRPr="00F97251" w:rsidRDefault="00393F47" w:rsidP="00EE61E0">
                  <w:r>
                    <w:t>3</w:t>
                  </w:r>
                </w:p>
              </w:tc>
              <w:tc>
                <w:tcPr>
                  <w:tcW w:w="557" w:type="pct"/>
                  <w:shd w:val="clear" w:color="auto" w:fill="CCCCCC" w:themeFill="text1" w:themeFillTint="33"/>
                  <w:vAlign w:val="center"/>
                </w:tcPr>
                <w:p w14:paraId="4B613F2B" w14:textId="77777777" w:rsidR="00393F47" w:rsidRPr="00F97251" w:rsidRDefault="00393F47" w:rsidP="00EE61E0">
                  <w:pPr>
                    <w:rPr>
                      <w:rtl/>
                    </w:rPr>
                  </w:pPr>
                  <w:r>
                    <w:t>106.32</w:t>
                  </w:r>
                </w:p>
              </w:tc>
              <w:tc>
                <w:tcPr>
                  <w:tcW w:w="260" w:type="pct"/>
                  <w:shd w:val="clear" w:color="auto" w:fill="CCCCCC" w:themeFill="text1" w:themeFillTint="33"/>
                  <w:vAlign w:val="center"/>
                </w:tcPr>
                <w:p w14:paraId="6CC12E62" w14:textId="77777777" w:rsidR="00393F47" w:rsidRPr="00F97251" w:rsidRDefault="00393F47" w:rsidP="00EE61E0">
                  <w:r>
                    <w:t>3</w:t>
                  </w:r>
                </w:p>
              </w:tc>
              <w:tc>
                <w:tcPr>
                  <w:tcW w:w="655" w:type="pct"/>
                  <w:vMerge/>
                  <w:shd w:val="clear" w:color="auto" w:fill="CCCCCC" w:themeFill="text1" w:themeFillTint="33"/>
                  <w:vAlign w:val="center"/>
                </w:tcPr>
                <w:p w14:paraId="4A1D56AB" w14:textId="77777777" w:rsidR="00393F47" w:rsidRPr="00F97251" w:rsidRDefault="00393F47" w:rsidP="00EE61E0">
                  <w:pPr>
                    <w:rPr>
                      <w:rtl/>
                      <w:lang w:val="en-GB"/>
                    </w:rPr>
                  </w:pPr>
                </w:p>
              </w:tc>
            </w:tr>
            <w:tr w:rsidR="007D1650" w:rsidRPr="00F97251" w14:paraId="3832F387" w14:textId="77777777" w:rsidTr="00393F47">
              <w:trPr>
                <w:cnfStyle w:val="000000100000" w:firstRow="0" w:lastRow="0" w:firstColumn="0" w:lastColumn="0" w:oddVBand="0" w:evenVBand="0" w:oddHBand="1" w:evenHBand="0" w:firstRowFirstColumn="0" w:firstRowLastColumn="0" w:lastRowFirstColumn="0" w:lastRowLastColumn="0"/>
                <w:trHeight w:val="126"/>
              </w:trPr>
              <w:tc>
                <w:tcPr>
                  <w:tcW w:w="2144" w:type="pct"/>
                  <w:vMerge/>
                  <w:vAlign w:val="center"/>
                </w:tcPr>
                <w:p w14:paraId="3237E393" w14:textId="77777777" w:rsidR="00393F47" w:rsidRPr="00F97251" w:rsidRDefault="00393F47" w:rsidP="00EE61E0">
                  <w:pPr>
                    <w:rPr>
                      <w:rtl/>
                    </w:rPr>
                  </w:pPr>
                </w:p>
              </w:tc>
              <w:tc>
                <w:tcPr>
                  <w:tcW w:w="648" w:type="pct"/>
                  <w:vMerge/>
                  <w:vAlign w:val="center"/>
                </w:tcPr>
                <w:p w14:paraId="2522498F" w14:textId="77777777" w:rsidR="00393F47" w:rsidRPr="00F97251" w:rsidRDefault="00393F47" w:rsidP="00EE61E0">
                  <w:pPr>
                    <w:rPr>
                      <w:rtl/>
                    </w:rPr>
                  </w:pPr>
                </w:p>
              </w:tc>
              <w:tc>
                <w:tcPr>
                  <w:tcW w:w="475" w:type="pct"/>
                  <w:vAlign w:val="center"/>
                </w:tcPr>
                <w:p w14:paraId="2F6CAD8B" w14:textId="77777777" w:rsidR="00393F47" w:rsidRPr="00F97251" w:rsidRDefault="00393F47" w:rsidP="00EE61E0">
                  <w:pPr>
                    <w:rPr>
                      <w:rtl/>
                    </w:rPr>
                  </w:pPr>
                  <w:r>
                    <w:t>6.05</w:t>
                  </w:r>
                </w:p>
              </w:tc>
              <w:tc>
                <w:tcPr>
                  <w:tcW w:w="260" w:type="pct"/>
                  <w:vAlign w:val="center"/>
                </w:tcPr>
                <w:p w14:paraId="774A88FB" w14:textId="77777777" w:rsidR="00393F47" w:rsidRPr="00F97251" w:rsidRDefault="00393F47" w:rsidP="00EE61E0">
                  <w:r>
                    <w:t>avg</w:t>
                  </w:r>
                </w:p>
              </w:tc>
              <w:tc>
                <w:tcPr>
                  <w:tcW w:w="557" w:type="pct"/>
                  <w:vAlign w:val="center"/>
                </w:tcPr>
                <w:p w14:paraId="0175FD13" w14:textId="77777777" w:rsidR="00393F47" w:rsidRPr="00F97251" w:rsidRDefault="00393F47" w:rsidP="00EE61E0">
                  <w:pPr>
                    <w:rPr>
                      <w:rtl/>
                    </w:rPr>
                  </w:pPr>
                  <w:r>
                    <w:t>106.33</w:t>
                  </w:r>
                </w:p>
              </w:tc>
              <w:tc>
                <w:tcPr>
                  <w:tcW w:w="260" w:type="pct"/>
                  <w:vAlign w:val="center"/>
                </w:tcPr>
                <w:p w14:paraId="267A66FE" w14:textId="77777777" w:rsidR="00393F47" w:rsidRPr="00F97251" w:rsidRDefault="00393F47" w:rsidP="00EE61E0">
                  <w:r>
                    <w:t>avg</w:t>
                  </w:r>
                </w:p>
              </w:tc>
              <w:tc>
                <w:tcPr>
                  <w:tcW w:w="655" w:type="pct"/>
                  <w:vMerge/>
                  <w:vAlign w:val="center"/>
                </w:tcPr>
                <w:p w14:paraId="40CDF4BE" w14:textId="77777777" w:rsidR="00393F47" w:rsidRPr="00F97251" w:rsidRDefault="00393F47" w:rsidP="00EE61E0">
                  <w:pPr>
                    <w:rPr>
                      <w:rtl/>
                      <w:lang w:val="en-GB"/>
                    </w:rPr>
                  </w:pPr>
                </w:p>
              </w:tc>
            </w:tr>
            <w:tr w:rsidR="00421C56" w:rsidRPr="00F97251" w14:paraId="08E5B214" w14:textId="77777777" w:rsidTr="00393F47">
              <w:trPr>
                <w:trHeight w:val="126"/>
              </w:trPr>
              <w:tc>
                <w:tcPr>
                  <w:tcW w:w="2144" w:type="pct"/>
                  <w:vMerge w:val="restart"/>
                  <w:shd w:val="clear" w:color="auto" w:fill="E7E6E6" w:themeFill="background2"/>
                  <w:vAlign w:val="center"/>
                </w:tcPr>
                <w:p w14:paraId="15B563C1" w14:textId="77777777" w:rsidR="00393F47" w:rsidRPr="00F97251" w:rsidRDefault="00393F47" w:rsidP="00EE61E0">
                  <w:pPr>
                    <w:rPr>
                      <w:rtl/>
                    </w:rPr>
                  </w:pPr>
                  <w:r w:rsidRPr="004D53F6">
                    <w:t xml:space="preserve">interrupted </w:t>
                  </w:r>
                  <w:r>
                    <w:t>test – according to first high AE signal</w:t>
                  </w:r>
                </w:p>
              </w:tc>
              <w:tc>
                <w:tcPr>
                  <w:tcW w:w="648" w:type="pct"/>
                  <w:vMerge w:val="restart"/>
                  <w:shd w:val="clear" w:color="auto" w:fill="E7E6E6" w:themeFill="background2"/>
                  <w:vAlign w:val="center"/>
                </w:tcPr>
                <w:p w14:paraId="6AC09131" w14:textId="77777777" w:rsidR="00393F47" w:rsidRPr="00F97251" w:rsidRDefault="00393F47" w:rsidP="00EE61E0">
                  <w:pPr>
                    <w:rPr>
                      <w:rtl/>
                    </w:rPr>
                  </w:pPr>
                  <w:r>
                    <w:t>59.07</w:t>
                  </w:r>
                </w:p>
              </w:tc>
              <w:tc>
                <w:tcPr>
                  <w:tcW w:w="475" w:type="pct"/>
                  <w:shd w:val="clear" w:color="auto" w:fill="E7E6E6" w:themeFill="background2"/>
                  <w:vAlign w:val="center"/>
                </w:tcPr>
                <w:p w14:paraId="788EF9D6" w14:textId="77777777" w:rsidR="00393F47" w:rsidRPr="00F97251" w:rsidRDefault="00393F47" w:rsidP="00EE61E0">
                  <w:pPr>
                    <w:rPr>
                      <w:rtl/>
                    </w:rPr>
                  </w:pPr>
                  <w:r>
                    <w:t>6.04</w:t>
                  </w:r>
                </w:p>
              </w:tc>
              <w:tc>
                <w:tcPr>
                  <w:tcW w:w="260" w:type="pct"/>
                  <w:shd w:val="clear" w:color="auto" w:fill="E7E6E6" w:themeFill="background2"/>
                  <w:vAlign w:val="center"/>
                </w:tcPr>
                <w:p w14:paraId="20137C4F" w14:textId="77777777" w:rsidR="00393F47" w:rsidRPr="00F97251" w:rsidRDefault="00393F47" w:rsidP="00EE61E0">
                  <w:r>
                    <w:t>1</w:t>
                  </w:r>
                </w:p>
              </w:tc>
              <w:tc>
                <w:tcPr>
                  <w:tcW w:w="557" w:type="pct"/>
                  <w:shd w:val="clear" w:color="auto" w:fill="E7E6E6" w:themeFill="background2"/>
                  <w:vAlign w:val="center"/>
                </w:tcPr>
                <w:p w14:paraId="26949607" w14:textId="77777777" w:rsidR="00393F47" w:rsidRPr="00F97251" w:rsidRDefault="00393F47" w:rsidP="00EE61E0">
                  <w:pPr>
                    <w:rPr>
                      <w:rtl/>
                    </w:rPr>
                  </w:pPr>
                  <w:r>
                    <w:t>106.15</w:t>
                  </w:r>
                </w:p>
              </w:tc>
              <w:tc>
                <w:tcPr>
                  <w:tcW w:w="260" w:type="pct"/>
                  <w:shd w:val="clear" w:color="auto" w:fill="E7E6E6" w:themeFill="background2"/>
                  <w:vAlign w:val="center"/>
                </w:tcPr>
                <w:p w14:paraId="2D4C4E48" w14:textId="77777777" w:rsidR="00393F47" w:rsidRPr="00F97251" w:rsidRDefault="00393F47" w:rsidP="00EE61E0">
                  <w:r>
                    <w:t>1</w:t>
                  </w:r>
                </w:p>
              </w:tc>
              <w:tc>
                <w:tcPr>
                  <w:tcW w:w="655" w:type="pct"/>
                  <w:vMerge w:val="restart"/>
                  <w:shd w:val="clear" w:color="auto" w:fill="E7E6E6" w:themeFill="background2"/>
                  <w:vAlign w:val="center"/>
                </w:tcPr>
                <w:p w14:paraId="6363DB6C" w14:textId="161029C8" w:rsidR="00393F47" w:rsidRPr="00F97251" w:rsidRDefault="00393F47" w:rsidP="00EE61E0">
                  <w:pPr>
                    <w:rPr>
                      <w:rtl/>
                      <w:lang w:val="en-GB"/>
                    </w:rPr>
                  </w:pPr>
                  <w:r>
                    <w:rPr>
                      <w:lang w:val="en-GB"/>
                    </w:rPr>
                    <w:t>U</w:t>
                  </w:r>
                  <w:r w:rsidR="00566813">
                    <w:rPr>
                      <w:lang w:val="en-GB"/>
                    </w:rPr>
                    <w:t>-</w:t>
                  </w:r>
                  <w:r>
                    <w:rPr>
                      <w:lang w:val="en-GB"/>
                    </w:rPr>
                    <w:t>S1</w:t>
                  </w:r>
                  <w:r w:rsidR="00566813">
                    <w:rPr>
                      <w:lang w:val="en-GB"/>
                    </w:rPr>
                    <w:t>-</w:t>
                  </w:r>
                  <w:r>
                    <w:rPr>
                      <w:lang w:val="en-GB"/>
                    </w:rPr>
                    <w:t>L1a</w:t>
                  </w:r>
                  <w:r w:rsidR="00566813">
                    <w:rPr>
                      <w:lang w:val="en-GB"/>
                    </w:rPr>
                    <w:t>-</w:t>
                  </w:r>
                  <w:r w:rsidRPr="00F97251">
                    <w:rPr>
                      <w:lang w:val="en-GB"/>
                    </w:rPr>
                    <w:t>FF1</w:t>
                  </w:r>
                </w:p>
              </w:tc>
            </w:tr>
            <w:tr w:rsidR="00421C56" w:rsidRPr="00F97251" w14:paraId="7045EC38" w14:textId="77777777" w:rsidTr="00393F47">
              <w:trPr>
                <w:cnfStyle w:val="000000100000" w:firstRow="0" w:lastRow="0" w:firstColumn="0" w:lastColumn="0" w:oddVBand="0" w:evenVBand="0" w:oddHBand="1" w:evenHBand="0" w:firstRowFirstColumn="0" w:firstRowLastColumn="0" w:lastRowFirstColumn="0" w:lastRowLastColumn="0"/>
                <w:trHeight w:val="126"/>
              </w:trPr>
              <w:tc>
                <w:tcPr>
                  <w:tcW w:w="2144" w:type="pct"/>
                  <w:vMerge/>
                  <w:shd w:val="clear" w:color="auto" w:fill="E7E6E6" w:themeFill="background2"/>
                  <w:vAlign w:val="center"/>
                </w:tcPr>
                <w:p w14:paraId="6EED55B2" w14:textId="77777777" w:rsidR="00393F47" w:rsidRPr="00F97251" w:rsidRDefault="00393F47" w:rsidP="00EE61E0">
                  <w:pPr>
                    <w:rPr>
                      <w:rtl/>
                    </w:rPr>
                  </w:pPr>
                </w:p>
              </w:tc>
              <w:tc>
                <w:tcPr>
                  <w:tcW w:w="648" w:type="pct"/>
                  <w:vMerge/>
                  <w:shd w:val="clear" w:color="auto" w:fill="E7E6E6" w:themeFill="background2"/>
                  <w:vAlign w:val="center"/>
                </w:tcPr>
                <w:p w14:paraId="21FD82DB" w14:textId="77777777" w:rsidR="00393F47" w:rsidRPr="00F97251" w:rsidRDefault="00393F47" w:rsidP="00EE61E0">
                  <w:pPr>
                    <w:rPr>
                      <w:rtl/>
                    </w:rPr>
                  </w:pPr>
                </w:p>
              </w:tc>
              <w:tc>
                <w:tcPr>
                  <w:tcW w:w="475" w:type="pct"/>
                  <w:shd w:val="clear" w:color="auto" w:fill="E7E6E6" w:themeFill="background2"/>
                  <w:vAlign w:val="center"/>
                </w:tcPr>
                <w:p w14:paraId="1591C256" w14:textId="77777777" w:rsidR="00393F47" w:rsidRPr="00F97251" w:rsidRDefault="00393F47" w:rsidP="00EE61E0">
                  <w:pPr>
                    <w:rPr>
                      <w:rtl/>
                    </w:rPr>
                  </w:pPr>
                  <w:r>
                    <w:t>6.02</w:t>
                  </w:r>
                </w:p>
              </w:tc>
              <w:tc>
                <w:tcPr>
                  <w:tcW w:w="260" w:type="pct"/>
                  <w:shd w:val="clear" w:color="auto" w:fill="E7E6E6" w:themeFill="background2"/>
                  <w:vAlign w:val="center"/>
                </w:tcPr>
                <w:p w14:paraId="13D90841" w14:textId="77777777" w:rsidR="00393F47" w:rsidRPr="00F97251" w:rsidRDefault="00393F47" w:rsidP="00EE61E0">
                  <w:r>
                    <w:t>2</w:t>
                  </w:r>
                </w:p>
              </w:tc>
              <w:tc>
                <w:tcPr>
                  <w:tcW w:w="557" w:type="pct"/>
                  <w:shd w:val="clear" w:color="auto" w:fill="E7E6E6" w:themeFill="background2"/>
                  <w:vAlign w:val="center"/>
                </w:tcPr>
                <w:p w14:paraId="081E6322" w14:textId="77777777" w:rsidR="00393F47" w:rsidRPr="00F97251" w:rsidRDefault="00393F47" w:rsidP="00EE61E0">
                  <w:pPr>
                    <w:rPr>
                      <w:rtl/>
                    </w:rPr>
                  </w:pPr>
                  <w:r>
                    <w:t>106.12</w:t>
                  </w:r>
                </w:p>
              </w:tc>
              <w:tc>
                <w:tcPr>
                  <w:tcW w:w="260" w:type="pct"/>
                  <w:shd w:val="clear" w:color="auto" w:fill="E7E6E6" w:themeFill="background2"/>
                  <w:vAlign w:val="center"/>
                </w:tcPr>
                <w:p w14:paraId="10CDC7B3" w14:textId="77777777" w:rsidR="00393F47" w:rsidRPr="00F97251" w:rsidRDefault="00393F47" w:rsidP="00EE61E0">
                  <w:r>
                    <w:t>2</w:t>
                  </w:r>
                </w:p>
              </w:tc>
              <w:tc>
                <w:tcPr>
                  <w:tcW w:w="655" w:type="pct"/>
                  <w:vMerge/>
                  <w:shd w:val="clear" w:color="auto" w:fill="E7E6E6" w:themeFill="background2"/>
                  <w:vAlign w:val="center"/>
                </w:tcPr>
                <w:p w14:paraId="4172E848" w14:textId="77777777" w:rsidR="00393F47" w:rsidRPr="00F97251" w:rsidRDefault="00393F47" w:rsidP="00EE61E0">
                  <w:pPr>
                    <w:rPr>
                      <w:rtl/>
                      <w:lang w:val="en-GB"/>
                    </w:rPr>
                  </w:pPr>
                </w:p>
              </w:tc>
            </w:tr>
            <w:tr w:rsidR="00421C56" w:rsidRPr="00F97251" w14:paraId="39F5C958" w14:textId="77777777" w:rsidTr="00393F47">
              <w:trPr>
                <w:trHeight w:val="126"/>
              </w:trPr>
              <w:tc>
                <w:tcPr>
                  <w:tcW w:w="2144" w:type="pct"/>
                  <w:vMerge/>
                  <w:shd w:val="clear" w:color="auto" w:fill="E7E6E6" w:themeFill="background2"/>
                  <w:vAlign w:val="center"/>
                </w:tcPr>
                <w:p w14:paraId="458406EC" w14:textId="77777777" w:rsidR="00393F47" w:rsidRPr="00F97251" w:rsidRDefault="00393F47" w:rsidP="00EE61E0">
                  <w:pPr>
                    <w:rPr>
                      <w:rtl/>
                    </w:rPr>
                  </w:pPr>
                </w:p>
              </w:tc>
              <w:tc>
                <w:tcPr>
                  <w:tcW w:w="648" w:type="pct"/>
                  <w:vMerge/>
                  <w:shd w:val="clear" w:color="auto" w:fill="E7E6E6" w:themeFill="background2"/>
                  <w:vAlign w:val="center"/>
                </w:tcPr>
                <w:p w14:paraId="750A58D5" w14:textId="77777777" w:rsidR="00393F47" w:rsidRPr="00F97251" w:rsidRDefault="00393F47" w:rsidP="00EE61E0">
                  <w:pPr>
                    <w:rPr>
                      <w:rtl/>
                    </w:rPr>
                  </w:pPr>
                </w:p>
              </w:tc>
              <w:tc>
                <w:tcPr>
                  <w:tcW w:w="475" w:type="pct"/>
                  <w:shd w:val="clear" w:color="auto" w:fill="E7E6E6" w:themeFill="background2"/>
                  <w:vAlign w:val="center"/>
                </w:tcPr>
                <w:p w14:paraId="28FEE010" w14:textId="77777777" w:rsidR="00393F47" w:rsidRPr="00F97251" w:rsidRDefault="00393F47" w:rsidP="00EE61E0">
                  <w:pPr>
                    <w:rPr>
                      <w:rtl/>
                    </w:rPr>
                  </w:pPr>
                  <w:r>
                    <w:t>6.02</w:t>
                  </w:r>
                </w:p>
              </w:tc>
              <w:tc>
                <w:tcPr>
                  <w:tcW w:w="260" w:type="pct"/>
                  <w:shd w:val="clear" w:color="auto" w:fill="E7E6E6" w:themeFill="background2"/>
                  <w:vAlign w:val="center"/>
                </w:tcPr>
                <w:p w14:paraId="54E682E1" w14:textId="77777777" w:rsidR="00393F47" w:rsidRPr="00F97251" w:rsidRDefault="00393F47" w:rsidP="00EE61E0">
                  <w:r>
                    <w:t>3</w:t>
                  </w:r>
                </w:p>
              </w:tc>
              <w:tc>
                <w:tcPr>
                  <w:tcW w:w="557" w:type="pct"/>
                  <w:shd w:val="clear" w:color="auto" w:fill="E7E6E6" w:themeFill="background2"/>
                  <w:vAlign w:val="center"/>
                </w:tcPr>
                <w:p w14:paraId="2A37CD01" w14:textId="77777777" w:rsidR="00393F47" w:rsidRPr="00F97251" w:rsidRDefault="00393F47" w:rsidP="00EE61E0">
                  <w:pPr>
                    <w:rPr>
                      <w:rtl/>
                    </w:rPr>
                  </w:pPr>
                  <w:r>
                    <w:t>106.10</w:t>
                  </w:r>
                </w:p>
              </w:tc>
              <w:tc>
                <w:tcPr>
                  <w:tcW w:w="260" w:type="pct"/>
                  <w:shd w:val="clear" w:color="auto" w:fill="E7E6E6" w:themeFill="background2"/>
                  <w:vAlign w:val="center"/>
                </w:tcPr>
                <w:p w14:paraId="39C05BFB" w14:textId="77777777" w:rsidR="00393F47" w:rsidRPr="00F97251" w:rsidRDefault="00393F47" w:rsidP="00EE61E0">
                  <w:r>
                    <w:t>3</w:t>
                  </w:r>
                </w:p>
              </w:tc>
              <w:tc>
                <w:tcPr>
                  <w:tcW w:w="655" w:type="pct"/>
                  <w:vMerge/>
                  <w:shd w:val="clear" w:color="auto" w:fill="E7E6E6" w:themeFill="background2"/>
                  <w:vAlign w:val="center"/>
                </w:tcPr>
                <w:p w14:paraId="23958400" w14:textId="77777777" w:rsidR="00393F47" w:rsidRPr="00F97251" w:rsidRDefault="00393F47" w:rsidP="00EE61E0">
                  <w:pPr>
                    <w:rPr>
                      <w:rtl/>
                      <w:lang w:val="en-GB"/>
                    </w:rPr>
                  </w:pPr>
                </w:p>
              </w:tc>
            </w:tr>
            <w:tr w:rsidR="00421C56" w:rsidRPr="00F97251" w14:paraId="2D94150C" w14:textId="77777777" w:rsidTr="00393F47">
              <w:trPr>
                <w:cnfStyle w:val="000000100000" w:firstRow="0" w:lastRow="0" w:firstColumn="0" w:lastColumn="0" w:oddVBand="0" w:evenVBand="0" w:oddHBand="1" w:evenHBand="0" w:firstRowFirstColumn="0" w:firstRowLastColumn="0" w:lastRowFirstColumn="0" w:lastRowLastColumn="0"/>
                <w:trHeight w:val="126"/>
              </w:trPr>
              <w:tc>
                <w:tcPr>
                  <w:tcW w:w="2144" w:type="pct"/>
                  <w:vMerge/>
                  <w:shd w:val="clear" w:color="auto" w:fill="E7E6E6" w:themeFill="background2"/>
                  <w:vAlign w:val="center"/>
                </w:tcPr>
                <w:p w14:paraId="253A0A8A" w14:textId="77777777" w:rsidR="00393F47" w:rsidRPr="00F97251" w:rsidRDefault="00393F47" w:rsidP="00EE61E0">
                  <w:pPr>
                    <w:rPr>
                      <w:rtl/>
                    </w:rPr>
                  </w:pPr>
                </w:p>
              </w:tc>
              <w:tc>
                <w:tcPr>
                  <w:tcW w:w="648" w:type="pct"/>
                  <w:vMerge/>
                  <w:shd w:val="clear" w:color="auto" w:fill="E7E6E6" w:themeFill="background2"/>
                  <w:vAlign w:val="center"/>
                </w:tcPr>
                <w:p w14:paraId="3EB3143E" w14:textId="77777777" w:rsidR="00393F47" w:rsidRPr="00F97251" w:rsidRDefault="00393F47" w:rsidP="00EE61E0">
                  <w:pPr>
                    <w:rPr>
                      <w:rtl/>
                    </w:rPr>
                  </w:pPr>
                </w:p>
              </w:tc>
              <w:tc>
                <w:tcPr>
                  <w:tcW w:w="475" w:type="pct"/>
                  <w:shd w:val="clear" w:color="auto" w:fill="E7E6E6" w:themeFill="background2"/>
                  <w:vAlign w:val="center"/>
                </w:tcPr>
                <w:p w14:paraId="771C6CA1" w14:textId="77777777" w:rsidR="00393F47" w:rsidRPr="00F97251" w:rsidRDefault="00393F47" w:rsidP="00EE61E0">
                  <w:pPr>
                    <w:rPr>
                      <w:rtl/>
                    </w:rPr>
                  </w:pPr>
                  <w:r>
                    <w:t>6.03</w:t>
                  </w:r>
                </w:p>
              </w:tc>
              <w:tc>
                <w:tcPr>
                  <w:tcW w:w="260" w:type="pct"/>
                  <w:shd w:val="clear" w:color="auto" w:fill="E7E6E6" w:themeFill="background2"/>
                  <w:vAlign w:val="center"/>
                </w:tcPr>
                <w:p w14:paraId="18806217" w14:textId="77777777" w:rsidR="00393F47" w:rsidRPr="00F97251" w:rsidRDefault="00393F47" w:rsidP="00EE61E0">
                  <w:r>
                    <w:t>avg</w:t>
                  </w:r>
                </w:p>
              </w:tc>
              <w:tc>
                <w:tcPr>
                  <w:tcW w:w="557" w:type="pct"/>
                  <w:shd w:val="clear" w:color="auto" w:fill="E7E6E6" w:themeFill="background2"/>
                  <w:vAlign w:val="center"/>
                </w:tcPr>
                <w:p w14:paraId="103FBABD" w14:textId="77777777" w:rsidR="00393F47" w:rsidRPr="00F97251" w:rsidRDefault="00393F47" w:rsidP="00EE61E0">
                  <w:pPr>
                    <w:rPr>
                      <w:rtl/>
                    </w:rPr>
                  </w:pPr>
                  <w:r>
                    <w:t>106.12</w:t>
                  </w:r>
                </w:p>
              </w:tc>
              <w:tc>
                <w:tcPr>
                  <w:tcW w:w="260" w:type="pct"/>
                  <w:shd w:val="clear" w:color="auto" w:fill="E7E6E6" w:themeFill="background2"/>
                  <w:vAlign w:val="center"/>
                </w:tcPr>
                <w:p w14:paraId="77EBA8D8" w14:textId="77777777" w:rsidR="00393F47" w:rsidRPr="00F97251" w:rsidRDefault="00393F47" w:rsidP="00EE61E0">
                  <w:r>
                    <w:t>avg</w:t>
                  </w:r>
                </w:p>
              </w:tc>
              <w:tc>
                <w:tcPr>
                  <w:tcW w:w="655" w:type="pct"/>
                  <w:vMerge/>
                  <w:shd w:val="clear" w:color="auto" w:fill="E7E6E6" w:themeFill="background2"/>
                  <w:vAlign w:val="center"/>
                </w:tcPr>
                <w:p w14:paraId="26B94B8D" w14:textId="77777777" w:rsidR="00393F47" w:rsidRPr="00F97251" w:rsidRDefault="00393F47" w:rsidP="00EE61E0">
                  <w:pPr>
                    <w:rPr>
                      <w:rtl/>
                      <w:lang w:val="en-GB"/>
                    </w:rPr>
                  </w:pPr>
                </w:p>
              </w:tc>
            </w:tr>
            <w:tr w:rsidR="00421C56" w:rsidRPr="00F97251" w14:paraId="458D5882" w14:textId="77777777" w:rsidTr="00393F47">
              <w:trPr>
                <w:trHeight w:val="126"/>
              </w:trPr>
              <w:tc>
                <w:tcPr>
                  <w:tcW w:w="2144" w:type="pct"/>
                  <w:vMerge w:val="restart"/>
                  <w:shd w:val="clear" w:color="auto" w:fill="CCCCCC" w:themeFill="text1" w:themeFillTint="33"/>
                  <w:vAlign w:val="center"/>
                </w:tcPr>
                <w:p w14:paraId="24F84960" w14:textId="77777777" w:rsidR="00393F47" w:rsidRPr="00F97251" w:rsidRDefault="00393F47" w:rsidP="00EE61E0">
                  <w:pPr>
                    <w:rPr>
                      <w:rtl/>
                    </w:rPr>
                  </w:pPr>
                  <w:r w:rsidRPr="004D53F6">
                    <w:t xml:space="preserve">interrupted </w:t>
                  </w:r>
                  <w:r>
                    <w:t>test – according to first low AE signal</w:t>
                  </w:r>
                </w:p>
              </w:tc>
              <w:tc>
                <w:tcPr>
                  <w:tcW w:w="648" w:type="pct"/>
                  <w:vMerge w:val="restart"/>
                  <w:shd w:val="clear" w:color="auto" w:fill="CCCCCC" w:themeFill="text1" w:themeFillTint="33"/>
                  <w:vAlign w:val="center"/>
                </w:tcPr>
                <w:p w14:paraId="64239D72" w14:textId="77777777" w:rsidR="00393F47" w:rsidRPr="00F97251" w:rsidRDefault="00393F47" w:rsidP="00EE61E0">
                  <w:pPr>
                    <w:rPr>
                      <w:rtl/>
                    </w:rPr>
                  </w:pPr>
                  <w:r>
                    <w:t>59.06</w:t>
                  </w:r>
                </w:p>
              </w:tc>
              <w:tc>
                <w:tcPr>
                  <w:tcW w:w="475" w:type="pct"/>
                  <w:shd w:val="clear" w:color="auto" w:fill="CCCCCC" w:themeFill="text1" w:themeFillTint="33"/>
                  <w:vAlign w:val="center"/>
                </w:tcPr>
                <w:p w14:paraId="455C19BF" w14:textId="77777777" w:rsidR="00393F47" w:rsidRPr="00F97251" w:rsidRDefault="00393F47" w:rsidP="00EE61E0">
                  <w:pPr>
                    <w:rPr>
                      <w:rtl/>
                    </w:rPr>
                  </w:pPr>
                  <w:r>
                    <w:t>6.07</w:t>
                  </w:r>
                </w:p>
              </w:tc>
              <w:tc>
                <w:tcPr>
                  <w:tcW w:w="260" w:type="pct"/>
                  <w:shd w:val="clear" w:color="auto" w:fill="CCCCCC" w:themeFill="text1" w:themeFillTint="33"/>
                  <w:vAlign w:val="center"/>
                </w:tcPr>
                <w:p w14:paraId="79548D79" w14:textId="77777777" w:rsidR="00393F47" w:rsidRPr="00F97251" w:rsidRDefault="00393F47" w:rsidP="00EE61E0">
                  <w:r>
                    <w:t>1</w:t>
                  </w:r>
                </w:p>
              </w:tc>
              <w:tc>
                <w:tcPr>
                  <w:tcW w:w="557" w:type="pct"/>
                  <w:shd w:val="clear" w:color="auto" w:fill="CCCCCC" w:themeFill="text1" w:themeFillTint="33"/>
                  <w:vAlign w:val="center"/>
                </w:tcPr>
                <w:p w14:paraId="3BC45A09" w14:textId="77777777" w:rsidR="00393F47" w:rsidRPr="00F97251" w:rsidRDefault="00393F47" w:rsidP="00EE61E0">
                  <w:pPr>
                    <w:rPr>
                      <w:rtl/>
                    </w:rPr>
                  </w:pPr>
                  <w:r>
                    <w:t>106.15</w:t>
                  </w:r>
                </w:p>
              </w:tc>
              <w:tc>
                <w:tcPr>
                  <w:tcW w:w="260" w:type="pct"/>
                  <w:shd w:val="clear" w:color="auto" w:fill="CCCCCC" w:themeFill="text1" w:themeFillTint="33"/>
                  <w:vAlign w:val="center"/>
                </w:tcPr>
                <w:p w14:paraId="76BEE781" w14:textId="77777777" w:rsidR="00393F47" w:rsidRPr="00F97251" w:rsidRDefault="00393F47" w:rsidP="00EE61E0">
                  <w:r>
                    <w:t>1</w:t>
                  </w:r>
                </w:p>
              </w:tc>
              <w:tc>
                <w:tcPr>
                  <w:tcW w:w="655" w:type="pct"/>
                  <w:vMerge w:val="restart"/>
                  <w:shd w:val="clear" w:color="auto" w:fill="CCCCCC" w:themeFill="text1" w:themeFillTint="33"/>
                  <w:vAlign w:val="center"/>
                </w:tcPr>
                <w:p w14:paraId="14C430B5" w14:textId="326E14B7" w:rsidR="00393F47" w:rsidRPr="00F97251" w:rsidRDefault="00393F47" w:rsidP="00EE61E0">
                  <w:pPr>
                    <w:rPr>
                      <w:rtl/>
                      <w:lang w:val="en-GB"/>
                    </w:rPr>
                  </w:pPr>
                  <w:r>
                    <w:rPr>
                      <w:lang w:val="en-GB"/>
                    </w:rPr>
                    <w:t>U</w:t>
                  </w:r>
                  <w:r w:rsidR="00566813">
                    <w:rPr>
                      <w:lang w:val="en-GB"/>
                    </w:rPr>
                    <w:t>-</w:t>
                  </w:r>
                  <w:r>
                    <w:rPr>
                      <w:lang w:val="en-GB"/>
                    </w:rPr>
                    <w:t>S1</w:t>
                  </w:r>
                  <w:r w:rsidR="00566813">
                    <w:rPr>
                      <w:lang w:val="en-GB"/>
                    </w:rPr>
                    <w:t>-</w:t>
                  </w:r>
                  <w:r>
                    <w:rPr>
                      <w:lang w:val="en-GB"/>
                    </w:rPr>
                    <w:t>L1a</w:t>
                  </w:r>
                  <w:r w:rsidR="00566813">
                    <w:rPr>
                      <w:lang w:val="en-GB"/>
                    </w:rPr>
                    <w:t>-</w:t>
                  </w:r>
                  <w:r w:rsidRPr="00F97251">
                    <w:rPr>
                      <w:lang w:val="en-GB"/>
                    </w:rPr>
                    <w:t>FF2</w:t>
                  </w:r>
                </w:p>
              </w:tc>
            </w:tr>
            <w:tr w:rsidR="007D1650" w:rsidRPr="00F97251" w14:paraId="6830A2FB" w14:textId="77777777" w:rsidTr="00393F47">
              <w:trPr>
                <w:cnfStyle w:val="000000100000" w:firstRow="0" w:lastRow="0" w:firstColumn="0" w:lastColumn="0" w:oddVBand="0" w:evenVBand="0" w:oddHBand="1" w:evenHBand="0" w:firstRowFirstColumn="0" w:firstRowLastColumn="0" w:lastRowFirstColumn="0" w:lastRowLastColumn="0"/>
                <w:trHeight w:val="126"/>
              </w:trPr>
              <w:tc>
                <w:tcPr>
                  <w:tcW w:w="2144" w:type="pct"/>
                  <w:vMerge/>
                  <w:vAlign w:val="center"/>
                </w:tcPr>
                <w:p w14:paraId="5A895B60" w14:textId="77777777" w:rsidR="00393F47" w:rsidRPr="00F97251" w:rsidRDefault="00393F47" w:rsidP="00EE61E0">
                  <w:pPr>
                    <w:rPr>
                      <w:rtl/>
                    </w:rPr>
                  </w:pPr>
                </w:p>
              </w:tc>
              <w:tc>
                <w:tcPr>
                  <w:tcW w:w="648" w:type="pct"/>
                  <w:vMerge/>
                  <w:vAlign w:val="center"/>
                </w:tcPr>
                <w:p w14:paraId="62835E25" w14:textId="77777777" w:rsidR="00393F47" w:rsidRPr="00F97251" w:rsidRDefault="00393F47" w:rsidP="00EE61E0">
                  <w:pPr>
                    <w:rPr>
                      <w:rtl/>
                    </w:rPr>
                  </w:pPr>
                </w:p>
              </w:tc>
              <w:tc>
                <w:tcPr>
                  <w:tcW w:w="475" w:type="pct"/>
                  <w:vAlign w:val="center"/>
                </w:tcPr>
                <w:p w14:paraId="64BF9D56" w14:textId="77777777" w:rsidR="00393F47" w:rsidRPr="00F97251" w:rsidRDefault="00393F47" w:rsidP="00EE61E0">
                  <w:pPr>
                    <w:rPr>
                      <w:rtl/>
                    </w:rPr>
                  </w:pPr>
                  <w:r>
                    <w:t>6.04</w:t>
                  </w:r>
                </w:p>
              </w:tc>
              <w:tc>
                <w:tcPr>
                  <w:tcW w:w="260" w:type="pct"/>
                  <w:vAlign w:val="center"/>
                </w:tcPr>
                <w:p w14:paraId="2603DBAA" w14:textId="77777777" w:rsidR="00393F47" w:rsidRPr="00F97251" w:rsidRDefault="00393F47" w:rsidP="00EE61E0">
                  <w:r>
                    <w:t>2</w:t>
                  </w:r>
                </w:p>
              </w:tc>
              <w:tc>
                <w:tcPr>
                  <w:tcW w:w="557" w:type="pct"/>
                  <w:vAlign w:val="center"/>
                </w:tcPr>
                <w:p w14:paraId="7D0EC00D" w14:textId="77777777" w:rsidR="00393F47" w:rsidRPr="00F97251" w:rsidRDefault="00393F47" w:rsidP="00EE61E0">
                  <w:pPr>
                    <w:rPr>
                      <w:rtl/>
                    </w:rPr>
                  </w:pPr>
                  <w:r>
                    <w:t>106.15</w:t>
                  </w:r>
                </w:p>
              </w:tc>
              <w:tc>
                <w:tcPr>
                  <w:tcW w:w="260" w:type="pct"/>
                  <w:vAlign w:val="center"/>
                </w:tcPr>
                <w:p w14:paraId="39EAB4E0" w14:textId="77777777" w:rsidR="00393F47" w:rsidRPr="00F97251" w:rsidRDefault="00393F47" w:rsidP="00EE61E0">
                  <w:r>
                    <w:t>2</w:t>
                  </w:r>
                </w:p>
              </w:tc>
              <w:tc>
                <w:tcPr>
                  <w:tcW w:w="655" w:type="pct"/>
                  <w:vMerge/>
                  <w:vAlign w:val="center"/>
                </w:tcPr>
                <w:p w14:paraId="7C29BC7B" w14:textId="77777777" w:rsidR="00393F47" w:rsidRPr="00F97251" w:rsidRDefault="00393F47" w:rsidP="00EE61E0">
                  <w:pPr>
                    <w:rPr>
                      <w:rtl/>
                      <w:lang w:val="en-GB"/>
                    </w:rPr>
                  </w:pPr>
                </w:p>
              </w:tc>
            </w:tr>
            <w:tr w:rsidR="00421C56" w:rsidRPr="00F97251" w14:paraId="6AF9781C" w14:textId="77777777" w:rsidTr="00393F47">
              <w:trPr>
                <w:trHeight w:val="126"/>
              </w:trPr>
              <w:tc>
                <w:tcPr>
                  <w:tcW w:w="2144" w:type="pct"/>
                  <w:vMerge/>
                  <w:shd w:val="clear" w:color="auto" w:fill="CCCCCC" w:themeFill="text1" w:themeFillTint="33"/>
                  <w:vAlign w:val="center"/>
                </w:tcPr>
                <w:p w14:paraId="2CE97165" w14:textId="77777777" w:rsidR="00393F47" w:rsidRPr="00F97251" w:rsidRDefault="00393F47" w:rsidP="00EE61E0">
                  <w:pPr>
                    <w:rPr>
                      <w:rtl/>
                    </w:rPr>
                  </w:pPr>
                </w:p>
              </w:tc>
              <w:tc>
                <w:tcPr>
                  <w:tcW w:w="648" w:type="pct"/>
                  <w:vMerge/>
                  <w:shd w:val="clear" w:color="auto" w:fill="CCCCCC" w:themeFill="text1" w:themeFillTint="33"/>
                  <w:vAlign w:val="center"/>
                </w:tcPr>
                <w:p w14:paraId="12AFECFC" w14:textId="77777777" w:rsidR="00393F47" w:rsidRPr="00F97251" w:rsidRDefault="00393F47" w:rsidP="00EE61E0">
                  <w:pPr>
                    <w:rPr>
                      <w:rtl/>
                    </w:rPr>
                  </w:pPr>
                </w:p>
              </w:tc>
              <w:tc>
                <w:tcPr>
                  <w:tcW w:w="475" w:type="pct"/>
                  <w:shd w:val="clear" w:color="auto" w:fill="CCCCCC" w:themeFill="text1" w:themeFillTint="33"/>
                  <w:vAlign w:val="center"/>
                </w:tcPr>
                <w:p w14:paraId="0223495B" w14:textId="77777777" w:rsidR="00393F47" w:rsidRPr="00F97251" w:rsidRDefault="00393F47" w:rsidP="00EE61E0">
                  <w:pPr>
                    <w:rPr>
                      <w:rtl/>
                    </w:rPr>
                  </w:pPr>
                  <w:r>
                    <w:t>6.04</w:t>
                  </w:r>
                </w:p>
              </w:tc>
              <w:tc>
                <w:tcPr>
                  <w:tcW w:w="260" w:type="pct"/>
                  <w:shd w:val="clear" w:color="auto" w:fill="CCCCCC" w:themeFill="text1" w:themeFillTint="33"/>
                  <w:vAlign w:val="center"/>
                </w:tcPr>
                <w:p w14:paraId="1EC1D851" w14:textId="77777777" w:rsidR="00393F47" w:rsidRPr="00F97251" w:rsidRDefault="00393F47" w:rsidP="00EE61E0">
                  <w:r>
                    <w:t>3</w:t>
                  </w:r>
                </w:p>
              </w:tc>
              <w:tc>
                <w:tcPr>
                  <w:tcW w:w="557" w:type="pct"/>
                  <w:shd w:val="clear" w:color="auto" w:fill="CCCCCC" w:themeFill="text1" w:themeFillTint="33"/>
                  <w:vAlign w:val="center"/>
                </w:tcPr>
                <w:p w14:paraId="0D944E02" w14:textId="77777777" w:rsidR="00393F47" w:rsidRPr="00F97251" w:rsidRDefault="00393F47" w:rsidP="00EE61E0">
                  <w:pPr>
                    <w:rPr>
                      <w:rtl/>
                    </w:rPr>
                  </w:pPr>
                  <w:r>
                    <w:t>106.17</w:t>
                  </w:r>
                </w:p>
              </w:tc>
              <w:tc>
                <w:tcPr>
                  <w:tcW w:w="260" w:type="pct"/>
                  <w:shd w:val="clear" w:color="auto" w:fill="CCCCCC" w:themeFill="text1" w:themeFillTint="33"/>
                  <w:vAlign w:val="center"/>
                </w:tcPr>
                <w:p w14:paraId="0D815E26" w14:textId="77777777" w:rsidR="00393F47" w:rsidRPr="00F97251" w:rsidRDefault="00393F47" w:rsidP="00EE61E0">
                  <w:r>
                    <w:t>3</w:t>
                  </w:r>
                </w:p>
              </w:tc>
              <w:tc>
                <w:tcPr>
                  <w:tcW w:w="655" w:type="pct"/>
                  <w:vMerge/>
                  <w:shd w:val="clear" w:color="auto" w:fill="CCCCCC" w:themeFill="text1" w:themeFillTint="33"/>
                  <w:vAlign w:val="center"/>
                </w:tcPr>
                <w:p w14:paraId="37058CDB" w14:textId="77777777" w:rsidR="00393F47" w:rsidRPr="00F97251" w:rsidRDefault="00393F47" w:rsidP="00EE61E0">
                  <w:pPr>
                    <w:rPr>
                      <w:rtl/>
                      <w:lang w:val="en-GB"/>
                    </w:rPr>
                  </w:pPr>
                </w:p>
              </w:tc>
            </w:tr>
            <w:tr w:rsidR="007D1650" w:rsidRPr="00F97251" w14:paraId="0035A01C" w14:textId="77777777" w:rsidTr="00393F47">
              <w:trPr>
                <w:cnfStyle w:val="000000100000" w:firstRow="0" w:lastRow="0" w:firstColumn="0" w:lastColumn="0" w:oddVBand="0" w:evenVBand="0" w:oddHBand="1" w:evenHBand="0" w:firstRowFirstColumn="0" w:firstRowLastColumn="0" w:lastRowFirstColumn="0" w:lastRowLastColumn="0"/>
                <w:trHeight w:val="60"/>
              </w:trPr>
              <w:tc>
                <w:tcPr>
                  <w:tcW w:w="2144" w:type="pct"/>
                  <w:vMerge/>
                  <w:vAlign w:val="center"/>
                </w:tcPr>
                <w:p w14:paraId="7F81C01B" w14:textId="77777777" w:rsidR="00393F47" w:rsidRPr="00F97251" w:rsidRDefault="00393F47" w:rsidP="00EE61E0">
                  <w:pPr>
                    <w:rPr>
                      <w:rtl/>
                    </w:rPr>
                  </w:pPr>
                </w:p>
              </w:tc>
              <w:tc>
                <w:tcPr>
                  <w:tcW w:w="648" w:type="pct"/>
                  <w:vMerge/>
                  <w:vAlign w:val="center"/>
                </w:tcPr>
                <w:p w14:paraId="2FB3C86A" w14:textId="77777777" w:rsidR="00393F47" w:rsidRPr="00F97251" w:rsidRDefault="00393F47" w:rsidP="00EE61E0">
                  <w:pPr>
                    <w:rPr>
                      <w:rtl/>
                    </w:rPr>
                  </w:pPr>
                </w:p>
              </w:tc>
              <w:tc>
                <w:tcPr>
                  <w:tcW w:w="475" w:type="pct"/>
                  <w:vAlign w:val="center"/>
                </w:tcPr>
                <w:p w14:paraId="1F1C670C" w14:textId="77777777" w:rsidR="00393F47" w:rsidRPr="00F97251" w:rsidRDefault="00393F47" w:rsidP="00EE61E0">
                  <w:pPr>
                    <w:rPr>
                      <w:rtl/>
                    </w:rPr>
                  </w:pPr>
                  <w:r>
                    <w:t>6.05</w:t>
                  </w:r>
                </w:p>
              </w:tc>
              <w:tc>
                <w:tcPr>
                  <w:tcW w:w="260" w:type="pct"/>
                  <w:vAlign w:val="center"/>
                </w:tcPr>
                <w:p w14:paraId="1FA9F75A" w14:textId="77777777" w:rsidR="00393F47" w:rsidRPr="00F97251" w:rsidRDefault="00393F47" w:rsidP="00EE61E0">
                  <w:r>
                    <w:t>avg</w:t>
                  </w:r>
                </w:p>
              </w:tc>
              <w:tc>
                <w:tcPr>
                  <w:tcW w:w="557" w:type="pct"/>
                  <w:vAlign w:val="center"/>
                </w:tcPr>
                <w:p w14:paraId="5682EFD1" w14:textId="77777777" w:rsidR="00393F47" w:rsidRPr="00F97251" w:rsidRDefault="00393F47" w:rsidP="00EE61E0">
                  <w:pPr>
                    <w:rPr>
                      <w:rtl/>
                    </w:rPr>
                  </w:pPr>
                  <w:r>
                    <w:t>106.16</w:t>
                  </w:r>
                </w:p>
              </w:tc>
              <w:tc>
                <w:tcPr>
                  <w:tcW w:w="260" w:type="pct"/>
                  <w:vAlign w:val="center"/>
                </w:tcPr>
                <w:p w14:paraId="783700A3" w14:textId="77777777" w:rsidR="00393F47" w:rsidRPr="00F97251" w:rsidRDefault="00393F47" w:rsidP="00EE61E0">
                  <w:r>
                    <w:t>avg</w:t>
                  </w:r>
                </w:p>
              </w:tc>
              <w:tc>
                <w:tcPr>
                  <w:tcW w:w="655" w:type="pct"/>
                  <w:vMerge/>
                  <w:vAlign w:val="center"/>
                </w:tcPr>
                <w:p w14:paraId="712053A4" w14:textId="77777777" w:rsidR="00393F47" w:rsidRPr="00F97251" w:rsidRDefault="00393F47" w:rsidP="00EE61E0">
                  <w:pPr>
                    <w:rPr>
                      <w:rtl/>
                      <w:lang w:val="en-GB"/>
                    </w:rPr>
                  </w:pPr>
                </w:p>
              </w:tc>
            </w:tr>
            <w:tr w:rsidR="00421C56" w:rsidRPr="00F97251" w14:paraId="43884723" w14:textId="77777777" w:rsidTr="00393F47">
              <w:trPr>
                <w:trHeight w:val="126"/>
              </w:trPr>
              <w:tc>
                <w:tcPr>
                  <w:tcW w:w="2144" w:type="pct"/>
                  <w:vMerge w:val="restart"/>
                  <w:shd w:val="clear" w:color="auto" w:fill="E7E6E6" w:themeFill="background2"/>
                  <w:vAlign w:val="center"/>
                </w:tcPr>
                <w:p w14:paraId="244C0A72" w14:textId="77777777" w:rsidR="00393F47" w:rsidRPr="00F97251" w:rsidRDefault="00393F47" w:rsidP="00EE61E0">
                  <w:pPr>
                    <w:rPr>
                      <w:rtl/>
                    </w:rPr>
                  </w:pPr>
                  <w:r w:rsidRPr="004D53F6">
                    <w:lastRenderedPageBreak/>
                    <w:t>compliance calibratio</w:t>
                  </w:r>
                  <w:r>
                    <w:t>n</w:t>
                  </w:r>
                </w:p>
              </w:tc>
              <w:tc>
                <w:tcPr>
                  <w:tcW w:w="648" w:type="pct"/>
                  <w:vMerge w:val="restart"/>
                  <w:shd w:val="clear" w:color="auto" w:fill="E7E6E6" w:themeFill="background2"/>
                  <w:vAlign w:val="center"/>
                </w:tcPr>
                <w:p w14:paraId="14397AB4" w14:textId="77777777" w:rsidR="00393F47" w:rsidRPr="00F97251" w:rsidRDefault="00393F47" w:rsidP="00EE61E0">
                  <w:pPr>
                    <w:rPr>
                      <w:rtl/>
                    </w:rPr>
                  </w:pPr>
                  <w:r>
                    <w:t>59.08</w:t>
                  </w:r>
                </w:p>
              </w:tc>
              <w:tc>
                <w:tcPr>
                  <w:tcW w:w="475" w:type="pct"/>
                  <w:shd w:val="clear" w:color="auto" w:fill="E7E6E6" w:themeFill="background2"/>
                  <w:vAlign w:val="center"/>
                </w:tcPr>
                <w:p w14:paraId="7C251198" w14:textId="77777777" w:rsidR="00393F47" w:rsidRPr="00F97251" w:rsidRDefault="00393F47" w:rsidP="00EE61E0">
                  <w:pPr>
                    <w:rPr>
                      <w:rtl/>
                    </w:rPr>
                  </w:pPr>
                  <w:r>
                    <w:t>6.05</w:t>
                  </w:r>
                </w:p>
              </w:tc>
              <w:tc>
                <w:tcPr>
                  <w:tcW w:w="260" w:type="pct"/>
                  <w:shd w:val="clear" w:color="auto" w:fill="E7E6E6" w:themeFill="background2"/>
                  <w:vAlign w:val="center"/>
                </w:tcPr>
                <w:p w14:paraId="3520FBFD" w14:textId="77777777" w:rsidR="00393F47" w:rsidRPr="00F97251" w:rsidRDefault="00393F47" w:rsidP="00EE61E0">
                  <w:r>
                    <w:t>1</w:t>
                  </w:r>
                </w:p>
              </w:tc>
              <w:tc>
                <w:tcPr>
                  <w:tcW w:w="557" w:type="pct"/>
                  <w:shd w:val="clear" w:color="auto" w:fill="E7E6E6" w:themeFill="background2"/>
                  <w:vAlign w:val="center"/>
                </w:tcPr>
                <w:p w14:paraId="4D6FF7D8" w14:textId="77777777" w:rsidR="00393F47" w:rsidRPr="00F97251" w:rsidRDefault="00393F47" w:rsidP="00EE61E0">
                  <w:pPr>
                    <w:rPr>
                      <w:rtl/>
                    </w:rPr>
                  </w:pPr>
                  <w:r>
                    <w:t>106.35</w:t>
                  </w:r>
                </w:p>
              </w:tc>
              <w:tc>
                <w:tcPr>
                  <w:tcW w:w="260" w:type="pct"/>
                  <w:shd w:val="clear" w:color="auto" w:fill="E7E6E6" w:themeFill="background2"/>
                  <w:vAlign w:val="center"/>
                </w:tcPr>
                <w:p w14:paraId="5B83F8A0" w14:textId="77777777" w:rsidR="00393F47" w:rsidRPr="00F97251" w:rsidRDefault="00393F47" w:rsidP="00EE61E0">
                  <w:r>
                    <w:t>1</w:t>
                  </w:r>
                </w:p>
              </w:tc>
              <w:tc>
                <w:tcPr>
                  <w:tcW w:w="655" w:type="pct"/>
                  <w:vMerge w:val="restart"/>
                  <w:shd w:val="clear" w:color="auto" w:fill="E7E6E6" w:themeFill="background2"/>
                  <w:vAlign w:val="center"/>
                </w:tcPr>
                <w:p w14:paraId="70E60630" w14:textId="399757DE" w:rsidR="00393F47" w:rsidRPr="00F97251" w:rsidRDefault="00393F47" w:rsidP="00EE61E0">
                  <w:pPr>
                    <w:rPr>
                      <w:rtl/>
                      <w:lang w:val="en-GB"/>
                    </w:rPr>
                  </w:pPr>
                  <w:r>
                    <w:rPr>
                      <w:lang w:val="en-GB"/>
                    </w:rPr>
                    <w:t>U</w:t>
                  </w:r>
                  <w:r w:rsidR="00566813">
                    <w:rPr>
                      <w:lang w:val="en-GB"/>
                    </w:rPr>
                    <w:t>-</w:t>
                  </w:r>
                  <w:r>
                    <w:rPr>
                      <w:lang w:val="en-GB"/>
                    </w:rPr>
                    <w:t>S1</w:t>
                  </w:r>
                  <w:r w:rsidR="00566813">
                    <w:rPr>
                      <w:lang w:val="en-GB"/>
                    </w:rPr>
                    <w:t>-</w:t>
                  </w:r>
                  <w:r>
                    <w:rPr>
                      <w:lang w:val="en-GB"/>
                    </w:rPr>
                    <w:t>L1a</w:t>
                  </w:r>
                  <w:r w:rsidR="00566813">
                    <w:rPr>
                      <w:lang w:val="en-GB"/>
                    </w:rPr>
                    <w:t>-</w:t>
                  </w:r>
                  <w:r w:rsidRPr="00F97251">
                    <w:rPr>
                      <w:lang w:val="en-GB"/>
                    </w:rPr>
                    <w:t>FF3</w:t>
                  </w:r>
                </w:p>
              </w:tc>
            </w:tr>
            <w:tr w:rsidR="00421C56" w:rsidRPr="00F97251" w14:paraId="29AB2DAF" w14:textId="77777777" w:rsidTr="00393F47">
              <w:trPr>
                <w:cnfStyle w:val="000000100000" w:firstRow="0" w:lastRow="0" w:firstColumn="0" w:lastColumn="0" w:oddVBand="0" w:evenVBand="0" w:oddHBand="1" w:evenHBand="0" w:firstRowFirstColumn="0" w:firstRowLastColumn="0" w:lastRowFirstColumn="0" w:lastRowLastColumn="0"/>
                <w:trHeight w:val="126"/>
              </w:trPr>
              <w:tc>
                <w:tcPr>
                  <w:tcW w:w="2144" w:type="pct"/>
                  <w:vMerge/>
                  <w:shd w:val="clear" w:color="auto" w:fill="E7E6E6" w:themeFill="background2"/>
                  <w:vAlign w:val="center"/>
                </w:tcPr>
                <w:p w14:paraId="5E1DF28A" w14:textId="77777777" w:rsidR="00393F47" w:rsidRPr="00F97251" w:rsidRDefault="00393F47" w:rsidP="00EE61E0">
                  <w:pPr>
                    <w:rPr>
                      <w:rtl/>
                    </w:rPr>
                  </w:pPr>
                </w:p>
              </w:tc>
              <w:tc>
                <w:tcPr>
                  <w:tcW w:w="648" w:type="pct"/>
                  <w:vMerge/>
                  <w:shd w:val="clear" w:color="auto" w:fill="E7E6E6" w:themeFill="background2"/>
                  <w:vAlign w:val="center"/>
                </w:tcPr>
                <w:p w14:paraId="3DEE7665" w14:textId="77777777" w:rsidR="00393F47" w:rsidRPr="00F97251" w:rsidRDefault="00393F47" w:rsidP="00EE61E0">
                  <w:pPr>
                    <w:rPr>
                      <w:rtl/>
                    </w:rPr>
                  </w:pPr>
                </w:p>
              </w:tc>
              <w:tc>
                <w:tcPr>
                  <w:tcW w:w="475" w:type="pct"/>
                  <w:shd w:val="clear" w:color="auto" w:fill="E7E6E6" w:themeFill="background2"/>
                  <w:vAlign w:val="center"/>
                </w:tcPr>
                <w:p w14:paraId="0040C781" w14:textId="77777777" w:rsidR="00393F47" w:rsidRPr="00F97251" w:rsidRDefault="00393F47" w:rsidP="00EE61E0">
                  <w:pPr>
                    <w:rPr>
                      <w:rtl/>
                    </w:rPr>
                  </w:pPr>
                  <w:r>
                    <w:t>6.05</w:t>
                  </w:r>
                </w:p>
              </w:tc>
              <w:tc>
                <w:tcPr>
                  <w:tcW w:w="260" w:type="pct"/>
                  <w:shd w:val="clear" w:color="auto" w:fill="E7E6E6" w:themeFill="background2"/>
                  <w:vAlign w:val="center"/>
                </w:tcPr>
                <w:p w14:paraId="503245ED" w14:textId="77777777" w:rsidR="00393F47" w:rsidRPr="00F97251" w:rsidRDefault="00393F47" w:rsidP="00EE61E0">
                  <w:r>
                    <w:t>2</w:t>
                  </w:r>
                </w:p>
              </w:tc>
              <w:tc>
                <w:tcPr>
                  <w:tcW w:w="557" w:type="pct"/>
                  <w:shd w:val="clear" w:color="auto" w:fill="E7E6E6" w:themeFill="background2"/>
                  <w:vAlign w:val="center"/>
                </w:tcPr>
                <w:p w14:paraId="33B1796E" w14:textId="77777777" w:rsidR="00393F47" w:rsidRPr="00F97251" w:rsidRDefault="00393F47" w:rsidP="00EE61E0">
                  <w:pPr>
                    <w:rPr>
                      <w:rtl/>
                    </w:rPr>
                  </w:pPr>
                  <w:r>
                    <w:t>106.39</w:t>
                  </w:r>
                </w:p>
              </w:tc>
              <w:tc>
                <w:tcPr>
                  <w:tcW w:w="260" w:type="pct"/>
                  <w:shd w:val="clear" w:color="auto" w:fill="E7E6E6" w:themeFill="background2"/>
                  <w:vAlign w:val="center"/>
                </w:tcPr>
                <w:p w14:paraId="3A8C3B24" w14:textId="77777777" w:rsidR="00393F47" w:rsidRPr="00F97251" w:rsidRDefault="00393F47" w:rsidP="00EE61E0">
                  <w:r>
                    <w:t>2</w:t>
                  </w:r>
                </w:p>
              </w:tc>
              <w:tc>
                <w:tcPr>
                  <w:tcW w:w="655" w:type="pct"/>
                  <w:vMerge/>
                  <w:shd w:val="clear" w:color="auto" w:fill="E7E6E6" w:themeFill="background2"/>
                  <w:vAlign w:val="center"/>
                </w:tcPr>
                <w:p w14:paraId="30C5A72D" w14:textId="77777777" w:rsidR="00393F47" w:rsidRPr="00F97251" w:rsidRDefault="00393F47" w:rsidP="00EE61E0">
                  <w:pPr>
                    <w:rPr>
                      <w:rtl/>
                      <w:lang w:val="en-GB"/>
                    </w:rPr>
                  </w:pPr>
                </w:p>
              </w:tc>
            </w:tr>
            <w:tr w:rsidR="00421C56" w:rsidRPr="00F97251" w14:paraId="059BBD28" w14:textId="77777777" w:rsidTr="00393F47">
              <w:trPr>
                <w:trHeight w:val="126"/>
              </w:trPr>
              <w:tc>
                <w:tcPr>
                  <w:tcW w:w="2144" w:type="pct"/>
                  <w:vMerge/>
                  <w:shd w:val="clear" w:color="auto" w:fill="E7E6E6" w:themeFill="background2"/>
                  <w:vAlign w:val="center"/>
                </w:tcPr>
                <w:p w14:paraId="27045F3A" w14:textId="77777777" w:rsidR="00393F47" w:rsidRPr="00F97251" w:rsidRDefault="00393F47" w:rsidP="00EE61E0">
                  <w:pPr>
                    <w:rPr>
                      <w:rtl/>
                    </w:rPr>
                  </w:pPr>
                </w:p>
              </w:tc>
              <w:tc>
                <w:tcPr>
                  <w:tcW w:w="648" w:type="pct"/>
                  <w:vMerge/>
                  <w:shd w:val="clear" w:color="auto" w:fill="E7E6E6" w:themeFill="background2"/>
                  <w:vAlign w:val="center"/>
                </w:tcPr>
                <w:p w14:paraId="6DC606F0" w14:textId="77777777" w:rsidR="00393F47" w:rsidRPr="00F97251" w:rsidRDefault="00393F47" w:rsidP="00EE61E0">
                  <w:pPr>
                    <w:rPr>
                      <w:rtl/>
                    </w:rPr>
                  </w:pPr>
                </w:p>
              </w:tc>
              <w:tc>
                <w:tcPr>
                  <w:tcW w:w="475" w:type="pct"/>
                  <w:shd w:val="clear" w:color="auto" w:fill="E7E6E6" w:themeFill="background2"/>
                  <w:vAlign w:val="center"/>
                </w:tcPr>
                <w:p w14:paraId="61052158" w14:textId="77777777" w:rsidR="00393F47" w:rsidRPr="00F97251" w:rsidRDefault="00393F47" w:rsidP="00EE61E0">
                  <w:pPr>
                    <w:rPr>
                      <w:rtl/>
                    </w:rPr>
                  </w:pPr>
                  <w:r>
                    <w:t>6.05</w:t>
                  </w:r>
                </w:p>
              </w:tc>
              <w:tc>
                <w:tcPr>
                  <w:tcW w:w="260" w:type="pct"/>
                  <w:shd w:val="clear" w:color="auto" w:fill="E7E6E6" w:themeFill="background2"/>
                  <w:vAlign w:val="center"/>
                </w:tcPr>
                <w:p w14:paraId="1CDD0610" w14:textId="77777777" w:rsidR="00393F47" w:rsidRPr="00F97251" w:rsidRDefault="00393F47" w:rsidP="00EE61E0">
                  <w:r>
                    <w:t>3</w:t>
                  </w:r>
                </w:p>
              </w:tc>
              <w:tc>
                <w:tcPr>
                  <w:tcW w:w="557" w:type="pct"/>
                  <w:shd w:val="clear" w:color="auto" w:fill="E7E6E6" w:themeFill="background2"/>
                  <w:vAlign w:val="center"/>
                </w:tcPr>
                <w:p w14:paraId="663E462A" w14:textId="77777777" w:rsidR="00393F47" w:rsidRPr="00F97251" w:rsidRDefault="00393F47" w:rsidP="00EE61E0">
                  <w:pPr>
                    <w:rPr>
                      <w:rtl/>
                    </w:rPr>
                  </w:pPr>
                  <w:r>
                    <w:t>106.44</w:t>
                  </w:r>
                </w:p>
              </w:tc>
              <w:tc>
                <w:tcPr>
                  <w:tcW w:w="260" w:type="pct"/>
                  <w:shd w:val="clear" w:color="auto" w:fill="E7E6E6" w:themeFill="background2"/>
                  <w:vAlign w:val="center"/>
                </w:tcPr>
                <w:p w14:paraId="7E16957E" w14:textId="77777777" w:rsidR="00393F47" w:rsidRPr="00F97251" w:rsidRDefault="00393F47" w:rsidP="00EE61E0">
                  <w:r>
                    <w:t>3</w:t>
                  </w:r>
                </w:p>
              </w:tc>
              <w:tc>
                <w:tcPr>
                  <w:tcW w:w="655" w:type="pct"/>
                  <w:vMerge/>
                  <w:shd w:val="clear" w:color="auto" w:fill="E7E6E6" w:themeFill="background2"/>
                  <w:vAlign w:val="center"/>
                </w:tcPr>
                <w:p w14:paraId="4371F39E" w14:textId="77777777" w:rsidR="00393F47" w:rsidRPr="00F97251" w:rsidRDefault="00393F47" w:rsidP="00EE61E0">
                  <w:pPr>
                    <w:rPr>
                      <w:rtl/>
                      <w:lang w:val="en-GB"/>
                    </w:rPr>
                  </w:pPr>
                </w:p>
              </w:tc>
            </w:tr>
            <w:tr w:rsidR="00421C56" w:rsidRPr="00F97251" w14:paraId="4E8346E2" w14:textId="77777777" w:rsidTr="00393F47">
              <w:trPr>
                <w:cnfStyle w:val="000000100000" w:firstRow="0" w:lastRow="0" w:firstColumn="0" w:lastColumn="0" w:oddVBand="0" w:evenVBand="0" w:oddHBand="1" w:evenHBand="0" w:firstRowFirstColumn="0" w:firstRowLastColumn="0" w:lastRowFirstColumn="0" w:lastRowLastColumn="0"/>
                <w:trHeight w:val="65"/>
              </w:trPr>
              <w:tc>
                <w:tcPr>
                  <w:tcW w:w="2144" w:type="pct"/>
                  <w:vMerge/>
                  <w:shd w:val="clear" w:color="auto" w:fill="E7E6E6" w:themeFill="background2"/>
                  <w:vAlign w:val="center"/>
                </w:tcPr>
                <w:p w14:paraId="42B46952" w14:textId="77777777" w:rsidR="00393F47" w:rsidRPr="00F97251" w:rsidRDefault="00393F47" w:rsidP="00EE61E0">
                  <w:pPr>
                    <w:rPr>
                      <w:rtl/>
                    </w:rPr>
                  </w:pPr>
                </w:p>
              </w:tc>
              <w:tc>
                <w:tcPr>
                  <w:tcW w:w="648" w:type="pct"/>
                  <w:vMerge/>
                  <w:shd w:val="clear" w:color="auto" w:fill="E7E6E6" w:themeFill="background2"/>
                  <w:vAlign w:val="center"/>
                </w:tcPr>
                <w:p w14:paraId="1E3934B3" w14:textId="77777777" w:rsidR="00393F47" w:rsidRPr="00F97251" w:rsidRDefault="00393F47" w:rsidP="00EE61E0">
                  <w:pPr>
                    <w:rPr>
                      <w:rtl/>
                    </w:rPr>
                  </w:pPr>
                </w:p>
              </w:tc>
              <w:tc>
                <w:tcPr>
                  <w:tcW w:w="475" w:type="pct"/>
                  <w:shd w:val="clear" w:color="auto" w:fill="E7E6E6" w:themeFill="background2"/>
                  <w:vAlign w:val="center"/>
                </w:tcPr>
                <w:p w14:paraId="13A77C90" w14:textId="77777777" w:rsidR="00393F47" w:rsidRPr="00F97251" w:rsidRDefault="00393F47" w:rsidP="00EE61E0">
                  <w:pPr>
                    <w:rPr>
                      <w:rtl/>
                    </w:rPr>
                  </w:pPr>
                  <w:r>
                    <w:t>6.05</w:t>
                  </w:r>
                </w:p>
              </w:tc>
              <w:tc>
                <w:tcPr>
                  <w:tcW w:w="260" w:type="pct"/>
                  <w:shd w:val="clear" w:color="auto" w:fill="E7E6E6" w:themeFill="background2"/>
                  <w:vAlign w:val="center"/>
                </w:tcPr>
                <w:p w14:paraId="1B62695F" w14:textId="77777777" w:rsidR="00393F47" w:rsidRPr="00F97251" w:rsidRDefault="00393F47" w:rsidP="00EE61E0">
                  <w:r>
                    <w:t>avg</w:t>
                  </w:r>
                </w:p>
              </w:tc>
              <w:tc>
                <w:tcPr>
                  <w:tcW w:w="557" w:type="pct"/>
                  <w:shd w:val="clear" w:color="auto" w:fill="E7E6E6" w:themeFill="background2"/>
                  <w:vAlign w:val="center"/>
                </w:tcPr>
                <w:p w14:paraId="5B7A7457" w14:textId="77777777" w:rsidR="002100C0" w:rsidRDefault="002100C0">
                  <w:r>
                    <w:t>106.39</w:t>
                  </w:r>
                </w:p>
                <w:p w14:paraId="297118CF" w14:textId="3B9EF06E" w:rsidR="00393F47" w:rsidRPr="00F97251" w:rsidRDefault="00393F47" w:rsidP="00EE61E0">
                  <w:pPr>
                    <w:rPr>
                      <w:rtl/>
                    </w:rPr>
                  </w:pPr>
                </w:p>
              </w:tc>
              <w:tc>
                <w:tcPr>
                  <w:tcW w:w="260" w:type="pct"/>
                  <w:shd w:val="clear" w:color="auto" w:fill="E7E6E6" w:themeFill="background2"/>
                  <w:vAlign w:val="center"/>
                </w:tcPr>
                <w:p w14:paraId="72D198FC" w14:textId="77777777" w:rsidR="00393F47" w:rsidRPr="00F97251" w:rsidRDefault="00393F47" w:rsidP="00EE61E0">
                  <w:r>
                    <w:t>avg</w:t>
                  </w:r>
                </w:p>
              </w:tc>
              <w:tc>
                <w:tcPr>
                  <w:tcW w:w="655" w:type="pct"/>
                  <w:vMerge/>
                  <w:shd w:val="clear" w:color="auto" w:fill="E7E6E6" w:themeFill="background2"/>
                  <w:vAlign w:val="center"/>
                </w:tcPr>
                <w:p w14:paraId="6DE6E8F1" w14:textId="77777777" w:rsidR="00393F47" w:rsidRPr="00F97251" w:rsidRDefault="00393F47" w:rsidP="00EE61E0">
                  <w:pPr>
                    <w:rPr>
                      <w:rtl/>
                      <w:lang w:val="en-GB"/>
                    </w:rPr>
                  </w:pPr>
                </w:p>
              </w:tc>
            </w:tr>
          </w:tbl>
          <w:p w14:paraId="5D83DABF" w14:textId="77777777" w:rsidR="00393F47" w:rsidRPr="00F37C68" w:rsidRDefault="00393F47" w:rsidP="00EE61E0">
            <w:pPr>
              <w:rPr>
                <w:rtl/>
              </w:rPr>
            </w:pPr>
          </w:p>
        </w:tc>
      </w:tr>
    </w:tbl>
    <w:p w14:paraId="65F9DF48" w14:textId="77777777" w:rsidR="00BA1896" w:rsidRPr="00BA1896" w:rsidRDefault="00BA1896" w:rsidP="00EE61E0">
      <w:pPr>
        <w:pStyle w:val="NormalIndent"/>
      </w:pPr>
    </w:p>
    <w:p w14:paraId="31889070" w14:textId="6F4F513A" w:rsidR="00BA1896" w:rsidRDefault="00BA1896" w:rsidP="00EE61E0">
      <w:pPr>
        <w:pStyle w:val="NormalIndent"/>
        <w:rPr>
          <w:rtl/>
        </w:rPr>
      </w:pPr>
    </w:p>
    <w:p w14:paraId="50EC174E" w14:textId="7EF33DBA" w:rsidR="00BA1896" w:rsidRDefault="00BA1896" w:rsidP="00EE61E0">
      <w:pPr>
        <w:rPr>
          <w:rtl/>
        </w:rPr>
      </w:pPr>
    </w:p>
    <w:tbl>
      <w:tblPr>
        <w:tblpPr w:leftFromText="181" w:rightFromText="181" w:vertAnchor="page" w:horzAnchor="margin" w:tblpY="2269"/>
        <w:tblOverlap w:val="never"/>
        <w:bidiVisual/>
        <w:tblW w:w="5061" w:type="pct"/>
        <w:tblCellMar>
          <w:left w:w="0" w:type="dxa"/>
          <w:bottom w:w="57" w:type="dxa"/>
          <w:right w:w="0" w:type="dxa"/>
        </w:tblCellMar>
        <w:tblLook w:val="0420" w:firstRow="1" w:lastRow="0" w:firstColumn="0" w:lastColumn="0" w:noHBand="0" w:noVBand="1"/>
      </w:tblPr>
      <w:tblGrid>
        <w:gridCol w:w="8408"/>
      </w:tblGrid>
      <w:tr w:rsidR="006F589A" w14:paraId="27D8446D" w14:textId="77777777" w:rsidTr="009156A2">
        <w:trPr>
          <w:trHeight w:val="3052"/>
        </w:trPr>
        <w:tc>
          <w:tcPr>
            <w:tcW w:w="5000" w:type="pct"/>
            <w:tcMar>
              <w:top w:w="0" w:type="dxa"/>
              <w:left w:w="144" w:type="dxa"/>
              <w:bottom w:w="0" w:type="dxa"/>
              <w:right w:w="144" w:type="dxa"/>
            </w:tcMar>
            <w:vAlign w:val="center"/>
          </w:tcPr>
          <w:p w14:paraId="7B6D36B2" w14:textId="77777777" w:rsidR="00BA1896" w:rsidRPr="00F37C68" w:rsidRDefault="00BA1896" w:rsidP="00E56B6F">
            <w:pPr>
              <w:ind w:left="0"/>
              <w:rPr>
                <w:rtl/>
              </w:rPr>
            </w:pPr>
          </w:p>
        </w:tc>
      </w:tr>
      <w:tr w:rsidR="006F589A" w14:paraId="68A74CA2" w14:textId="77777777" w:rsidTr="009156A2">
        <w:tblPrEx>
          <w:tblCellMar>
            <w:bottom w:w="0" w:type="dxa"/>
          </w:tblCellMar>
        </w:tblPrEx>
        <w:trPr>
          <w:trHeight w:val="3965"/>
        </w:trPr>
        <w:tc>
          <w:tcPr>
            <w:tcW w:w="5000" w:type="pct"/>
            <w:tcMar>
              <w:top w:w="0" w:type="dxa"/>
              <w:left w:w="144" w:type="dxa"/>
              <w:bottom w:w="0" w:type="dxa"/>
              <w:right w:w="144" w:type="dxa"/>
            </w:tcMar>
          </w:tcPr>
          <w:p w14:paraId="4C11F9C1" w14:textId="77777777" w:rsidR="00BA1896" w:rsidRPr="00F37C68" w:rsidRDefault="00BA1896" w:rsidP="00EE61E0">
            <w:pPr>
              <w:rPr>
                <w:rtl/>
              </w:rPr>
            </w:pPr>
          </w:p>
        </w:tc>
      </w:tr>
      <w:tr w:rsidR="006F589A" w:rsidRPr="00F37C68" w14:paraId="7AE2B629" w14:textId="77777777" w:rsidTr="009156A2">
        <w:tblPrEx>
          <w:tblCellMar>
            <w:bottom w:w="0" w:type="dxa"/>
          </w:tblCellMar>
        </w:tblPrEx>
        <w:trPr>
          <w:trHeight w:val="4689"/>
        </w:trPr>
        <w:tc>
          <w:tcPr>
            <w:tcW w:w="5000" w:type="pct"/>
            <w:tcMar>
              <w:top w:w="0" w:type="dxa"/>
              <w:left w:w="144" w:type="dxa"/>
              <w:bottom w:w="0" w:type="dxa"/>
              <w:right w:w="144" w:type="dxa"/>
            </w:tcMar>
          </w:tcPr>
          <w:p w14:paraId="4E38FA2F" w14:textId="77777777" w:rsidR="00BA1896" w:rsidRPr="00A759A9" w:rsidRDefault="00BA1896" w:rsidP="00A921FE">
            <w:pPr>
              <w:pStyle w:val="Caption"/>
              <w:rPr>
                <w:rtl/>
              </w:rPr>
            </w:pPr>
          </w:p>
        </w:tc>
      </w:tr>
    </w:tbl>
    <w:p w14:paraId="1CC20C17" w14:textId="4AE45199" w:rsidR="00BA1896" w:rsidRDefault="00BA1896" w:rsidP="00E56B6F">
      <w:pPr>
        <w:pStyle w:val="Heading2"/>
        <w:numPr>
          <w:ilvl w:val="0"/>
          <w:numId w:val="0"/>
        </w:numPr>
        <w:rPr>
          <w:rtl/>
        </w:rPr>
      </w:pPr>
    </w:p>
    <w:sectPr w:rsidR="00BA1896" w:rsidSect="001052A7">
      <w:headerReference w:type="even" r:id="rId19"/>
      <w:headerReference w:type="default" r:id="rId20"/>
      <w:footerReference w:type="even" r:id="rId21"/>
      <w:footerReference w:type="default" r:id="rId22"/>
      <w:headerReference w:type="first" r:id="rId23"/>
      <w:footerReference w:type="first" r:id="rId24"/>
      <w:pgSz w:w="11907" w:h="16840" w:code="9"/>
      <w:pgMar w:top="1440" w:right="1800" w:bottom="1440" w:left="1800" w:header="624" w:footer="425" w:gutter="0"/>
      <w:paperSrc w:first="15" w:other="15"/>
      <w:pgNumType w:start="1"/>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6" w:author="Ofir Shor" w:date="2026-03-31T10:00:00Z" w:initials="OS">
    <w:p w14:paraId="1EA489A4" w14:textId="77777777" w:rsidR="009F1880" w:rsidRDefault="009F1880" w:rsidP="009F1880">
      <w:pPr>
        <w:pStyle w:val="CommentText"/>
        <w:ind w:left="0"/>
        <w:jc w:val="left"/>
      </w:pPr>
      <w:r>
        <w:rPr>
          <w:rStyle w:val="CommentReference"/>
        </w:rPr>
        <w:annotationRef/>
      </w:r>
      <w:r>
        <w:t>Why not call “G”, which is compisted of the 3 modes contributions, as  G_total? I think this is quite common. If you decide to accept this, revise the text accordingly.</w:t>
      </w:r>
    </w:p>
  </w:comment>
  <w:comment w:id="27" w:author="Nir Karl" w:date="2026-04-09T12:39:00Z" w:initials="נק">
    <w:p w14:paraId="66EED151" w14:textId="77777777" w:rsidR="00F635F3" w:rsidRDefault="00F635F3" w:rsidP="00F635F3">
      <w:pPr>
        <w:pStyle w:val="CommentText"/>
        <w:ind w:left="0"/>
        <w:jc w:val="left"/>
      </w:pPr>
      <w:r>
        <w:rPr>
          <w:rStyle w:val="CommentReference"/>
        </w:rPr>
        <w:annotationRef/>
      </w:r>
      <w:r>
        <w:t>done</w:t>
      </w:r>
    </w:p>
  </w:comment>
  <w:comment w:id="29" w:author="Ofir Shor" w:date="2026-03-31T10:09:00Z" w:initials="OS">
    <w:p w14:paraId="6794F447" w14:textId="77777777" w:rsidR="00085DC6" w:rsidRDefault="00085DC6" w:rsidP="00085DC6">
      <w:pPr>
        <w:pStyle w:val="CommentText"/>
        <w:ind w:left="0"/>
        <w:jc w:val="left"/>
      </w:pPr>
      <w:r>
        <w:rPr>
          <w:rStyle w:val="CommentReference"/>
        </w:rPr>
        <w:annotationRef/>
      </w:r>
      <w:r>
        <w:rPr>
          <w:rtl/>
        </w:rPr>
        <w:t>התחושה שלי בקריאה היא שהתחלת מייד במשפט הראשון לתאר אין נראה מחזור התעייפות, עוד לפני שהגדרת מה זה התעייפות בכלל, בצורה כללית.. חסר משפט או שניים של תיאור כללי של מה זה התעייפות, ורק אחר כך תוכל לעבור להגדרה של הפרמטרים (אותם משפטים שכתבת ,לא צריך לשנות ניסוח). הייתי כותב משהו כזה בתור משפט פתיחה (אתה יכל כמובן לנסח משהו בסגנון בניסוח שלך): "במקרים רבים, העומס הפועל על חומר מרוכב הינו מחזורי ומשתנה עם הזמן. עומס משתנה זה, עלול להשפיע לרעה על התכונות המכאניות של החומר המרוכב. שינוי זה מכונה התעייפות, והעומס המחזורי מוגדר כמחזור התעייפות</w:t>
      </w:r>
      <w:r>
        <w:t>".</w:t>
      </w:r>
    </w:p>
  </w:comment>
  <w:comment w:id="30" w:author="Ofir Shor" w:date="2026-03-31T10:11:00Z" w:initials="OS">
    <w:p w14:paraId="1DC767EF" w14:textId="77777777" w:rsidR="00A47A89" w:rsidRDefault="00A47A89" w:rsidP="00A47A89">
      <w:pPr>
        <w:pStyle w:val="CommentText"/>
        <w:ind w:left="0"/>
        <w:jc w:val="left"/>
      </w:pPr>
      <w:r>
        <w:rPr>
          <w:rStyle w:val="CommentReference"/>
        </w:rPr>
        <w:annotationRef/>
      </w:r>
      <w:r>
        <w:rPr>
          <w:rtl/>
        </w:rPr>
        <w:t>בהרבה מקומות אחרי כתב של נוסחה אין רווח בים הכתב הרגיל במסמך.. תעבור ותוודא שסה תקין בכל המקומות</w:t>
      </w:r>
    </w:p>
  </w:comment>
  <w:comment w:id="31" w:author="Nir Karl" w:date="2026-04-05T12:13:00Z" w:initials="נק">
    <w:p w14:paraId="4F87609B" w14:textId="77777777" w:rsidR="00A40789" w:rsidRDefault="00A40789" w:rsidP="00A40789">
      <w:pPr>
        <w:pStyle w:val="CommentText"/>
        <w:ind w:left="0"/>
        <w:jc w:val="left"/>
      </w:pPr>
      <w:r>
        <w:rPr>
          <w:rStyle w:val="CommentReference"/>
        </w:rPr>
        <w:annotationRef/>
      </w:r>
      <w:r>
        <w:rPr>
          <w:rFonts w:hint="eastAsia"/>
          <w:rtl/>
        </w:rPr>
        <w:t>בוצע</w:t>
      </w:r>
    </w:p>
  </w:comment>
  <w:comment w:id="37" w:author="Ofir Shor" w:date="2026-03-31T11:57:00Z" w:initials="OS">
    <w:p w14:paraId="35D18869" w14:textId="77777777" w:rsidR="004F613A" w:rsidRDefault="004F613A" w:rsidP="004F613A">
      <w:pPr>
        <w:pStyle w:val="CommentText"/>
        <w:ind w:left="0"/>
        <w:jc w:val="left"/>
      </w:pPr>
      <w:r>
        <w:rPr>
          <w:rStyle w:val="CommentReference"/>
        </w:rPr>
        <w:annotationRef/>
      </w:r>
      <w:r>
        <w:rPr>
          <w:rtl/>
        </w:rPr>
        <w:t>כלל ברזל - להפנות לאיור בתחילת הטקסט, לא בסופו</w:t>
      </w:r>
      <w:r>
        <w:t xml:space="preserve">. </w:t>
      </w:r>
    </w:p>
  </w:comment>
  <w:comment w:id="38" w:author="Nir Karl" w:date="2026-04-05T12:01:00Z" w:initials="נק">
    <w:p w14:paraId="33CF159F" w14:textId="77777777" w:rsidR="006E683D" w:rsidRDefault="006E683D" w:rsidP="006E683D">
      <w:pPr>
        <w:pStyle w:val="CommentText"/>
        <w:ind w:left="0"/>
        <w:jc w:val="left"/>
      </w:pPr>
      <w:r>
        <w:rPr>
          <w:rStyle w:val="CommentReference"/>
        </w:rPr>
        <w:annotationRef/>
      </w:r>
      <w:r>
        <w:rPr>
          <w:rFonts w:hint="eastAsia"/>
          <w:rtl/>
        </w:rPr>
        <w:t>בוצע</w:t>
      </w:r>
    </w:p>
  </w:comment>
  <w:comment w:id="56" w:author="Ofir Shor" w:date="2026-03-31T14:20:00Z" w:initials="OS">
    <w:p w14:paraId="3E1BA0A9" w14:textId="77777777" w:rsidR="00445482" w:rsidRDefault="00445482" w:rsidP="00445482">
      <w:pPr>
        <w:pStyle w:val="CommentText"/>
        <w:ind w:left="0"/>
        <w:jc w:val="left"/>
      </w:pPr>
      <w:r>
        <w:rPr>
          <w:rStyle w:val="CommentReference"/>
        </w:rPr>
        <w:annotationRef/>
      </w:r>
      <w:r>
        <w:rPr>
          <w:rtl/>
        </w:rPr>
        <w:t>איפה האיור</w:t>
      </w:r>
      <w:r>
        <w:t>?</w:t>
      </w:r>
    </w:p>
  </w:comment>
  <w:comment w:id="58" w:author="Ofir Shor" w:date="2026-03-31T14:23:00Z" w:initials="OS">
    <w:p w14:paraId="00ED33C3" w14:textId="77777777" w:rsidR="00722271" w:rsidRDefault="00722271" w:rsidP="00722271">
      <w:pPr>
        <w:pStyle w:val="CommentText"/>
        <w:ind w:left="0"/>
        <w:jc w:val="left"/>
      </w:pPr>
      <w:r>
        <w:rPr>
          <w:rStyle w:val="CommentReference"/>
        </w:rPr>
        <w:annotationRef/>
      </w:r>
      <w:r>
        <w:rPr>
          <w:rtl/>
        </w:rPr>
        <w:t>מרגיש במובן מסוים כמו כפילות (חלקית) של מה שנכתב בפסקה הקודמת. תחשוב על איך לאחד ולסדר</w:t>
      </w:r>
      <w:r>
        <w:t>.</w:t>
      </w:r>
    </w:p>
  </w:comment>
  <w:comment w:id="59" w:author="Ofir Shor" w:date="2026-03-31T14:24:00Z" w:initials="OS">
    <w:p w14:paraId="35066E7D" w14:textId="77777777" w:rsidR="00B95C99" w:rsidRDefault="00B95C99" w:rsidP="00B95C99">
      <w:pPr>
        <w:pStyle w:val="CommentText"/>
        <w:ind w:left="0"/>
        <w:jc w:val="left"/>
      </w:pPr>
      <w:r>
        <w:rPr>
          <w:rStyle w:val="CommentReference"/>
        </w:rPr>
        <w:annotationRef/>
      </w:r>
      <w:r>
        <w:rPr>
          <w:rtl/>
        </w:rPr>
        <w:t>כל הערכים האלו אמורים להופיע באיור שלא מופיע כאן</w:t>
      </w:r>
      <w:r>
        <w:t>...</w:t>
      </w:r>
    </w:p>
  </w:comment>
  <w:comment w:id="60" w:author="Ofir Shor" w:date="2026-03-31T14:25:00Z" w:initials="OS">
    <w:p w14:paraId="647A5E30" w14:textId="77777777" w:rsidR="001134F9" w:rsidRDefault="001134F9" w:rsidP="001134F9">
      <w:pPr>
        <w:pStyle w:val="CommentText"/>
        <w:ind w:left="0"/>
        <w:jc w:val="left"/>
      </w:pPr>
      <w:r>
        <w:rPr>
          <w:rStyle w:val="CommentReference"/>
        </w:rPr>
        <w:annotationRef/>
      </w:r>
      <w:r>
        <w:t>What is T_s? What is T_n?</w:t>
      </w:r>
    </w:p>
  </w:comment>
  <w:comment w:id="61" w:author="Nir Karl" w:date="2026-04-09T12:48:00Z" w:initials="נק">
    <w:p w14:paraId="000873C7" w14:textId="77777777" w:rsidR="009560D1" w:rsidRDefault="009560D1" w:rsidP="009560D1">
      <w:pPr>
        <w:pStyle w:val="CommentText"/>
        <w:ind w:left="0"/>
        <w:jc w:val="left"/>
      </w:pPr>
      <w:r>
        <w:rPr>
          <w:rStyle w:val="CommentReference"/>
        </w:rPr>
        <w:annotationRef/>
      </w:r>
      <w:r>
        <w:rPr>
          <w:rFonts w:hint="eastAsia"/>
          <w:rtl/>
        </w:rPr>
        <w:t>מוגדר</w:t>
      </w:r>
      <w:r>
        <w:rPr>
          <w:rtl/>
        </w:rPr>
        <w:t xml:space="preserve"> בהמשך המשפט</w:t>
      </w:r>
    </w:p>
  </w:comment>
  <w:comment w:id="62" w:author="Ofir Shor" w:date="2026-03-31T14:25:00Z" w:initials="OS">
    <w:p w14:paraId="1C7B2BE4" w14:textId="77777777" w:rsidR="00B24E1E" w:rsidRDefault="00B24E1E" w:rsidP="00B24E1E">
      <w:pPr>
        <w:pStyle w:val="CommentText"/>
        <w:ind w:left="0"/>
        <w:jc w:val="left"/>
      </w:pPr>
      <w:r>
        <w:rPr>
          <w:rStyle w:val="CommentReference"/>
        </w:rPr>
        <w:annotationRef/>
      </w:r>
      <w:r>
        <w:rPr>
          <w:rtl/>
        </w:rPr>
        <w:t>איור חסר</w:t>
      </w:r>
    </w:p>
  </w:comment>
  <w:comment w:id="66" w:author="Ofir Shor" w:date="2026-03-31T14:49:00Z" w:initials="OS">
    <w:p w14:paraId="18542EF4" w14:textId="77777777" w:rsidR="00C62B41" w:rsidRDefault="00C62B41" w:rsidP="00C62B41">
      <w:pPr>
        <w:pStyle w:val="CommentText"/>
        <w:ind w:left="0"/>
        <w:jc w:val="left"/>
      </w:pPr>
      <w:r>
        <w:rPr>
          <w:rStyle w:val="CommentReference"/>
        </w:rPr>
        <w:annotationRef/>
      </w:r>
      <w:r>
        <w:rPr>
          <w:rtl/>
        </w:rPr>
        <w:t>כל החלק הזה צריך להיות מאוד חשוב ומורחב כי הוא מתאר את אסטרטגית העבודה שלך, והוא צריך להיכלל בתחילת החלק הנומרי לפני שאתה צולל ל"איך". המטרה  שלו הוא להגדיר לקורה את "מה" אתה עושה בעבודה, שאר תתי הפרקים יסבירו איך. גם מלבן האחרון לא טובה. כל העבודה שלך היא כדי לחולל מפת צבעים? אני יכל להשתמש בכלי אחר ובצייר כדי לצבוע אלמנטים בכל מני צבעים יפים, וורוד, ירוק, מה שתבחר.... המבעים הם רק ויזואליזציה של החישוב</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A489A4" w15:done="0"/>
  <w15:commentEx w15:paraId="66EED151" w15:paraIdParent="1EA489A4" w15:done="0"/>
  <w15:commentEx w15:paraId="6794F447" w15:done="0"/>
  <w15:commentEx w15:paraId="1DC767EF" w15:done="0"/>
  <w15:commentEx w15:paraId="4F87609B" w15:paraIdParent="1DC767EF" w15:done="0"/>
  <w15:commentEx w15:paraId="35D18869" w15:done="0"/>
  <w15:commentEx w15:paraId="33CF159F" w15:paraIdParent="35D18869" w15:done="0"/>
  <w15:commentEx w15:paraId="3E1BA0A9" w15:done="0"/>
  <w15:commentEx w15:paraId="00ED33C3" w15:done="0"/>
  <w15:commentEx w15:paraId="35066E7D" w15:done="0"/>
  <w15:commentEx w15:paraId="647A5E30" w15:done="0"/>
  <w15:commentEx w15:paraId="000873C7" w15:paraIdParent="647A5E30" w15:done="0"/>
  <w15:commentEx w15:paraId="1C7B2BE4" w15:done="0"/>
  <w15:commentEx w15:paraId="18542EF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99B796" w16cex:dateUtc="2026-03-31T07:00:00Z"/>
  <w16cex:commentExtensible w16cex:durableId="18CBD2D2" w16cex:dateUtc="2026-04-09T09:39:00Z"/>
  <w16cex:commentExtensible w16cex:durableId="72554100" w16cex:dateUtc="2026-03-31T07:09:00Z"/>
  <w16cex:commentExtensible w16cex:durableId="68077187" w16cex:dateUtc="2026-03-31T07:11:00Z"/>
  <w16cex:commentExtensible w16cex:durableId="59773527" w16cex:dateUtc="2026-04-05T09:13:00Z"/>
  <w16cex:commentExtensible w16cex:durableId="2A2231D6" w16cex:dateUtc="2026-03-31T08:57:00Z"/>
  <w16cex:commentExtensible w16cex:durableId="47C6FE0E" w16cex:dateUtc="2026-04-05T09:01:00Z"/>
  <w16cex:commentExtensible w16cex:durableId="3DB268A4" w16cex:dateUtc="2026-03-31T11:20:00Z"/>
  <w16cex:commentExtensible w16cex:durableId="772CD4CC" w16cex:dateUtc="2026-03-31T11:23:00Z"/>
  <w16cex:commentExtensible w16cex:durableId="7576083A" w16cex:dateUtc="2026-03-31T11:24:00Z"/>
  <w16cex:commentExtensible w16cex:durableId="408F3562" w16cex:dateUtc="2026-03-31T11:25:00Z"/>
  <w16cex:commentExtensible w16cex:durableId="4BEEEED5" w16cex:dateUtc="2026-04-09T09:48:00Z"/>
  <w16cex:commentExtensible w16cex:durableId="410C0FFB" w16cex:dateUtc="2026-03-31T11:25:00Z"/>
  <w16cex:commentExtensible w16cex:durableId="21957173" w16cex:dateUtc="2026-03-31T11: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A489A4" w16cid:durableId="0099B796"/>
  <w16cid:commentId w16cid:paraId="66EED151" w16cid:durableId="18CBD2D2"/>
  <w16cid:commentId w16cid:paraId="6794F447" w16cid:durableId="72554100"/>
  <w16cid:commentId w16cid:paraId="1DC767EF" w16cid:durableId="68077187"/>
  <w16cid:commentId w16cid:paraId="4F87609B" w16cid:durableId="59773527"/>
  <w16cid:commentId w16cid:paraId="35D18869" w16cid:durableId="2A2231D6"/>
  <w16cid:commentId w16cid:paraId="33CF159F" w16cid:durableId="47C6FE0E"/>
  <w16cid:commentId w16cid:paraId="3E1BA0A9" w16cid:durableId="3DB268A4"/>
  <w16cid:commentId w16cid:paraId="00ED33C3" w16cid:durableId="772CD4CC"/>
  <w16cid:commentId w16cid:paraId="35066E7D" w16cid:durableId="7576083A"/>
  <w16cid:commentId w16cid:paraId="647A5E30" w16cid:durableId="408F3562"/>
  <w16cid:commentId w16cid:paraId="000873C7" w16cid:durableId="4BEEEED5"/>
  <w16cid:commentId w16cid:paraId="1C7B2BE4" w16cid:durableId="410C0FFB"/>
  <w16cid:commentId w16cid:paraId="18542EF4" w16cid:durableId="2195717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A4C4C" w14:textId="77777777" w:rsidR="005C509A" w:rsidRDefault="005C509A" w:rsidP="006D2200">
      <w:r>
        <w:separator/>
      </w:r>
    </w:p>
  </w:endnote>
  <w:endnote w:type="continuationSeparator" w:id="0">
    <w:p w14:paraId="45F881F3" w14:textId="77777777" w:rsidR="005C509A" w:rsidRDefault="005C509A" w:rsidP="006D22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ssistant SemiBold">
    <w:charset w:val="B1"/>
    <w:family w:val="auto"/>
    <w:pitch w:val="variable"/>
    <w:sig w:usb0="A00008FF" w:usb1="4000204B" w:usb2="00000000" w:usb3="00000000" w:csb0="00000021" w:csb1="00000000"/>
  </w:font>
  <w:font w:name="Times New Roman Bold">
    <w:panose1 w:val="00000000000000000000"/>
    <w:charset w:val="00"/>
    <w:family w:val="roman"/>
    <w:notTrueType/>
    <w:pitch w:val="default"/>
    <w:sig w:usb0="00440000" w:usb1="00760061" w:usb2="00640069" w:usb3="00000000" w:csb0="00690054" w:csb1="0065006D"/>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0897D" w14:textId="77777777" w:rsidR="00F4069B" w:rsidRDefault="00F406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3E35" w14:textId="77777777" w:rsidR="00F4069B" w:rsidRDefault="00F4069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18BF1" w14:textId="77777777" w:rsidR="00F4069B" w:rsidRDefault="00F406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2F7C2" w14:textId="77777777" w:rsidR="005C509A" w:rsidRDefault="005C509A" w:rsidP="006D2200">
      <w:r>
        <w:separator/>
      </w:r>
    </w:p>
  </w:footnote>
  <w:footnote w:type="continuationSeparator" w:id="0">
    <w:p w14:paraId="5A7D5EDC" w14:textId="77777777" w:rsidR="005C509A" w:rsidRDefault="005C509A" w:rsidP="006D22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87554" w14:textId="77777777" w:rsidR="00F4069B" w:rsidRDefault="00F406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27932" w14:textId="12D8C3DD" w:rsidR="0052357E" w:rsidRPr="00C842EA" w:rsidRDefault="005A2555" w:rsidP="006D2200">
    <w:pPr>
      <w:pStyle w:val="AsistentEng"/>
      <w:rPr>
        <w:rFonts w:ascii="Segoe UI Semilight" w:hAnsi="Segoe UI Semilight"/>
        <w:noProof/>
      </w:rPr>
    </w:pPr>
    <w:r>
      <w:rPr>
        <w:noProof/>
      </w:rPr>
      <w:pict w14:anchorId="407279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in;height:18.15pt" o:preferrelative="f" filled="t">
          <v:imagedata r:id="rId1" o:title=""/>
          <o:lock v:ext="edit" aspectratio="f"/>
        </v:shape>
      </w:pict>
    </w:r>
  </w:p>
  <w:p w14:paraId="40727933" w14:textId="6B0A6B3A" w:rsidR="0052357E" w:rsidRPr="00C842EA" w:rsidRDefault="005A2555" w:rsidP="006D2200">
    <w:pPr>
      <w:pStyle w:val="AsistentEng"/>
      <w:rPr>
        <w:rFonts w:ascii="Segoe UI Semilight" w:hAnsi="Segoe UI Semilight" w:cs="Segoe UI Semilight"/>
        <w:sz w:val="20"/>
        <w:szCs w:val="20"/>
      </w:rPr>
    </w:pPr>
    <w:r>
      <w:pict w14:anchorId="40727942">
        <v:shape id="_x0000_i1026" type="#_x0000_t75" style="width:105.2pt;height:18.15pt" o:preferrelative="f" filled="t">
          <v:imagedata r:id="rId2" o:title=""/>
          <o:lock v:ext="edit" aspectratio="f"/>
        </v:shape>
      </w:pict>
    </w:r>
  </w:p>
  <w:p w14:paraId="40727934" w14:textId="77777777" w:rsidR="0052357E" w:rsidRDefault="0052357E" w:rsidP="006D2200">
    <w:pPr>
      <w:pStyle w:val="AsistentEng"/>
    </w:pPr>
    <w:r>
      <w:tab/>
    </w:r>
  </w:p>
  <w:p w14:paraId="40727935" w14:textId="77777777" w:rsidR="0052357E" w:rsidRDefault="0052357E" w:rsidP="006D2200">
    <w:pPr>
      <w:pStyle w:val="AsistentEng"/>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27938" w14:textId="1D0EC776" w:rsidR="0052357E" w:rsidRPr="00C842EA" w:rsidRDefault="005A2555" w:rsidP="006D2200">
    <w:pPr>
      <w:pStyle w:val="AsistentEng"/>
      <w:rPr>
        <w:rFonts w:ascii="Segoe UI Semilight" w:hAnsi="Segoe UI Semilight"/>
        <w:noProof/>
      </w:rPr>
    </w:pPr>
    <w:r>
      <w:rPr>
        <w:noProof/>
      </w:rPr>
      <w:pict w14:anchorId="407279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in;height:18.15pt" o:preferrelative="f" filled="t">
          <v:imagedata r:id="rId1" o:title=""/>
          <o:lock v:ext="edit" aspectratio="f"/>
        </v:shape>
      </w:pict>
    </w:r>
  </w:p>
  <w:p w14:paraId="40727939" w14:textId="09B51862" w:rsidR="0052357E" w:rsidRPr="00C842EA" w:rsidRDefault="005A2555" w:rsidP="006D2200">
    <w:pPr>
      <w:pStyle w:val="AsistentEng"/>
      <w:rPr>
        <w:rFonts w:ascii="Segoe UI Semilight" w:hAnsi="Segoe UI Semilight" w:cs="Segoe UI Semilight"/>
        <w:sz w:val="20"/>
        <w:szCs w:val="20"/>
      </w:rPr>
    </w:pPr>
    <w:r>
      <w:pict w14:anchorId="40727948">
        <v:shape id="_x0000_i1028" type="#_x0000_t75" style="width:105.2pt;height:18.15pt" o:preferrelative="f" filled="t">
          <v:imagedata r:id="rId2" o:title=""/>
          <o:lock v:ext="edit" aspectratio="f"/>
        </v:shape>
      </w:pict>
    </w:r>
  </w:p>
  <w:p w14:paraId="4072793A" w14:textId="17CD9B2A" w:rsidR="0052357E" w:rsidRDefault="0052357E" w:rsidP="006D2200">
    <w:pPr>
      <w:pStyle w:val="AsistentEng"/>
    </w:pPr>
    <w:r>
      <w:tab/>
    </w:r>
    <w:r w:rsidR="005A2555">
      <w:pict w14:anchorId="40727949">
        <v:shape id="_x0000_i1029" type="#_x0000_t75" style="width:98.9pt;height:18.8pt" o:preferrelative="f" filled="t">
          <v:imagedata r:id="rId3" o:title=""/>
          <o:lock v:ext="edit" aspectratio="f"/>
        </v:shape>
      </w:pict>
    </w:r>
  </w:p>
  <w:p w14:paraId="4072793B" w14:textId="7044BDF8" w:rsidR="0052357E" w:rsidRDefault="0052357E" w:rsidP="006D2200">
    <w:pPr>
      <w:pStyle w:val="AsistentEng"/>
    </w:pPr>
    <w:r>
      <w:tab/>
    </w:r>
    <w:r w:rsidR="005A2555">
      <w:pict w14:anchorId="4072794A">
        <v:shape id="_x0000_i1030" type="#_x0000_t75" style="width:98.9pt;height:18.8pt" o:preferrelative="f" filled="t">
          <v:imagedata r:id="rId4" o:title=""/>
          <o:lock v:ext="edit" aspectratio="f"/>
        </v:shape>
      </w:pict>
    </w:r>
  </w:p>
  <w:p w14:paraId="4072793C" w14:textId="77777777" w:rsidR="0052357E" w:rsidRPr="0056450F" w:rsidRDefault="0052357E" w:rsidP="006D2200">
    <w:pPr>
      <w:pStyle w:val="AsistentEng"/>
    </w:pPr>
    <w:r>
      <w:tab/>
      <w:t xml:space="preserve">   </w:t>
    </w:r>
    <w:r w:rsidRPr="00AE4374">
      <w:t xml:space="preserve">Page </w:t>
    </w:r>
    <w:r w:rsidRPr="00AE4374">
      <w:fldChar w:fldCharType="begin"/>
    </w:r>
    <w:r w:rsidRPr="00AE4374">
      <w:instrText xml:space="preserve"> PAGE  \* Arabic  \* MERGEFORMAT </w:instrText>
    </w:r>
    <w:r w:rsidRPr="00AE4374">
      <w:fldChar w:fldCharType="separate"/>
    </w:r>
    <w:r>
      <w:rPr>
        <w:noProof/>
      </w:rPr>
      <w:t>1</w:t>
    </w:r>
    <w:r w:rsidRPr="00AE4374">
      <w:fldChar w:fldCharType="end"/>
    </w:r>
    <w:r w:rsidRPr="00AE4374">
      <w:t xml:space="preserve"> of </w:t>
    </w:r>
    <w:fldSimple w:instr="NUMPAGES  \* Arabic  \* MERGEFORMAT">
      <w:r>
        <w:rPr>
          <w:noProof/>
        </w:rPr>
        <w:t>2</w:t>
      </w:r>
    </w:fldSimple>
  </w:p>
  <w:p w14:paraId="4072793D" w14:textId="77777777" w:rsidR="0052357E" w:rsidRPr="00A323DF" w:rsidRDefault="0052357E" w:rsidP="006D22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41548"/>
    <w:multiLevelType w:val="multilevel"/>
    <w:tmpl w:val="4BF43434"/>
    <w:lvl w:ilvl="0">
      <w:start w:val="1"/>
      <w:numFmt w:val="decimal"/>
      <w:lvlText w:val="A%1."/>
      <w:lvlJc w:val="left"/>
      <w:pPr>
        <w:ind w:left="720" w:hanging="360"/>
      </w:pPr>
      <w:rPr>
        <w:rFonts w:hint="default"/>
      </w:rPr>
    </w:lvl>
    <w:lvl w:ilvl="1">
      <w:start w:val="1"/>
      <w:numFmt w:val="decimal"/>
      <w:lvlText w:val="A.%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 w15:restartNumberingAfterBreak="0">
    <w:nsid w:val="2FBB578F"/>
    <w:multiLevelType w:val="multilevel"/>
    <w:tmpl w:val="D85E1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pStyle w:val="ListParagraph"/>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335A47"/>
    <w:multiLevelType w:val="multilevel"/>
    <w:tmpl w:val="3688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584A88"/>
    <w:multiLevelType w:val="multilevel"/>
    <w:tmpl w:val="145C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64DD4"/>
    <w:multiLevelType w:val="hybridMultilevel"/>
    <w:tmpl w:val="401A8EB2"/>
    <w:lvl w:ilvl="0" w:tplc="B060014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48FA71F9"/>
    <w:multiLevelType w:val="multilevel"/>
    <w:tmpl w:val="F81A95C4"/>
    <w:lvl w:ilvl="0">
      <w:start w:val="1"/>
      <w:numFmt w:val="decimal"/>
      <w:pStyle w:val="1"/>
      <w:lvlText w:val="%1"/>
      <w:lvlJc w:val="left"/>
      <w:pPr>
        <w:tabs>
          <w:tab w:val="num" w:pos="1418"/>
        </w:tabs>
        <w:ind w:left="1418" w:hanging="1418"/>
      </w:pPr>
      <w:rPr>
        <w:rFonts w:hint="default"/>
        <w:b/>
        <w:bCs/>
        <w:i w:val="0"/>
        <w:iCs w:val="0"/>
        <w:caps w:val="0"/>
        <w:strike w:val="0"/>
        <w:dstrike w:val="0"/>
        <w:outline w:val="0"/>
        <w:shadow w:val="0"/>
        <w:emboss w:val="0"/>
        <w:imprint w:val="0"/>
        <w:vanish w:val="0"/>
        <w:color w:val="auto"/>
        <w:sz w:val="28"/>
        <w:szCs w:val="28"/>
        <w:u w:val="none"/>
        <w:vertAlign w:val="baseline"/>
      </w:rPr>
    </w:lvl>
    <w:lvl w:ilvl="1">
      <w:start w:val="1"/>
      <w:numFmt w:val="decimal"/>
      <w:pStyle w:val="2"/>
      <w:lvlText w:val="%1.%2"/>
      <w:lvlJc w:val="left"/>
      <w:pPr>
        <w:tabs>
          <w:tab w:val="num" w:pos="1418"/>
        </w:tabs>
        <w:ind w:left="1418" w:hanging="1418"/>
      </w:pPr>
      <w:rPr>
        <w:rFonts w:hint="default"/>
        <w:caps w:val="0"/>
        <w:strike w:val="0"/>
        <w:dstrike w:val="0"/>
        <w:outline w:val="0"/>
        <w:shadow w:val="0"/>
        <w:emboss w:val="0"/>
        <w:imprint w:val="0"/>
        <w:vanish w:val="0"/>
        <w:color w:val="000000"/>
        <w:u w:val="none"/>
        <w:vertAlign w:val="baseline"/>
      </w:rPr>
    </w:lvl>
    <w:lvl w:ilvl="2">
      <w:start w:val="1"/>
      <w:numFmt w:val="decimal"/>
      <w:pStyle w:val="3"/>
      <w:lvlText w:val="%1.%2.%3"/>
      <w:lvlJc w:val="left"/>
      <w:pPr>
        <w:tabs>
          <w:tab w:val="num" w:pos="1418"/>
        </w:tabs>
        <w:ind w:left="1418" w:hanging="1418"/>
      </w:pPr>
      <w:rPr>
        <w:rFonts w:ascii="Times New Roman" w:hAnsi="Times New Roman" w:cs="David" w:hint="default"/>
        <w:b w:val="0"/>
        <w:bCs w:val="0"/>
        <w:i w:val="0"/>
        <w:iCs w:val="0"/>
        <w:caps w:val="0"/>
        <w:strike w:val="0"/>
        <w:dstrike w:val="0"/>
        <w:outline w:val="0"/>
        <w:shadow w:val="0"/>
        <w:emboss w:val="0"/>
        <w:imprint w:val="0"/>
        <w:vanish w:val="0"/>
        <w:sz w:val="24"/>
        <w:szCs w:val="24"/>
        <w:u w:val="none"/>
        <w:vertAlign w:val="baseline"/>
      </w:rPr>
    </w:lvl>
    <w:lvl w:ilvl="3">
      <w:start w:val="1"/>
      <w:numFmt w:val="decimal"/>
      <w:pStyle w:val="4"/>
      <w:lvlText w:val="%1.%2.%3.%4"/>
      <w:lvlJc w:val="left"/>
      <w:pPr>
        <w:tabs>
          <w:tab w:val="num" w:pos="1418"/>
        </w:tabs>
        <w:ind w:left="1418" w:hanging="1418"/>
      </w:pPr>
      <w:rPr>
        <w:rFonts w:ascii="Times New Roman" w:hAnsi="Times New Roman" w:cs="David" w:hint="default"/>
        <w:b w:val="0"/>
        <w:bCs w:val="0"/>
        <w:i w:val="0"/>
        <w:iCs w:val="0"/>
        <w:caps w:val="0"/>
        <w:strike w:val="0"/>
        <w:dstrike w:val="0"/>
        <w:outline w:val="0"/>
        <w:shadow w:val="0"/>
        <w:emboss w:val="0"/>
        <w:imprint w:val="0"/>
        <w:vanish w:val="0"/>
        <w:color w:val="000000"/>
        <w:sz w:val="20"/>
        <w:szCs w:val="20"/>
        <w:u w:val="none"/>
        <w:vertAlign w:val="baseline"/>
      </w:rPr>
    </w:lvl>
    <w:lvl w:ilvl="4">
      <w:start w:val="1"/>
      <w:numFmt w:val="decimal"/>
      <w:pStyle w:val="5"/>
      <w:lvlText w:val="%1.%2.%3.%4.%5"/>
      <w:lvlJc w:val="left"/>
      <w:pPr>
        <w:tabs>
          <w:tab w:val="num" w:pos="1418"/>
        </w:tabs>
        <w:ind w:left="1418" w:hanging="1418"/>
      </w:pPr>
      <w:rPr>
        <w:rFonts w:hint="default"/>
        <w:b/>
        <w:bCs/>
        <w:i w:val="0"/>
        <w:iCs w:val="0"/>
        <w:caps w:val="0"/>
        <w:strike w:val="0"/>
        <w:dstrike w:val="0"/>
        <w:outline w:val="0"/>
        <w:shadow w:val="0"/>
        <w:emboss w:val="0"/>
        <w:imprint w:val="0"/>
        <w:vanish w:val="0"/>
        <w:color w:val="000000"/>
        <w:sz w:val="24"/>
        <w:szCs w:val="24"/>
        <w:vertAlign w:val="baseline"/>
      </w:rPr>
    </w:lvl>
    <w:lvl w:ilvl="5">
      <w:start w:val="1"/>
      <w:numFmt w:val="decimal"/>
      <w:pStyle w:val="6"/>
      <w:lvlText w:val="%1.%2.%3.%4.%5.%6"/>
      <w:lvlJc w:val="left"/>
      <w:pPr>
        <w:tabs>
          <w:tab w:val="num" w:pos="1418"/>
        </w:tabs>
        <w:ind w:left="1418" w:hanging="1418"/>
      </w:pPr>
      <w:rPr>
        <w:rFonts w:hint="default"/>
      </w:rPr>
    </w:lvl>
    <w:lvl w:ilvl="6">
      <w:start w:val="1"/>
      <w:numFmt w:val="decimal"/>
      <w:lvlText w:val="%1.%2.%3.%4.%5.%6.%7."/>
      <w:lvlJc w:val="left"/>
      <w:pPr>
        <w:tabs>
          <w:tab w:val="num" w:pos="13908"/>
        </w:tabs>
        <w:ind w:left="12828" w:hanging="1080"/>
      </w:pPr>
      <w:rPr>
        <w:rFonts w:hint="default"/>
      </w:rPr>
    </w:lvl>
    <w:lvl w:ilvl="7">
      <w:start w:val="1"/>
      <w:numFmt w:val="decimal"/>
      <w:lvlText w:val="%1.%2.%3.%4.%5.%6.%7.%8."/>
      <w:lvlJc w:val="left"/>
      <w:pPr>
        <w:tabs>
          <w:tab w:val="num" w:pos="14628"/>
        </w:tabs>
        <w:ind w:left="13332" w:hanging="1224"/>
      </w:pPr>
      <w:rPr>
        <w:rFonts w:hint="default"/>
      </w:rPr>
    </w:lvl>
    <w:lvl w:ilvl="8">
      <w:start w:val="1"/>
      <w:numFmt w:val="decimal"/>
      <w:lvlText w:val="%1.%2.%3.%4.%5.%6.%7.%8.%9."/>
      <w:lvlJc w:val="left"/>
      <w:pPr>
        <w:tabs>
          <w:tab w:val="num" w:pos="15348"/>
        </w:tabs>
        <w:ind w:left="13908" w:hanging="1440"/>
      </w:pPr>
      <w:rPr>
        <w:rFonts w:hint="default"/>
      </w:rPr>
    </w:lvl>
  </w:abstractNum>
  <w:abstractNum w:abstractNumId="6" w15:restartNumberingAfterBreak="0">
    <w:nsid w:val="567D4A33"/>
    <w:multiLevelType w:val="hybridMultilevel"/>
    <w:tmpl w:val="C40C9458"/>
    <w:lvl w:ilvl="0" w:tplc="6B368D2E">
      <w:start w:val="1"/>
      <w:numFmt w:val="decimal"/>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592521FD"/>
    <w:multiLevelType w:val="multilevel"/>
    <w:tmpl w:val="C9B489AA"/>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284" w:hanging="284"/>
      </w:pPr>
      <w:rPr>
        <w:rFonts w:hint="default"/>
      </w:rPr>
    </w:lvl>
    <w:lvl w:ilvl="2">
      <w:start w:val="1"/>
      <w:numFmt w:val="decimal"/>
      <w:pStyle w:val="Heading3"/>
      <w:lvlText w:val="%1.%2.%3"/>
      <w:lvlJc w:val="left"/>
      <w:pPr>
        <w:ind w:left="0" w:firstLine="0"/>
      </w:pPr>
      <w:rPr>
        <w:rFonts w:hint="default"/>
      </w:rPr>
    </w:lvl>
    <w:lvl w:ilvl="3">
      <w:start w:val="1"/>
      <w:numFmt w:val="decimal"/>
      <w:lvlRestart w:val="0"/>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5C712B3C"/>
    <w:multiLevelType w:val="hybridMultilevel"/>
    <w:tmpl w:val="9A4E284C"/>
    <w:lvl w:ilvl="0" w:tplc="10000001">
      <w:start w:val="1"/>
      <w:numFmt w:val="bullet"/>
      <w:lvlText w:val=""/>
      <w:lvlJc w:val="left"/>
      <w:pPr>
        <w:ind w:left="1287" w:hanging="360"/>
      </w:pPr>
      <w:rPr>
        <w:rFonts w:ascii="Symbol" w:hAnsi="Symbol" w:hint="default"/>
      </w:rPr>
    </w:lvl>
    <w:lvl w:ilvl="1" w:tplc="10000003" w:tentative="1">
      <w:start w:val="1"/>
      <w:numFmt w:val="bullet"/>
      <w:lvlText w:val="o"/>
      <w:lvlJc w:val="left"/>
      <w:pPr>
        <w:ind w:left="2007" w:hanging="360"/>
      </w:pPr>
      <w:rPr>
        <w:rFonts w:ascii="Courier New" w:hAnsi="Courier New" w:cs="Courier New" w:hint="default"/>
      </w:rPr>
    </w:lvl>
    <w:lvl w:ilvl="2" w:tplc="10000005" w:tentative="1">
      <w:start w:val="1"/>
      <w:numFmt w:val="bullet"/>
      <w:lvlText w:val=""/>
      <w:lvlJc w:val="left"/>
      <w:pPr>
        <w:ind w:left="2727" w:hanging="360"/>
      </w:pPr>
      <w:rPr>
        <w:rFonts w:ascii="Wingdings" w:hAnsi="Wingdings" w:hint="default"/>
      </w:rPr>
    </w:lvl>
    <w:lvl w:ilvl="3" w:tplc="10000001" w:tentative="1">
      <w:start w:val="1"/>
      <w:numFmt w:val="bullet"/>
      <w:lvlText w:val=""/>
      <w:lvlJc w:val="left"/>
      <w:pPr>
        <w:ind w:left="3447" w:hanging="360"/>
      </w:pPr>
      <w:rPr>
        <w:rFonts w:ascii="Symbol" w:hAnsi="Symbol" w:hint="default"/>
      </w:rPr>
    </w:lvl>
    <w:lvl w:ilvl="4" w:tplc="10000003" w:tentative="1">
      <w:start w:val="1"/>
      <w:numFmt w:val="bullet"/>
      <w:lvlText w:val="o"/>
      <w:lvlJc w:val="left"/>
      <w:pPr>
        <w:ind w:left="4167" w:hanging="360"/>
      </w:pPr>
      <w:rPr>
        <w:rFonts w:ascii="Courier New" w:hAnsi="Courier New" w:cs="Courier New" w:hint="default"/>
      </w:rPr>
    </w:lvl>
    <w:lvl w:ilvl="5" w:tplc="10000005" w:tentative="1">
      <w:start w:val="1"/>
      <w:numFmt w:val="bullet"/>
      <w:lvlText w:val=""/>
      <w:lvlJc w:val="left"/>
      <w:pPr>
        <w:ind w:left="4887" w:hanging="360"/>
      </w:pPr>
      <w:rPr>
        <w:rFonts w:ascii="Wingdings" w:hAnsi="Wingdings" w:hint="default"/>
      </w:rPr>
    </w:lvl>
    <w:lvl w:ilvl="6" w:tplc="10000001" w:tentative="1">
      <w:start w:val="1"/>
      <w:numFmt w:val="bullet"/>
      <w:lvlText w:val=""/>
      <w:lvlJc w:val="left"/>
      <w:pPr>
        <w:ind w:left="5607" w:hanging="360"/>
      </w:pPr>
      <w:rPr>
        <w:rFonts w:ascii="Symbol" w:hAnsi="Symbol" w:hint="default"/>
      </w:rPr>
    </w:lvl>
    <w:lvl w:ilvl="7" w:tplc="10000003" w:tentative="1">
      <w:start w:val="1"/>
      <w:numFmt w:val="bullet"/>
      <w:lvlText w:val="o"/>
      <w:lvlJc w:val="left"/>
      <w:pPr>
        <w:ind w:left="6327" w:hanging="360"/>
      </w:pPr>
      <w:rPr>
        <w:rFonts w:ascii="Courier New" w:hAnsi="Courier New" w:cs="Courier New" w:hint="default"/>
      </w:rPr>
    </w:lvl>
    <w:lvl w:ilvl="8" w:tplc="10000005" w:tentative="1">
      <w:start w:val="1"/>
      <w:numFmt w:val="bullet"/>
      <w:lvlText w:val=""/>
      <w:lvlJc w:val="left"/>
      <w:pPr>
        <w:ind w:left="7047" w:hanging="360"/>
      </w:pPr>
      <w:rPr>
        <w:rFonts w:ascii="Wingdings" w:hAnsi="Wingdings" w:hint="default"/>
      </w:rPr>
    </w:lvl>
  </w:abstractNum>
  <w:abstractNum w:abstractNumId="9" w15:restartNumberingAfterBreak="0">
    <w:nsid w:val="6463712C"/>
    <w:multiLevelType w:val="hybridMultilevel"/>
    <w:tmpl w:val="07327C68"/>
    <w:lvl w:ilvl="0" w:tplc="0409000F">
      <w:start w:val="1"/>
      <w:numFmt w:val="decimal"/>
      <w:lvlText w:val="%1."/>
      <w:lvlJc w:val="left"/>
      <w:pPr>
        <w:ind w:left="2138" w:hanging="360"/>
      </w:p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10" w15:restartNumberingAfterBreak="0">
    <w:nsid w:val="676308E3"/>
    <w:multiLevelType w:val="hybridMultilevel"/>
    <w:tmpl w:val="C5EA340A"/>
    <w:lvl w:ilvl="0" w:tplc="10000001">
      <w:start w:val="1"/>
      <w:numFmt w:val="bullet"/>
      <w:lvlText w:val=""/>
      <w:lvlJc w:val="left"/>
      <w:pPr>
        <w:ind w:left="782" w:hanging="360"/>
      </w:pPr>
      <w:rPr>
        <w:rFonts w:ascii="Symbol" w:hAnsi="Symbol" w:hint="default"/>
      </w:rPr>
    </w:lvl>
    <w:lvl w:ilvl="1" w:tplc="10000003" w:tentative="1">
      <w:start w:val="1"/>
      <w:numFmt w:val="bullet"/>
      <w:lvlText w:val="o"/>
      <w:lvlJc w:val="left"/>
      <w:pPr>
        <w:ind w:left="1502" w:hanging="360"/>
      </w:pPr>
      <w:rPr>
        <w:rFonts w:ascii="Courier New" w:hAnsi="Courier New" w:cs="Courier New" w:hint="default"/>
      </w:rPr>
    </w:lvl>
    <w:lvl w:ilvl="2" w:tplc="10000005" w:tentative="1">
      <w:start w:val="1"/>
      <w:numFmt w:val="bullet"/>
      <w:lvlText w:val=""/>
      <w:lvlJc w:val="left"/>
      <w:pPr>
        <w:ind w:left="2222" w:hanging="360"/>
      </w:pPr>
      <w:rPr>
        <w:rFonts w:ascii="Wingdings" w:hAnsi="Wingdings" w:hint="default"/>
      </w:rPr>
    </w:lvl>
    <w:lvl w:ilvl="3" w:tplc="10000001" w:tentative="1">
      <w:start w:val="1"/>
      <w:numFmt w:val="bullet"/>
      <w:lvlText w:val=""/>
      <w:lvlJc w:val="left"/>
      <w:pPr>
        <w:ind w:left="2942" w:hanging="360"/>
      </w:pPr>
      <w:rPr>
        <w:rFonts w:ascii="Symbol" w:hAnsi="Symbol" w:hint="default"/>
      </w:rPr>
    </w:lvl>
    <w:lvl w:ilvl="4" w:tplc="10000003" w:tentative="1">
      <w:start w:val="1"/>
      <w:numFmt w:val="bullet"/>
      <w:lvlText w:val="o"/>
      <w:lvlJc w:val="left"/>
      <w:pPr>
        <w:ind w:left="3662" w:hanging="360"/>
      </w:pPr>
      <w:rPr>
        <w:rFonts w:ascii="Courier New" w:hAnsi="Courier New" w:cs="Courier New" w:hint="default"/>
      </w:rPr>
    </w:lvl>
    <w:lvl w:ilvl="5" w:tplc="10000005" w:tentative="1">
      <w:start w:val="1"/>
      <w:numFmt w:val="bullet"/>
      <w:lvlText w:val=""/>
      <w:lvlJc w:val="left"/>
      <w:pPr>
        <w:ind w:left="4382" w:hanging="360"/>
      </w:pPr>
      <w:rPr>
        <w:rFonts w:ascii="Wingdings" w:hAnsi="Wingdings" w:hint="default"/>
      </w:rPr>
    </w:lvl>
    <w:lvl w:ilvl="6" w:tplc="10000001" w:tentative="1">
      <w:start w:val="1"/>
      <w:numFmt w:val="bullet"/>
      <w:lvlText w:val=""/>
      <w:lvlJc w:val="left"/>
      <w:pPr>
        <w:ind w:left="5102" w:hanging="360"/>
      </w:pPr>
      <w:rPr>
        <w:rFonts w:ascii="Symbol" w:hAnsi="Symbol" w:hint="default"/>
      </w:rPr>
    </w:lvl>
    <w:lvl w:ilvl="7" w:tplc="10000003" w:tentative="1">
      <w:start w:val="1"/>
      <w:numFmt w:val="bullet"/>
      <w:lvlText w:val="o"/>
      <w:lvlJc w:val="left"/>
      <w:pPr>
        <w:ind w:left="5822" w:hanging="360"/>
      </w:pPr>
      <w:rPr>
        <w:rFonts w:ascii="Courier New" w:hAnsi="Courier New" w:cs="Courier New" w:hint="default"/>
      </w:rPr>
    </w:lvl>
    <w:lvl w:ilvl="8" w:tplc="10000005" w:tentative="1">
      <w:start w:val="1"/>
      <w:numFmt w:val="bullet"/>
      <w:lvlText w:val=""/>
      <w:lvlJc w:val="left"/>
      <w:pPr>
        <w:ind w:left="6542" w:hanging="360"/>
      </w:pPr>
      <w:rPr>
        <w:rFonts w:ascii="Wingdings" w:hAnsi="Wingdings" w:hint="default"/>
      </w:rPr>
    </w:lvl>
  </w:abstractNum>
  <w:abstractNum w:abstractNumId="11" w15:restartNumberingAfterBreak="0">
    <w:nsid w:val="7E9F61F8"/>
    <w:multiLevelType w:val="hybridMultilevel"/>
    <w:tmpl w:val="EE747664"/>
    <w:styleLink w:val="AppendixA"/>
    <w:lvl w:ilvl="0" w:tplc="3F368746">
      <w:start w:val="1"/>
      <w:numFmt w:val="lowerLetter"/>
      <w:lvlText w:val="(%1)"/>
      <w:lvlJc w:val="left"/>
      <w:pPr>
        <w:ind w:left="2655" w:hanging="360"/>
      </w:pPr>
      <w:rPr>
        <w:rFonts w:hint="default"/>
      </w:rPr>
    </w:lvl>
    <w:lvl w:ilvl="1" w:tplc="04090019" w:tentative="1">
      <w:start w:val="1"/>
      <w:numFmt w:val="lowerLetter"/>
      <w:lvlText w:val="%2."/>
      <w:lvlJc w:val="left"/>
      <w:pPr>
        <w:ind w:left="3375" w:hanging="360"/>
      </w:pPr>
    </w:lvl>
    <w:lvl w:ilvl="2" w:tplc="0409001B" w:tentative="1">
      <w:start w:val="1"/>
      <w:numFmt w:val="lowerRoman"/>
      <w:lvlText w:val="%3."/>
      <w:lvlJc w:val="right"/>
      <w:pPr>
        <w:ind w:left="4095" w:hanging="180"/>
      </w:pPr>
    </w:lvl>
    <w:lvl w:ilvl="3" w:tplc="0409000F" w:tentative="1">
      <w:start w:val="1"/>
      <w:numFmt w:val="decimal"/>
      <w:lvlText w:val="%4."/>
      <w:lvlJc w:val="left"/>
      <w:pPr>
        <w:ind w:left="4815" w:hanging="360"/>
      </w:pPr>
    </w:lvl>
    <w:lvl w:ilvl="4" w:tplc="04090019" w:tentative="1">
      <w:start w:val="1"/>
      <w:numFmt w:val="lowerLetter"/>
      <w:lvlText w:val="%5."/>
      <w:lvlJc w:val="left"/>
      <w:pPr>
        <w:ind w:left="5535" w:hanging="360"/>
      </w:pPr>
    </w:lvl>
    <w:lvl w:ilvl="5" w:tplc="0409001B" w:tentative="1">
      <w:start w:val="1"/>
      <w:numFmt w:val="lowerRoman"/>
      <w:lvlText w:val="%6."/>
      <w:lvlJc w:val="right"/>
      <w:pPr>
        <w:ind w:left="6255" w:hanging="180"/>
      </w:pPr>
    </w:lvl>
    <w:lvl w:ilvl="6" w:tplc="0409000F" w:tentative="1">
      <w:start w:val="1"/>
      <w:numFmt w:val="decimal"/>
      <w:lvlText w:val="%7."/>
      <w:lvlJc w:val="left"/>
      <w:pPr>
        <w:ind w:left="6975" w:hanging="360"/>
      </w:pPr>
    </w:lvl>
    <w:lvl w:ilvl="7" w:tplc="04090019" w:tentative="1">
      <w:start w:val="1"/>
      <w:numFmt w:val="lowerLetter"/>
      <w:lvlText w:val="%8."/>
      <w:lvlJc w:val="left"/>
      <w:pPr>
        <w:ind w:left="7695" w:hanging="360"/>
      </w:pPr>
    </w:lvl>
    <w:lvl w:ilvl="8" w:tplc="0409001B" w:tentative="1">
      <w:start w:val="1"/>
      <w:numFmt w:val="lowerRoman"/>
      <w:lvlText w:val="%9."/>
      <w:lvlJc w:val="right"/>
      <w:pPr>
        <w:ind w:left="8415" w:hanging="180"/>
      </w:pPr>
    </w:lvl>
  </w:abstractNum>
  <w:num w:numId="1" w16cid:durableId="104009319">
    <w:abstractNumId w:val="7"/>
  </w:num>
  <w:num w:numId="2" w16cid:durableId="1388725640">
    <w:abstractNumId w:val="5"/>
  </w:num>
  <w:num w:numId="3" w16cid:durableId="2132355585">
    <w:abstractNumId w:val="11"/>
  </w:num>
  <w:num w:numId="4" w16cid:durableId="444079394">
    <w:abstractNumId w:val="0"/>
  </w:num>
  <w:num w:numId="5" w16cid:durableId="190340805">
    <w:abstractNumId w:val="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58218928">
    <w:abstractNumId w:val="10"/>
  </w:num>
  <w:num w:numId="7" w16cid:durableId="2043826146">
    <w:abstractNumId w:val="1"/>
  </w:num>
  <w:num w:numId="8" w16cid:durableId="974678158">
    <w:abstractNumId w:val="9"/>
  </w:num>
  <w:num w:numId="9" w16cid:durableId="15657258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9108603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39364162">
    <w:abstractNumId w:val="2"/>
  </w:num>
  <w:num w:numId="12" w16cid:durableId="1553690292">
    <w:abstractNumId w:val="3"/>
  </w:num>
  <w:num w:numId="13" w16cid:durableId="1500583872">
    <w:abstractNumId w:val="8"/>
  </w:num>
  <w:num w:numId="14" w16cid:durableId="1122649514">
    <w:abstractNumId w:val="4"/>
  </w:num>
  <w:num w:numId="15" w16cid:durableId="304969383">
    <w:abstractNumId w:val="6"/>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fir Shor">
    <w15:presenceInfo w15:providerId="AD" w15:userId="S::ofirso@technion.ac.il::644240ff-b7d8-4506-9067-a4a0c9cbe971"/>
  </w15:person>
  <w15:person w15:author="Nir Karl">
    <w15:presenceInfo w15:providerId="AD" w15:userId="S::nir.karl@campus.technion.ac.il::13f75750-32cc-4a1d-8885-468749bbac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intFractionalCharacterWidth/>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3790"/>
    <w:rsid w:val="00000D04"/>
    <w:rsid w:val="000013B4"/>
    <w:rsid w:val="000018BA"/>
    <w:rsid w:val="00001E42"/>
    <w:rsid w:val="00002AA2"/>
    <w:rsid w:val="000050D0"/>
    <w:rsid w:val="00006977"/>
    <w:rsid w:val="0001110F"/>
    <w:rsid w:val="000114CD"/>
    <w:rsid w:val="00011897"/>
    <w:rsid w:val="00012D62"/>
    <w:rsid w:val="00013907"/>
    <w:rsid w:val="00013951"/>
    <w:rsid w:val="00014EA3"/>
    <w:rsid w:val="00014EF8"/>
    <w:rsid w:val="00015519"/>
    <w:rsid w:val="00017BBB"/>
    <w:rsid w:val="00020489"/>
    <w:rsid w:val="000207E0"/>
    <w:rsid w:val="00020D49"/>
    <w:rsid w:val="00021CE5"/>
    <w:rsid w:val="00021ECD"/>
    <w:rsid w:val="00023054"/>
    <w:rsid w:val="00023948"/>
    <w:rsid w:val="00023BA2"/>
    <w:rsid w:val="00023D52"/>
    <w:rsid w:val="000243D8"/>
    <w:rsid w:val="00026368"/>
    <w:rsid w:val="0002695D"/>
    <w:rsid w:val="00026F8E"/>
    <w:rsid w:val="00026F95"/>
    <w:rsid w:val="00030081"/>
    <w:rsid w:val="00030BE8"/>
    <w:rsid w:val="0003109B"/>
    <w:rsid w:val="000324B9"/>
    <w:rsid w:val="00033301"/>
    <w:rsid w:val="000337AC"/>
    <w:rsid w:val="00033E8E"/>
    <w:rsid w:val="00034711"/>
    <w:rsid w:val="00034CC4"/>
    <w:rsid w:val="00034CD0"/>
    <w:rsid w:val="000354AD"/>
    <w:rsid w:val="0003577D"/>
    <w:rsid w:val="000358D5"/>
    <w:rsid w:val="0003650B"/>
    <w:rsid w:val="000369B5"/>
    <w:rsid w:val="00037A7D"/>
    <w:rsid w:val="000401A2"/>
    <w:rsid w:val="00041360"/>
    <w:rsid w:val="000417E1"/>
    <w:rsid w:val="00041F8A"/>
    <w:rsid w:val="0004219C"/>
    <w:rsid w:val="0004274A"/>
    <w:rsid w:val="000428D5"/>
    <w:rsid w:val="00042D59"/>
    <w:rsid w:val="000431F4"/>
    <w:rsid w:val="0004437C"/>
    <w:rsid w:val="000472A2"/>
    <w:rsid w:val="000474B8"/>
    <w:rsid w:val="00050E8C"/>
    <w:rsid w:val="000517F0"/>
    <w:rsid w:val="00051D38"/>
    <w:rsid w:val="000529A4"/>
    <w:rsid w:val="000536E1"/>
    <w:rsid w:val="000539A1"/>
    <w:rsid w:val="00053A04"/>
    <w:rsid w:val="000548CD"/>
    <w:rsid w:val="00054C5E"/>
    <w:rsid w:val="00054CC3"/>
    <w:rsid w:val="000550E3"/>
    <w:rsid w:val="00055906"/>
    <w:rsid w:val="000560F7"/>
    <w:rsid w:val="0005652E"/>
    <w:rsid w:val="00056933"/>
    <w:rsid w:val="00056EAE"/>
    <w:rsid w:val="0005756E"/>
    <w:rsid w:val="000575F6"/>
    <w:rsid w:val="00060E6D"/>
    <w:rsid w:val="0006225B"/>
    <w:rsid w:val="000628EC"/>
    <w:rsid w:val="00063C79"/>
    <w:rsid w:val="00064499"/>
    <w:rsid w:val="00064ECB"/>
    <w:rsid w:val="000650C0"/>
    <w:rsid w:val="00065F97"/>
    <w:rsid w:val="00066604"/>
    <w:rsid w:val="00067402"/>
    <w:rsid w:val="000674AC"/>
    <w:rsid w:val="00067BDA"/>
    <w:rsid w:val="0007017A"/>
    <w:rsid w:val="00070C59"/>
    <w:rsid w:val="00072D1E"/>
    <w:rsid w:val="00073F41"/>
    <w:rsid w:val="00074281"/>
    <w:rsid w:val="000747EE"/>
    <w:rsid w:val="00075A25"/>
    <w:rsid w:val="000767F8"/>
    <w:rsid w:val="00076E3C"/>
    <w:rsid w:val="0007755E"/>
    <w:rsid w:val="00077778"/>
    <w:rsid w:val="00077823"/>
    <w:rsid w:val="00080779"/>
    <w:rsid w:val="000809FB"/>
    <w:rsid w:val="00080A79"/>
    <w:rsid w:val="00080FD2"/>
    <w:rsid w:val="0008144E"/>
    <w:rsid w:val="000830EC"/>
    <w:rsid w:val="00083FF4"/>
    <w:rsid w:val="0008458D"/>
    <w:rsid w:val="00084853"/>
    <w:rsid w:val="00084FB5"/>
    <w:rsid w:val="000850F3"/>
    <w:rsid w:val="00085B8A"/>
    <w:rsid w:val="00085DC6"/>
    <w:rsid w:val="0008661D"/>
    <w:rsid w:val="0008724E"/>
    <w:rsid w:val="00090A8B"/>
    <w:rsid w:val="00093A07"/>
    <w:rsid w:val="000944DC"/>
    <w:rsid w:val="00095311"/>
    <w:rsid w:val="000959FA"/>
    <w:rsid w:val="00096121"/>
    <w:rsid w:val="00096A8A"/>
    <w:rsid w:val="000A034C"/>
    <w:rsid w:val="000A0F39"/>
    <w:rsid w:val="000A1227"/>
    <w:rsid w:val="000A127D"/>
    <w:rsid w:val="000A2577"/>
    <w:rsid w:val="000A3A4D"/>
    <w:rsid w:val="000A4050"/>
    <w:rsid w:val="000A4B50"/>
    <w:rsid w:val="000A5530"/>
    <w:rsid w:val="000A5578"/>
    <w:rsid w:val="000A654C"/>
    <w:rsid w:val="000A6755"/>
    <w:rsid w:val="000A7FB5"/>
    <w:rsid w:val="000B08E1"/>
    <w:rsid w:val="000B103E"/>
    <w:rsid w:val="000B1669"/>
    <w:rsid w:val="000B4465"/>
    <w:rsid w:val="000B58B8"/>
    <w:rsid w:val="000B6C45"/>
    <w:rsid w:val="000B7930"/>
    <w:rsid w:val="000B7A53"/>
    <w:rsid w:val="000B7B13"/>
    <w:rsid w:val="000C0C43"/>
    <w:rsid w:val="000C1199"/>
    <w:rsid w:val="000C28D0"/>
    <w:rsid w:val="000C2C6D"/>
    <w:rsid w:val="000C4676"/>
    <w:rsid w:val="000C485F"/>
    <w:rsid w:val="000C6D41"/>
    <w:rsid w:val="000C7001"/>
    <w:rsid w:val="000C7316"/>
    <w:rsid w:val="000D0261"/>
    <w:rsid w:val="000D05A2"/>
    <w:rsid w:val="000D1674"/>
    <w:rsid w:val="000D16F3"/>
    <w:rsid w:val="000D16FE"/>
    <w:rsid w:val="000D1985"/>
    <w:rsid w:val="000D2102"/>
    <w:rsid w:val="000D38B9"/>
    <w:rsid w:val="000D40A1"/>
    <w:rsid w:val="000D45CC"/>
    <w:rsid w:val="000D4DE6"/>
    <w:rsid w:val="000D4F1C"/>
    <w:rsid w:val="000D5192"/>
    <w:rsid w:val="000D52C0"/>
    <w:rsid w:val="000D676E"/>
    <w:rsid w:val="000D677D"/>
    <w:rsid w:val="000D6F9F"/>
    <w:rsid w:val="000D79D1"/>
    <w:rsid w:val="000E048D"/>
    <w:rsid w:val="000E099E"/>
    <w:rsid w:val="000E0E11"/>
    <w:rsid w:val="000E1E18"/>
    <w:rsid w:val="000E280B"/>
    <w:rsid w:val="000E31CF"/>
    <w:rsid w:val="000E331A"/>
    <w:rsid w:val="000E3A03"/>
    <w:rsid w:val="000E400A"/>
    <w:rsid w:val="000E4810"/>
    <w:rsid w:val="000E4967"/>
    <w:rsid w:val="000E5DF1"/>
    <w:rsid w:val="000E63C9"/>
    <w:rsid w:val="000E6F2A"/>
    <w:rsid w:val="000E6F75"/>
    <w:rsid w:val="000E6FEE"/>
    <w:rsid w:val="000E7306"/>
    <w:rsid w:val="000E7528"/>
    <w:rsid w:val="000E7A7A"/>
    <w:rsid w:val="000F0667"/>
    <w:rsid w:val="000F0EE6"/>
    <w:rsid w:val="000F27E7"/>
    <w:rsid w:val="000F2B93"/>
    <w:rsid w:val="000F2C5E"/>
    <w:rsid w:val="000F36D6"/>
    <w:rsid w:val="000F38EB"/>
    <w:rsid w:val="000F3D72"/>
    <w:rsid w:val="000F3FAD"/>
    <w:rsid w:val="000F4C3B"/>
    <w:rsid w:val="000F5016"/>
    <w:rsid w:val="000F5033"/>
    <w:rsid w:val="000F5162"/>
    <w:rsid w:val="000F5313"/>
    <w:rsid w:val="000F66E0"/>
    <w:rsid w:val="000F6F45"/>
    <w:rsid w:val="000F77C4"/>
    <w:rsid w:val="00100509"/>
    <w:rsid w:val="001005BE"/>
    <w:rsid w:val="00100674"/>
    <w:rsid w:val="00100F18"/>
    <w:rsid w:val="00101F45"/>
    <w:rsid w:val="00103068"/>
    <w:rsid w:val="001034AD"/>
    <w:rsid w:val="00104216"/>
    <w:rsid w:val="0010454E"/>
    <w:rsid w:val="00104781"/>
    <w:rsid w:val="00104858"/>
    <w:rsid w:val="00104D6F"/>
    <w:rsid w:val="001052A7"/>
    <w:rsid w:val="001052DB"/>
    <w:rsid w:val="00105C62"/>
    <w:rsid w:val="0010653A"/>
    <w:rsid w:val="00107D5A"/>
    <w:rsid w:val="00110FD8"/>
    <w:rsid w:val="0011178F"/>
    <w:rsid w:val="00111CB2"/>
    <w:rsid w:val="00111D7B"/>
    <w:rsid w:val="00112135"/>
    <w:rsid w:val="00112D79"/>
    <w:rsid w:val="001134F9"/>
    <w:rsid w:val="001135FB"/>
    <w:rsid w:val="00115085"/>
    <w:rsid w:val="001163C0"/>
    <w:rsid w:val="0011691B"/>
    <w:rsid w:val="00116990"/>
    <w:rsid w:val="001172E2"/>
    <w:rsid w:val="00117DE8"/>
    <w:rsid w:val="0012079E"/>
    <w:rsid w:val="00121629"/>
    <w:rsid w:val="0012166D"/>
    <w:rsid w:val="001219A0"/>
    <w:rsid w:val="001229E4"/>
    <w:rsid w:val="00122E6D"/>
    <w:rsid w:val="00123208"/>
    <w:rsid w:val="001235CA"/>
    <w:rsid w:val="001236B8"/>
    <w:rsid w:val="00123E9D"/>
    <w:rsid w:val="001254A5"/>
    <w:rsid w:val="001264FD"/>
    <w:rsid w:val="00126B74"/>
    <w:rsid w:val="00127160"/>
    <w:rsid w:val="00127FDD"/>
    <w:rsid w:val="00130E8D"/>
    <w:rsid w:val="00133184"/>
    <w:rsid w:val="001331A0"/>
    <w:rsid w:val="001333D4"/>
    <w:rsid w:val="0013387D"/>
    <w:rsid w:val="0013399E"/>
    <w:rsid w:val="00133D86"/>
    <w:rsid w:val="001343AE"/>
    <w:rsid w:val="001351F4"/>
    <w:rsid w:val="00135528"/>
    <w:rsid w:val="001355EE"/>
    <w:rsid w:val="00135E01"/>
    <w:rsid w:val="00135FA6"/>
    <w:rsid w:val="00140077"/>
    <w:rsid w:val="001401FB"/>
    <w:rsid w:val="001406F9"/>
    <w:rsid w:val="0014083D"/>
    <w:rsid w:val="00141217"/>
    <w:rsid w:val="0014185B"/>
    <w:rsid w:val="001418CE"/>
    <w:rsid w:val="00141D8A"/>
    <w:rsid w:val="00142093"/>
    <w:rsid w:val="0014281D"/>
    <w:rsid w:val="00142EB7"/>
    <w:rsid w:val="00143ECE"/>
    <w:rsid w:val="001444E3"/>
    <w:rsid w:val="001448E4"/>
    <w:rsid w:val="0014545C"/>
    <w:rsid w:val="0014562B"/>
    <w:rsid w:val="001457C3"/>
    <w:rsid w:val="00146C09"/>
    <w:rsid w:val="0014759A"/>
    <w:rsid w:val="0014776B"/>
    <w:rsid w:val="00150666"/>
    <w:rsid w:val="0015088F"/>
    <w:rsid w:val="00151438"/>
    <w:rsid w:val="0015328D"/>
    <w:rsid w:val="0015361B"/>
    <w:rsid w:val="0015363E"/>
    <w:rsid w:val="001536C6"/>
    <w:rsid w:val="001538AD"/>
    <w:rsid w:val="00153ED7"/>
    <w:rsid w:val="0015401B"/>
    <w:rsid w:val="001546CF"/>
    <w:rsid w:val="00155192"/>
    <w:rsid w:val="0015527D"/>
    <w:rsid w:val="00155783"/>
    <w:rsid w:val="00155A7C"/>
    <w:rsid w:val="00156997"/>
    <w:rsid w:val="00156F3A"/>
    <w:rsid w:val="001574A9"/>
    <w:rsid w:val="0015752B"/>
    <w:rsid w:val="0016009F"/>
    <w:rsid w:val="00160D2A"/>
    <w:rsid w:val="00160D8D"/>
    <w:rsid w:val="00160F14"/>
    <w:rsid w:val="00161CC8"/>
    <w:rsid w:val="001627F8"/>
    <w:rsid w:val="00162AFD"/>
    <w:rsid w:val="00163B13"/>
    <w:rsid w:val="00163E4A"/>
    <w:rsid w:val="00165CB6"/>
    <w:rsid w:val="001665C8"/>
    <w:rsid w:val="00166C7A"/>
    <w:rsid w:val="00170010"/>
    <w:rsid w:val="0017025A"/>
    <w:rsid w:val="001708A8"/>
    <w:rsid w:val="00171375"/>
    <w:rsid w:val="00171442"/>
    <w:rsid w:val="00171E3F"/>
    <w:rsid w:val="00172F73"/>
    <w:rsid w:val="00173466"/>
    <w:rsid w:val="00173BD0"/>
    <w:rsid w:val="00174017"/>
    <w:rsid w:val="0017472D"/>
    <w:rsid w:val="00174ADA"/>
    <w:rsid w:val="001753D5"/>
    <w:rsid w:val="0017557E"/>
    <w:rsid w:val="00175BB5"/>
    <w:rsid w:val="00176402"/>
    <w:rsid w:val="00176744"/>
    <w:rsid w:val="001777D5"/>
    <w:rsid w:val="00177FFC"/>
    <w:rsid w:val="00180981"/>
    <w:rsid w:val="00180D10"/>
    <w:rsid w:val="00180EC9"/>
    <w:rsid w:val="00180F76"/>
    <w:rsid w:val="001812DD"/>
    <w:rsid w:val="001817CD"/>
    <w:rsid w:val="00181865"/>
    <w:rsid w:val="001819EE"/>
    <w:rsid w:val="00181D4E"/>
    <w:rsid w:val="001823F6"/>
    <w:rsid w:val="0018258A"/>
    <w:rsid w:val="00183D7E"/>
    <w:rsid w:val="00184547"/>
    <w:rsid w:val="00184942"/>
    <w:rsid w:val="00184FEB"/>
    <w:rsid w:val="00185A5F"/>
    <w:rsid w:val="00186039"/>
    <w:rsid w:val="001868E1"/>
    <w:rsid w:val="00187306"/>
    <w:rsid w:val="0019008D"/>
    <w:rsid w:val="001912C4"/>
    <w:rsid w:val="001912E7"/>
    <w:rsid w:val="00191596"/>
    <w:rsid w:val="001917A3"/>
    <w:rsid w:val="001921A6"/>
    <w:rsid w:val="00192A75"/>
    <w:rsid w:val="00192C66"/>
    <w:rsid w:val="00192E60"/>
    <w:rsid w:val="001934D3"/>
    <w:rsid w:val="00193F4B"/>
    <w:rsid w:val="0019441C"/>
    <w:rsid w:val="00195361"/>
    <w:rsid w:val="00196246"/>
    <w:rsid w:val="0019670C"/>
    <w:rsid w:val="00196C62"/>
    <w:rsid w:val="00196EF4"/>
    <w:rsid w:val="001A0AD3"/>
    <w:rsid w:val="001A0CA8"/>
    <w:rsid w:val="001A1584"/>
    <w:rsid w:val="001A303D"/>
    <w:rsid w:val="001A3FBF"/>
    <w:rsid w:val="001A471C"/>
    <w:rsid w:val="001A7089"/>
    <w:rsid w:val="001A7817"/>
    <w:rsid w:val="001A7E11"/>
    <w:rsid w:val="001B0623"/>
    <w:rsid w:val="001B0774"/>
    <w:rsid w:val="001B10AB"/>
    <w:rsid w:val="001B11E3"/>
    <w:rsid w:val="001B18EF"/>
    <w:rsid w:val="001B2005"/>
    <w:rsid w:val="001B2879"/>
    <w:rsid w:val="001B2EF2"/>
    <w:rsid w:val="001B347C"/>
    <w:rsid w:val="001B354B"/>
    <w:rsid w:val="001B369C"/>
    <w:rsid w:val="001B41FE"/>
    <w:rsid w:val="001B4847"/>
    <w:rsid w:val="001B52CB"/>
    <w:rsid w:val="001B556F"/>
    <w:rsid w:val="001B5A68"/>
    <w:rsid w:val="001B7574"/>
    <w:rsid w:val="001C0B64"/>
    <w:rsid w:val="001C22EE"/>
    <w:rsid w:val="001C2F49"/>
    <w:rsid w:val="001C3035"/>
    <w:rsid w:val="001C47CB"/>
    <w:rsid w:val="001C480C"/>
    <w:rsid w:val="001C5774"/>
    <w:rsid w:val="001C5EA8"/>
    <w:rsid w:val="001C60A1"/>
    <w:rsid w:val="001C61A4"/>
    <w:rsid w:val="001C61AC"/>
    <w:rsid w:val="001C6605"/>
    <w:rsid w:val="001C6D02"/>
    <w:rsid w:val="001C6D70"/>
    <w:rsid w:val="001C71B4"/>
    <w:rsid w:val="001C7BC8"/>
    <w:rsid w:val="001D1F1D"/>
    <w:rsid w:val="001D2D70"/>
    <w:rsid w:val="001D3AD6"/>
    <w:rsid w:val="001D443F"/>
    <w:rsid w:val="001D529F"/>
    <w:rsid w:val="001D5477"/>
    <w:rsid w:val="001D5D51"/>
    <w:rsid w:val="001D5E5E"/>
    <w:rsid w:val="001D5F84"/>
    <w:rsid w:val="001D60B2"/>
    <w:rsid w:val="001D683E"/>
    <w:rsid w:val="001D69A0"/>
    <w:rsid w:val="001D772E"/>
    <w:rsid w:val="001E0070"/>
    <w:rsid w:val="001E04A7"/>
    <w:rsid w:val="001E16C7"/>
    <w:rsid w:val="001E1956"/>
    <w:rsid w:val="001E19EB"/>
    <w:rsid w:val="001E2390"/>
    <w:rsid w:val="001E25C4"/>
    <w:rsid w:val="001E357E"/>
    <w:rsid w:val="001E3F31"/>
    <w:rsid w:val="001E43A2"/>
    <w:rsid w:val="001E5A54"/>
    <w:rsid w:val="001E5BD0"/>
    <w:rsid w:val="001E6572"/>
    <w:rsid w:val="001E6B2F"/>
    <w:rsid w:val="001E74A0"/>
    <w:rsid w:val="001E79C4"/>
    <w:rsid w:val="001F0CBB"/>
    <w:rsid w:val="001F1048"/>
    <w:rsid w:val="001F117F"/>
    <w:rsid w:val="001F1260"/>
    <w:rsid w:val="001F1422"/>
    <w:rsid w:val="001F19BB"/>
    <w:rsid w:val="001F1B27"/>
    <w:rsid w:val="001F1D5A"/>
    <w:rsid w:val="001F2962"/>
    <w:rsid w:val="001F2D1D"/>
    <w:rsid w:val="001F2F30"/>
    <w:rsid w:val="001F44B3"/>
    <w:rsid w:val="001F4BD4"/>
    <w:rsid w:val="001F5169"/>
    <w:rsid w:val="001F55B8"/>
    <w:rsid w:val="001F7233"/>
    <w:rsid w:val="001F7391"/>
    <w:rsid w:val="00200ED3"/>
    <w:rsid w:val="00201103"/>
    <w:rsid w:val="002032E6"/>
    <w:rsid w:val="002040AD"/>
    <w:rsid w:val="0020427E"/>
    <w:rsid w:val="00204281"/>
    <w:rsid w:val="002049A9"/>
    <w:rsid w:val="00205021"/>
    <w:rsid w:val="00205595"/>
    <w:rsid w:val="00206014"/>
    <w:rsid w:val="0020651B"/>
    <w:rsid w:val="00207480"/>
    <w:rsid w:val="00207B47"/>
    <w:rsid w:val="00207DE6"/>
    <w:rsid w:val="002100C0"/>
    <w:rsid w:val="00210615"/>
    <w:rsid w:val="00210698"/>
    <w:rsid w:val="0021087A"/>
    <w:rsid w:val="00210A78"/>
    <w:rsid w:val="002114C4"/>
    <w:rsid w:val="002119D9"/>
    <w:rsid w:val="00211BD5"/>
    <w:rsid w:val="00211E28"/>
    <w:rsid w:val="00212302"/>
    <w:rsid w:val="002133C4"/>
    <w:rsid w:val="002153DA"/>
    <w:rsid w:val="00217065"/>
    <w:rsid w:val="00217093"/>
    <w:rsid w:val="00217F30"/>
    <w:rsid w:val="00220125"/>
    <w:rsid w:val="00220D98"/>
    <w:rsid w:val="002210EA"/>
    <w:rsid w:val="00221AE3"/>
    <w:rsid w:val="00221F97"/>
    <w:rsid w:val="00222A32"/>
    <w:rsid w:val="00222A62"/>
    <w:rsid w:val="0022321A"/>
    <w:rsid w:val="00223304"/>
    <w:rsid w:val="00225335"/>
    <w:rsid w:val="00226767"/>
    <w:rsid w:val="00226D20"/>
    <w:rsid w:val="002274A2"/>
    <w:rsid w:val="00227CDC"/>
    <w:rsid w:val="00227D49"/>
    <w:rsid w:val="00227EF2"/>
    <w:rsid w:val="00230321"/>
    <w:rsid w:val="00230660"/>
    <w:rsid w:val="0023086F"/>
    <w:rsid w:val="0023129B"/>
    <w:rsid w:val="00232394"/>
    <w:rsid w:val="002331C1"/>
    <w:rsid w:val="00233EC1"/>
    <w:rsid w:val="002345AA"/>
    <w:rsid w:val="00235EA5"/>
    <w:rsid w:val="0023712A"/>
    <w:rsid w:val="002374DA"/>
    <w:rsid w:val="002404C8"/>
    <w:rsid w:val="002411E9"/>
    <w:rsid w:val="002418BF"/>
    <w:rsid w:val="0024206A"/>
    <w:rsid w:val="0024363E"/>
    <w:rsid w:val="00243A4A"/>
    <w:rsid w:val="0024433C"/>
    <w:rsid w:val="00244AD0"/>
    <w:rsid w:val="00244C8D"/>
    <w:rsid w:val="00245C0B"/>
    <w:rsid w:val="00245D64"/>
    <w:rsid w:val="00246D41"/>
    <w:rsid w:val="0024768F"/>
    <w:rsid w:val="002477D9"/>
    <w:rsid w:val="00247E76"/>
    <w:rsid w:val="00251817"/>
    <w:rsid w:val="00252857"/>
    <w:rsid w:val="0025333A"/>
    <w:rsid w:val="002535E6"/>
    <w:rsid w:val="00254A4F"/>
    <w:rsid w:val="0025584C"/>
    <w:rsid w:val="00255D3E"/>
    <w:rsid w:val="002565F2"/>
    <w:rsid w:val="00256611"/>
    <w:rsid w:val="00257227"/>
    <w:rsid w:val="002606A3"/>
    <w:rsid w:val="0026113B"/>
    <w:rsid w:val="00261590"/>
    <w:rsid w:val="00261F0F"/>
    <w:rsid w:val="00262940"/>
    <w:rsid w:val="00263878"/>
    <w:rsid w:val="00264197"/>
    <w:rsid w:val="0026524D"/>
    <w:rsid w:val="002652F4"/>
    <w:rsid w:val="00266237"/>
    <w:rsid w:val="00266CB9"/>
    <w:rsid w:val="00266FE6"/>
    <w:rsid w:val="00267CC1"/>
    <w:rsid w:val="002721C2"/>
    <w:rsid w:val="00272610"/>
    <w:rsid w:val="002729D8"/>
    <w:rsid w:val="00272E1E"/>
    <w:rsid w:val="00273286"/>
    <w:rsid w:val="00273559"/>
    <w:rsid w:val="00273EB3"/>
    <w:rsid w:val="00274241"/>
    <w:rsid w:val="00274934"/>
    <w:rsid w:val="0027540D"/>
    <w:rsid w:val="002754A1"/>
    <w:rsid w:val="002761A2"/>
    <w:rsid w:val="0027695C"/>
    <w:rsid w:val="00277D0E"/>
    <w:rsid w:val="00277DCD"/>
    <w:rsid w:val="002807D2"/>
    <w:rsid w:val="002816EB"/>
    <w:rsid w:val="00281B0E"/>
    <w:rsid w:val="00281D5A"/>
    <w:rsid w:val="002822C4"/>
    <w:rsid w:val="00282A82"/>
    <w:rsid w:val="0028393F"/>
    <w:rsid w:val="002842F5"/>
    <w:rsid w:val="00285290"/>
    <w:rsid w:val="00286476"/>
    <w:rsid w:val="00286789"/>
    <w:rsid w:val="00286D96"/>
    <w:rsid w:val="00286E2D"/>
    <w:rsid w:val="0028711C"/>
    <w:rsid w:val="00287216"/>
    <w:rsid w:val="00287AC3"/>
    <w:rsid w:val="002902A9"/>
    <w:rsid w:val="002926C6"/>
    <w:rsid w:val="00292753"/>
    <w:rsid w:val="00292EBC"/>
    <w:rsid w:val="00292FBD"/>
    <w:rsid w:val="00293259"/>
    <w:rsid w:val="002938D1"/>
    <w:rsid w:val="00293A23"/>
    <w:rsid w:val="00294B72"/>
    <w:rsid w:val="002959F2"/>
    <w:rsid w:val="0029600C"/>
    <w:rsid w:val="002A0A5D"/>
    <w:rsid w:val="002A0D53"/>
    <w:rsid w:val="002A0F99"/>
    <w:rsid w:val="002A1115"/>
    <w:rsid w:val="002A1A75"/>
    <w:rsid w:val="002A4009"/>
    <w:rsid w:val="002A42A5"/>
    <w:rsid w:val="002A4846"/>
    <w:rsid w:val="002A5D42"/>
    <w:rsid w:val="002A61C8"/>
    <w:rsid w:val="002A6417"/>
    <w:rsid w:val="002A6747"/>
    <w:rsid w:val="002A6FAF"/>
    <w:rsid w:val="002A75FA"/>
    <w:rsid w:val="002B09F6"/>
    <w:rsid w:val="002B0D6C"/>
    <w:rsid w:val="002B2193"/>
    <w:rsid w:val="002B24C2"/>
    <w:rsid w:val="002B2947"/>
    <w:rsid w:val="002B3313"/>
    <w:rsid w:val="002B37BD"/>
    <w:rsid w:val="002B45CD"/>
    <w:rsid w:val="002B4799"/>
    <w:rsid w:val="002B50B8"/>
    <w:rsid w:val="002B521F"/>
    <w:rsid w:val="002B5B37"/>
    <w:rsid w:val="002B650F"/>
    <w:rsid w:val="002B6652"/>
    <w:rsid w:val="002B6EB9"/>
    <w:rsid w:val="002B712C"/>
    <w:rsid w:val="002B7298"/>
    <w:rsid w:val="002B7F84"/>
    <w:rsid w:val="002C06E3"/>
    <w:rsid w:val="002C0ECC"/>
    <w:rsid w:val="002C0FC8"/>
    <w:rsid w:val="002C17C6"/>
    <w:rsid w:val="002C26AA"/>
    <w:rsid w:val="002C2FDB"/>
    <w:rsid w:val="002C4424"/>
    <w:rsid w:val="002C611A"/>
    <w:rsid w:val="002C61D4"/>
    <w:rsid w:val="002C62F9"/>
    <w:rsid w:val="002C7BB3"/>
    <w:rsid w:val="002C7EE6"/>
    <w:rsid w:val="002C7FB0"/>
    <w:rsid w:val="002D0496"/>
    <w:rsid w:val="002D2992"/>
    <w:rsid w:val="002D3056"/>
    <w:rsid w:val="002D3848"/>
    <w:rsid w:val="002D397F"/>
    <w:rsid w:val="002D4183"/>
    <w:rsid w:val="002D6543"/>
    <w:rsid w:val="002D68C2"/>
    <w:rsid w:val="002E0992"/>
    <w:rsid w:val="002E0F2F"/>
    <w:rsid w:val="002E3067"/>
    <w:rsid w:val="002E3440"/>
    <w:rsid w:val="002E39CA"/>
    <w:rsid w:val="002E62AD"/>
    <w:rsid w:val="002E7BBF"/>
    <w:rsid w:val="002F060D"/>
    <w:rsid w:val="002F0C5E"/>
    <w:rsid w:val="002F2F0F"/>
    <w:rsid w:val="002F3165"/>
    <w:rsid w:val="002F3FB5"/>
    <w:rsid w:val="002F43BE"/>
    <w:rsid w:val="002F4514"/>
    <w:rsid w:val="002F49C9"/>
    <w:rsid w:val="002F4BC9"/>
    <w:rsid w:val="002F5660"/>
    <w:rsid w:val="002F581A"/>
    <w:rsid w:val="002F5CA8"/>
    <w:rsid w:val="002F6CB1"/>
    <w:rsid w:val="002F6CF9"/>
    <w:rsid w:val="003001B5"/>
    <w:rsid w:val="00300227"/>
    <w:rsid w:val="00300430"/>
    <w:rsid w:val="00301262"/>
    <w:rsid w:val="00301DCF"/>
    <w:rsid w:val="003020D6"/>
    <w:rsid w:val="00302B65"/>
    <w:rsid w:val="00303000"/>
    <w:rsid w:val="00303BEA"/>
    <w:rsid w:val="00303FF6"/>
    <w:rsid w:val="0030508D"/>
    <w:rsid w:val="003051EE"/>
    <w:rsid w:val="00306AD5"/>
    <w:rsid w:val="00306FB1"/>
    <w:rsid w:val="00307E1C"/>
    <w:rsid w:val="003105CC"/>
    <w:rsid w:val="00311B25"/>
    <w:rsid w:val="00312424"/>
    <w:rsid w:val="00313C60"/>
    <w:rsid w:val="0031435C"/>
    <w:rsid w:val="00314585"/>
    <w:rsid w:val="00314C58"/>
    <w:rsid w:val="00315E3C"/>
    <w:rsid w:val="00316D68"/>
    <w:rsid w:val="003174D5"/>
    <w:rsid w:val="003177D7"/>
    <w:rsid w:val="00317DDE"/>
    <w:rsid w:val="00320DD8"/>
    <w:rsid w:val="00321134"/>
    <w:rsid w:val="003213CA"/>
    <w:rsid w:val="00321CA4"/>
    <w:rsid w:val="00322BE9"/>
    <w:rsid w:val="00322C4F"/>
    <w:rsid w:val="00323DB2"/>
    <w:rsid w:val="00324C37"/>
    <w:rsid w:val="00324D46"/>
    <w:rsid w:val="0032500B"/>
    <w:rsid w:val="0032511C"/>
    <w:rsid w:val="0032556A"/>
    <w:rsid w:val="00325D70"/>
    <w:rsid w:val="003266DE"/>
    <w:rsid w:val="00326928"/>
    <w:rsid w:val="00327E65"/>
    <w:rsid w:val="00330954"/>
    <w:rsid w:val="00330DC7"/>
    <w:rsid w:val="003312F0"/>
    <w:rsid w:val="00331606"/>
    <w:rsid w:val="003318A6"/>
    <w:rsid w:val="00331972"/>
    <w:rsid w:val="00331CFB"/>
    <w:rsid w:val="00332DD9"/>
    <w:rsid w:val="003330DF"/>
    <w:rsid w:val="00333823"/>
    <w:rsid w:val="0033394F"/>
    <w:rsid w:val="00333EEF"/>
    <w:rsid w:val="003346E6"/>
    <w:rsid w:val="00334CD5"/>
    <w:rsid w:val="003350D3"/>
    <w:rsid w:val="00335B69"/>
    <w:rsid w:val="00336168"/>
    <w:rsid w:val="00336B1B"/>
    <w:rsid w:val="0033725D"/>
    <w:rsid w:val="003375E1"/>
    <w:rsid w:val="003377B4"/>
    <w:rsid w:val="00337866"/>
    <w:rsid w:val="00337EBD"/>
    <w:rsid w:val="00340603"/>
    <w:rsid w:val="00340972"/>
    <w:rsid w:val="00340AB5"/>
    <w:rsid w:val="00340ADC"/>
    <w:rsid w:val="0034123E"/>
    <w:rsid w:val="003415D6"/>
    <w:rsid w:val="00341F63"/>
    <w:rsid w:val="003429B8"/>
    <w:rsid w:val="00343519"/>
    <w:rsid w:val="00344290"/>
    <w:rsid w:val="00344CB3"/>
    <w:rsid w:val="00344D67"/>
    <w:rsid w:val="00345302"/>
    <w:rsid w:val="003458D6"/>
    <w:rsid w:val="00345AF9"/>
    <w:rsid w:val="00345EBD"/>
    <w:rsid w:val="0034661E"/>
    <w:rsid w:val="00346C36"/>
    <w:rsid w:val="00346EB6"/>
    <w:rsid w:val="00347481"/>
    <w:rsid w:val="00347E1C"/>
    <w:rsid w:val="003515B0"/>
    <w:rsid w:val="00352647"/>
    <w:rsid w:val="00352A25"/>
    <w:rsid w:val="00352DCD"/>
    <w:rsid w:val="00352F51"/>
    <w:rsid w:val="00353B54"/>
    <w:rsid w:val="00353D08"/>
    <w:rsid w:val="00354E3F"/>
    <w:rsid w:val="00355357"/>
    <w:rsid w:val="00355513"/>
    <w:rsid w:val="003556D6"/>
    <w:rsid w:val="00356A7C"/>
    <w:rsid w:val="00357428"/>
    <w:rsid w:val="00357727"/>
    <w:rsid w:val="003600B9"/>
    <w:rsid w:val="00361758"/>
    <w:rsid w:val="0036181F"/>
    <w:rsid w:val="0036197D"/>
    <w:rsid w:val="003619C5"/>
    <w:rsid w:val="00361F84"/>
    <w:rsid w:val="00362629"/>
    <w:rsid w:val="00362D5D"/>
    <w:rsid w:val="003630B7"/>
    <w:rsid w:val="0036335F"/>
    <w:rsid w:val="0036361B"/>
    <w:rsid w:val="00363847"/>
    <w:rsid w:val="00363B27"/>
    <w:rsid w:val="003640BC"/>
    <w:rsid w:val="00364DC6"/>
    <w:rsid w:val="0036547C"/>
    <w:rsid w:val="0036587B"/>
    <w:rsid w:val="00365A77"/>
    <w:rsid w:val="00366649"/>
    <w:rsid w:val="003667AF"/>
    <w:rsid w:val="00367462"/>
    <w:rsid w:val="00367DA4"/>
    <w:rsid w:val="00367E5E"/>
    <w:rsid w:val="00370324"/>
    <w:rsid w:val="0037036B"/>
    <w:rsid w:val="00370833"/>
    <w:rsid w:val="0037083D"/>
    <w:rsid w:val="00371B85"/>
    <w:rsid w:val="003725B8"/>
    <w:rsid w:val="00372727"/>
    <w:rsid w:val="00374471"/>
    <w:rsid w:val="003750E0"/>
    <w:rsid w:val="00375996"/>
    <w:rsid w:val="00375F9B"/>
    <w:rsid w:val="00376478"/>
    <w:rsid w:val="003764D3"/>
    <w:rsid w:val="00376915"/>
    <w:rsid w:val="00376B24"/>
    <w:rsid w:val="0037742E"/>
    <w:rsid w:val="00377BFA"/>
    <w:rsid w:val="00377ED4"/>
    <w:rsid w:val="00380257"/>
    <w:rsid w:val="003808C8"/>
    <w:rsid w:val="00381B6C"/>
    <w:rsid w:val="00382B3D"/>
    <w:rsid w:val="00384AB5"/>
    <w:rsid w:val="00384C8C"/>
    <w:rsid w:val="00384D5A"/>
    <w:rsid w:val="00385362"/>
    <w:rsid w:val="00385A10"/>
    <w:rsid w:val="00385DD9"/>
    <w:rsid w:val="00386445"/>
    <w:rsid w:val="00386905"/>
    <w:rsid w:val="00386D81"/>
    <w:rsid w:val="0038781D"/>
    <w:rsid w:val="0039057F"/>
    <w:rsid w:val="00390DC8"/>
    <w:rsid w:val="0039122E"/>
    <w:rsid w:val="00392397"/>
    <w:rsid w:val="003927BB"/>
    <w:rsid w:val="0039292E"/>
    <w:rsid w:val="00392E86"/>
    <w:rsid w:val="0039317A"/>
    <w:rsid w:val="00393205"/>
    <w:rsid w:val="003934C1"/>
    <w:rsid w:val="00393E0D"/>
    <w:rsid w:val="00393EDD"/>
    <w:rsid w:val="00393F0F"/>
    <w:rsid w:val="00393F47"/>
    <w:rsid w:val="00394607"/>
    <w:rsid w:val="00394645"/>
    <w:rsid w:val="003955D2"/>
    <w:rsid w:val="00395634"/>
    <w:rsid w:val="003956DC"/>
    <w:rsid w:val="00395C1B"/>
    <w:rsid w:val="00396434"/>
    <w:rsid w:val="00396708"/>
    <w:rsid w:val="0039713F"/>
    <w:rsid w:val="00397432"/>
    <w:rsid w:val="003977B4"/>
    <w:rsid w:val="003A03C8"/>
    <w:rsid w:val="003A12BA"/>
    <w:rsid w:val="003A1CD8"/>
    <w:rsid w:val="003A1D95"/>
    <w:rsid w:val="003A1FB5"/>
    <w:rsid w:val="003A2B07"/>
    <w:rsid w:val="003A2D67"/>
    <w:rsid w:val="003A3150"/>
    <w:rsid w:val="003A38A0"/>
    <w:rsid w:val="003A3ED5"/>
    <w:rsid w:val="003A40F6"/>
    <w:rsid w:val="003A47AE"/>
    <w:rsid w:val="003A47CD"/>
    <w:rsid w:val="003A497B"/>
    <w:rsid w:val="003A516A"/>
    <w:rsid w:val="003A536E"/>
    <w:rsid w:val="003A6063"/>
    <w:rsid w:val="003A6AA0"/>
    <w:rsid w:val="003A6CDD"/>
    <w:rsid w:val="003A6F90"/>
    <w:rsid w:val="003A7CAA"/>
    <w:rsid w:val="003B0F91"/>
    <w:rsid w:val="003B19DD"/>
    <w:rsid w:val="003B2E83"/>
    <w:rsid w:val="003B3089"/>
    <w:rsid w:val="003B521A"/>
    <w:rsid w:val="003B542E"/>
    <w:rsid w:val="003B5FDB"/>
    <w:rsid w:val="003B66B9"/>
    <w:rsid w:val="003B6E80"/>
    <w:rsid w:val="003B761B"/>
    <w:rsid w:val="003B79EC"/>
    <w:rsid w:val="003C0A73"/>
    <w:rsid w:val="003C1C33"/>
    <w:rsid w:val="003C1D4C"/>
    <w:rsid w:val="003C21EC"/>
    <w:rsid w:val="003C30D3"/>
    <w:rsid w:val="003C3606"/>
    <w:rsid w:val="003C3F4C"/>
    <w:rsid w:val="003C521D"/>
    <w:rsid w:val="003C543C"/>
    <w:rsid w:val="003C66D3"/>
    <w:rsid w:val="003C75A5"/>
    <w:rsid w:val="003C7FEF"/>
    <w:rsid w:val="003D0514"/>
    <w:rsid w:val="003D0C58"/>
    <w:rsid w:val="003D105F"/>
    <w:rsid w:val="003D14D2"/>
    <w:rsid w:val="003D16DB"/>
    <w:rsid w:val="003D19F1"/>
    <w:rsid w:val="003D19F3"/>
    <w:rsid w:val="003D32AF"/>
    <w:rsid w:val="003D3829"/>
    <w:rsid w:val="003D454A"/>
    <w:rsid w:val="003D4560"/>
    <w:rsid w:val="003D4785"/>
    <w:rsid w:val="003D4C90"/>
    <w:rsid w:val="003D55EC"/>
    <w:rsid w:val="003D56DA"/>
    <w:rsid w:val="003D62E1"/>
    <w:rsid w:val="003D6983"/>
    <w:rsid w:val="003D6CCB"/>
    <w:rsid w:val="003D7055"/>
    <w:rsid w:val="003D7608"/>
    <w:rsid w:val="003D7F95"/>
    <w:rsid w:val="003E007D"/>
    <w:rsid w:val="003E0099"/>
    <w:rsid w:val="003E08EC"/>
    <w:rsid w:val="003E0AA1"/>
    <w:rsid w:val="003E0EDA"/>
    <w:rsid w:val="003E18D8"/>
    <w:rsid w:val="003E1AB4"/>
    <w:rsid w:val="003E1E6D"/>
    <w:rsid w:val="003E1F33"/>
    <w:rsid w:val="003E22C9"/>
    <w:rsid w:val="003E27CA"/>
    <w:rsid w:val="003E42CD"/>
    <w:rsid w:val="003E4530"/>
    <w:rsid w:val="003E5114"/>
    <w:rsid w:val="003E59CF"/>
    <w:rsid w:val="003E5CE7"/>
    <w:rsid w:val="003E6718"/>
    <w:rsid w:val="003E6A4E"/>
    <w:rsid w:val="003E7148"/>
    <w:rsid w:val="003E7CEA"/>
    <w:rsid w:val="003E7FD8"/>
    <w:rsid w:val="003F031C"/>
    <w:rsid w:val="003F0853"/>
    <w:rsid w:val="003F1121"/>
    <w:rsid w:val="003F1586"/>
    <w:rsid w:val="003F1977"/>
    <w:rsid w:val="003F2D85"/>
    <w:rsid w:val="003F3D25"/>
    <w:rsid w:val="003F5DB3"/>
    <w:rsid w:val="003F64D4"/>
    <w:rsid w:val="003F69C1"/>
    <w:rsid w:val="003F75A0"/>
    <w:rsid w:val="004001F0"/>
    <w:rsid w:val="00400709"/>
    <w:rsid w:val="0040170B"/>
    <w:rsid w:val="004018E5"/>
    <w:rsid w:val="00402C3D"/>
    <w:rsid w:val="00403D8E"/>
    <w:rsid w:val="00404241"/>
    <w:rsid w:val="00404389"/>
    <w:rsid w:val="00404DC4"/>
    <w:rsid w:val="004051E4"/>
    <w:rsid w:val="0040536E"/>
    <w:rsid w:val="00406395"/>
    <w:rsid w:val="00406AB2"/>
    <w:rsid w:val="00406C08"/>
    <w:rsid w:val="004075D9"/>
    <w:rsid w:val="00407874"/>
    <w:rsid w:val="00407992"/>
    <w:rsid w:val="004100B6"/>
    <w:rsid w:val="004104E8"/>
    <w:rsid w:val="0041293A"/>
    <w:rsid w:val="00413931"/>
    <w:rsid w:val="004150FB"/>
    <w:rsid w:val="004151C6"/>
    <w:rsid w:val="0041573A"/>
    <w:rsid w:val="004159E0"/>
    <w:rsid w:val="00415C68"/>
    <w:rsid w:val="00416AB8"/>
    <w:rsid w:val="00417608"/>
    <w:rsid w:val="00417930"/>
    <w:rsid w:val="004204C3"/>
    <w:rsid w:val="00421383"/>
    <w:rsid w:val="004218BC"/>
    <w:rsid w:val="004219CD"/>
    <w:rsid w:val="00421B2E"/>
    <w:rsid w:val="00421B4D"/>
    <w:rsid w:val="00421C56"/>
    <w:rsid w:val="00421F65"/>
    <w:rsid w:val="00421F77"/>
    <w:rsid w:val="00422F64"/>
    <w:rsid w:val="00423172"/>
    <w:rsid w:val="00423E61"/>
    <w:rsid w:val="00424161"/>
    <w:rsid w:val="004247D0"/>
    <w:rsid w:val="00424826"/>
    <w:rsid w:val="004253CD"/>
    <w:rsid w:val="00426364"/>
    <w:rsid w:val="00426A77"/>
    <w:rsid w:val="00427568"/>
    <w:rsid w:val="00427EA2"/>
    <w:rsid w:val="004301BD"/>
    <w:rsid w:val="00430AB6"/>
    <w:rsid w:val="00432255"/>
    <w:rsid w:val="00432C78"/>
    <w:rsid w:val="00433EF6"/>
    <w:rsid w:val="00434930"/>
    <w:rsid w:val="00435530"/>
    <w:rsid w:val="00435DBF"/>
    <w:rsid w:val="0043603E"/>
    <w:rsid w:val="00436040"/>
    <w:rsid w:val="00436EB2"/>
    <w:rsid w:val="00436EBC"/>
    <w:rsid w:val="00437969"/>
    <w:rsid w:val="00437C12"/>
    <w:rsid w:val="00437FB3"/>
    <w:rsid w:val="00440323"/>
    <w:rsid w:val="004404C6"/>
    <w:rsid w:val="00440A8B"/>
    <w:rsid w:val="00440F54"/>
    <w:rsid w:val="00441DC3"/>
    <w:rsid w:val="00445361"/>
    <w:rsid w:val="00445482"/>
    <w:rsid w:val="00445515"/>
    <w:rsid w:val="0044577A"/>
    <w:rsid w:val="00445E62"/>
    <w:rsid w:val="00446452"/>
    <w:rsid w:val="004464EF"/>
    <w:rsid w:val="00446781"/>
    <w:rsid w:val="004468D6"/>
    <w:rsid w:val="0044696F"/>
    <w:rsid w:val="00446A1B"/>
    <w:rsid w:val="00446D97"/>
    <w:rsid w:val="004476AA"/>
    <w:rsid w:val="0044785B"/>
    <w:rsid w:val="00450166"/>
    <w:rsid w:val="0045094B"/>
    <w:rsid w:val="0045119F"/>
    <w:rsid w:val="00451619"/>
    <w:rsid w:val="00452EA0"/>
    <w:rsid w:val="00453BF4"/>
    <w:rsid w:val="00453EFA"/>
    <w:rsid w:val="0045434D"/>
    <w:rsid w:val="004544E8"/>
    <w:rsid w:val="004545A5"/>
    <w:rsid w:val="00454B5F"/>
    <w:rsid w:val="00454C7A"/>
    <w:rsid w:val="0045658A"/>
    <w:rsid w:val="004565E6"/>
    <w:rsid w:val="00456A34"/>
    <w:rsid w:val="00456E87"/>
    <w:rsid w:val="00457E5C"/>
    <w:rsid w:val="00460EB0"/>
    <w:rsid w:val="00460FA8"/>
    <w:rsid w:val="004616A5"/>
    <w:rsid w:val="00461D56"/>
    <w:rsid w:val="004623D9"/>
    <w:rsid w:val="004625C4"/>
    <w:rsid w:val="004639CB"/>
    <w:rsid w:val="00463E56"/>
    <w:rsid w:val="00464469"/>
    <w:rsid w:val="00464DEB"/>
    <w:rsid w:val="00465370"/>
    <w:rsid w:val="0046604C"/>
    <w:rsid w:val="00466BA1"/>
    <w:rsid w:val="00467137"/>
    <w:rsid w:val="00470535"/>
    <w:rsid w:val="00470B06"/>
    <w:rsid w:val="00471401"/>
    <w:rsid w:val="0047196E"/>
    <w:rsid w:val="00471F25"/>
    <w:rsid w:val="0047378D"/>
    <w:rsid w:val="00477985"/>
    <w:rsid w:val="00480175"/>
    <w:rsid w:val="0048054D"/>
    <w:rsid w:val="00480B0D"/>
    <w:rsid w:val="00481077"/>
    <w:rsid w:val="00481AA9"/>
    <w:rsid w:val="00481C05"/>
    <w:rsid w:val="00481E72"/>
    <w:rsid w:val="00482621"/>
    <w:rsid w:val="00482761"/>
    <w:rsid w:val="00482B97"/>
    <w:rsid w:val="00482C18"/>
    <w:rsid w:val="00483586"/>
    <w:rsid w:val="00483B45"/>
    <w:rsid w:val="00484227"/>
    <w:rsid w:val="00484294"/>
    <w:rsid w:val="004853A9"/>
    <w:rsid w:val="00485BF8"/>
    <w:rsid w:val="00485DBB"/>
    <w:rsid w:val="00486470"/>
    <w:rsid w:val="00487190"/>
    <w:rsid w:val="00487514"/>
    <w:rsid w:val="0049006D"/>
    <w:rsid w:val="00490B3C"/>
    <w:rsid w:val="004910FC"/>
    <w:rsid w:val="00492E30"/>
    <w:rsid w:val="00493874"/>
    <w:rsid w:val="0049606F"/>
    <w:rsid w:val="0049615B"/>
    <w:rsid w:val="004975D2"/>
    <w:rsid w:val="00497672"/>
    <w:rsid w:val="00497701"/>
    <w:rsid w:val="004A044E"/>
    <w:rsid w:val="004A11B7"/>
    <w:rsid w:val="004A226F"/>
    <w:rsid w:val="004A33C5"/>
    <w:rsid w:val="004A4197"/>
    <w:rsid w:val="004A424A"/>
    <w:rsid w:val="004A48E1"/>
    <w:rsid w:val="004A5805"/>
    <w:rsid w:val="004A58EB"/>
    <w:rsid w:val="004A63EF"/>
    <w:rsid w:val="004A6EEE"/>
    <w:rsid w:val="004A7AB5"/>
    <w:rsid w:val="004B030B"/>
    <w:rsid w:val="004B04E8"/>
    <w:rsid w:val="004B085B"/>
    <w:rsid w:val="004B1036"/>
    <w:rsid w:val="004B1293"/>
    <w:rsid w:val="004B1330"/>
    <w:rsid w:val="004B1379"/>
    <w:rsid w:val="004B164B"/>
    <w:rsid w:val="004B2BD0"/>
    <w:rsid w:val="004B33B6"/>
    <w:rsid w:val="004B372F"/>
    <w:rsid w:val="004B38B4"/>
    <w:rsid w:val="004B3935"/>
    <w:rsid w:val="004B4067"/>
    <w:rsid w:val="004B60F5"/>
    <w:rsid w:val="004B61E5"/>
    <w:rsid w:val="004B61E9"/>
    <w:rsid w:val="004B6E48"/>
    <w:rsid w:val="004B7242"/>
    <w:rsid w:val="004C08CE"/>
    <w:rsid w:val="004C14DC"/>
    <w:rsid w:val="004C18C1"/>
    <w:rsid w:val="004C285B"/>
    <w:rsid w:val="004C30AF"/>
    <w:rsid w:val="004C462D"/>
    <w:rsid w:val="004C50A6"/>
    <w:rsid w:val="004C5EE3"/>
    <w:rsid w:val="004C6271"/>
    <w:rsid w:val="004C62B2"/>
    <w:rsid w:val="004C6B99"/>
    <w:rsid w:val="004C7A3A"/>
    <w:rsid w:val="004D10C3"/>
    <w:rsid w:val="004D22A9"/>
    <w:rsid w:val="004D231C"/>
    <w:rsid w:val="004D2575"/>
    <w:rsid w:val="004D2E53"/>
    <w:rsid w:val="004D39F5"/>
    <w:rsid w:val="004D43F1"/>
    <w:rsid w:val="004D4688"/>
    <w:rsid w:val="004D53F6"/>
    <w:rsid w:val="004D6556"/>
    <w:rsid w:val="004D7647"/>
    <w:rsid w:val="004E0101"/>
    <w:rsid w:val="004E031A"/>
    <w:rsid w:val="004E0635"/>
    <w:rsid w:val="004E16F3"/>
    <w:rsid w:val="004E1B51"/>
    <w:rsid w:val="004E2A86"/>
    <w:rsid w:val="004E479E"/>
    <w:rsid w:val="004E47B4"/>
    <w:rsid w:val="004E4E4F"/>
    <w:rsid w:val="004E5237"/>
    <w:rsid w:val="004E5C63"/>
    <w:rsid w:val="004E679F"/>
    <w:rsid w:val="004E68C6"/>
    <w:rsid w:val="004E7EB2"/>
    <w:rsid w:val="004F1BC2"/>
    <w:rsid w:val="004F1C77"/>
    <w:rsid w:val="004F2046"/>
    <w:rsid w:val="004F2543"/>
    <w:rsid w:val="004F25E8"/>
    <w:rsid w:val="004F51FD"/>
    <w:rsid w:val="004F5BE3"/>
    <w:rsid w:val="004F613A"/>
    <w:rsid w:val="004F677E"/>
    <w:rsid w:val="004F68A3"/>
    <w:rsid w:val="004F6F75"/>
    <w:rsid w:val="004F7070"/>
    <w:rsid w:val="004F7B01"/>
    <w:rsid w:val="004F7BDF"/>
    <w:rsid w:val="00500978"/>
    <w:rsid w:val="0050161E"/>
    <w:rsid w:val="00501A1A"/>
    <w:rsid w:val="005050A5"/>
    <w:rsid w:val="0050525D"/>
    <w:rsid w:val="00506175"/>
    <w:rsid w:val="005061DD"/>
    <w:rsid w:val="00506271"/>
    <w:rsid w:val="005062E7"/>
    <w:rsid w:val="0050733E"/>
    <w:rsid w:val="0050794F"/>
    <w:rsid w:val="00507D53"/>
    <w:rsid w:val="0051046E"/>
    <w:rsid w:val="005109AA"/>
    <w:rsid w:val="00510C81"/>
    <w:rsid w:val="00510F8C"/>
    <w:rsid w:val="005114CD"/>
    <w:rsid w:val="00511977"/>
    <w:rsid w:val="00512680"/>
    <w:rsid w:val="00513083"/>
    <w:rsid w:val="0051431A"/>
    <w:rsid w:val="005165C5"/>
    <w:rsid w:val="005173D6"/>
    <w:rsid w:val="005178EE"/>
    <w:rsid w:val="005179A2"/>
    <w:rsid w:val="00517E22"/>
    <w:rsid w:val="005205E2"/>
    <w:rsid w:val="0052075C"/>
    <w:rsid w:val="005210B1"/>
    <w:rsid w:val="00521552"/>
    <w:rsid w:val="005226D3"/>
    <w:rsid w:val="00522D60"/>
    <w:rsid w:val="0052357E"/>
    <w:rsid w:val="00523967"/>
    <w:rsid w:val="005256EA"/>
    <w:rsid w:val="00526690"/>
    <w:rsid w:val="005272B9"/>
    <w:rsid w:val="005277DB"/>
    <w:rsid w:val="00530640"/>
    <w:rsid w:val="00530826"/>
    <w:rsid w:val="0053213D"/>
    <w:rsid w:val="00532488"/>
    <w:rsid w:val="00533A2C"/>
    <w:rsid w:val="005344CA"/>
    <w:rsid w:val="00534630"/>
    <w:rsid w:val="0053521D"/>
    <w:rsid w:val="00535592"/>
    <w:rsid w:val="00535B44"/>
    <w:rsid w:val="00537EA8"/>
    <w:rsid w:val="005409FE"/>
    <w:rsid w:val="00540B59"/>
    <w:rsid w:val="00540C1B"/>
    <w:rsid w:val="0054112D"/>
    <w:rsid w:val="00542029"/>
    <w:rsid w:val="0054203C"/>
    <w:rsid w:val="00542402"/>
    <w:rsid w:val="00542661"/>
    <w:rsid w:val="00542F82"/>
    <w:rsid w:val="00544D7D"/>
    <w:rsid w:val="00545328"/>
    <w:rsid w:val="005457E2"/>
    <w:rsid w:val="00545AD8"/>
    <w:rsid w:val="00545E1D"/>
    <w:rsid w:val="0054640A"/>
    <w:rsid w:val="00546825"/>
    <w:rsid w:val="00546B87"/>
    <w:rsid w:val="00546C34"/>
    <w:rsid w:val="005503C6"/>
    <w:rsid w:val="005518A0"/>
    <w:rsid w:val="00551DCA"/>
    <w:rsid w:val="005528FB"/>
    <w:rsid w:val="005537DA"/>
    <w:rsid w:val="00553A5C"/>
    <w:rsid w:val="005540FD"/>
    <w:rsid w:val="00554863"/>
    <w:rsid w:val="005562D3"/>
    <w:rsid w:val="0055651F"/>
    <w:rsid w:val="005565BA"/>
    <w:rsid w:val="0056020D"/>
    <w:rsid w:val="00562B92"/>
    <w:rsid w:val="005636DC"/>
    <w:rsid w:val="00564D26"/>
    <w:rsid w:val="005654CF"/>
    <w:rsid w:val="005663ED"/>
    <w:rsid w:val="00566813"/>
    <w:rsid w:val="005676C4"/>
    <w:rsid w:val="0057123D"/>
    <w:rsid w:val="00571B87"/>
    <w:rsid w:val="00572EB0"/>
    <w:rsid w:val="0057304E"/>
    <w:rsid w:val="00573139"/>
    <w:rsid w:val="00574CD8"/>
    <w:rsid w:val="00576154"/>
    <w:rsid w:val="00576561"/>
    <w:rsid w:val="005766A7"/>
    <w:rsid w:val="00576B6B"/>
    <w:rsid w:val="005773F2"/>
    <w:rsid w:val="00577549"/>
    <w:rsid w:val="00581256"/>
    <w:rsid w:val="00581664"/>
    <w:rsid w:val="00581BC6"/>
    <w:rsid w:val="00581C87"/>
    <w:rsid w:val="0058471E"/>
    <w:rsid w:val="0058560E"/>
    <w:rsid w:val="0058697E"/>
    <w:rsid w:val="00586BF5"/>
    <w:rsid w:val="00587B0A"/>
    <w:rsid w:val="00590449"/>
    <w:rsid w:val="00591869"/>
    <w:rsid w:val="0059206F"/>
    <w:rsid w:val="00592D3B"/>
    <w:rsid w:val="005930BB"/>
    <w:rsid w:val="005939F9"/>
    <w:rsid w:val="00594A28"/>
    <w:rsid w:val="00594D07"/>
    <w:rsid w:val="005959A5"/>
    <w:rsid w:val="00596757"/>
    <w:rsid w:val="005A0D15"/>
    <w:rsid w:val="005A2555"/>
    <w:rsid w:val="005A2618"/>
    <w:rsid w:val="005A36E3"/>
    <w:rsid w:val="005A3BA2"/>
    <w:rsid w:val="005A3BCA"/>
    <w:rsid w:val="005A6382"/>
    <w:rsid w:val="005A673E"/>
    <w:rsid w:val="005A6C57"/>
    <w:rsid w:val="005A6ECD"/>
    <w:rsid w:val="005A735D"/>
    <w:rsid w:val="005A7606"/>
    <w:rsid w:val="005A7EBF"/>
    <w:rsid w:val="005B026C"/>
    <w:rsid w:val="005B0835"/>
    <w:rsid w:val="005B0AA9"/>
    <w:rsid w:val="005B153D"/>
    <w:rsid w:val="005B1564"/>
    <w:rsid w:val="005B19C6"/>
    <w:rsid w:val="005B20F5"/>
    <w:rsid w:val="005B2D23"/>
    <w:rsid w:val="005B30AE"/>
    <w:rsid w:val="005B3803"/>
    <w:rsid w:val="005B382D"/>
    <w:rsid w:val="005B46B6"/>
    <w:rsid w:val="005B4AA7"/>
    <w:rsid w:val="005B4C24"/>
    <w:rsid w:val="005B5F49"/>
    <w:rsid w:val="005B63B0"/>
    <w:rsid w:val="005B6557"/>
    <w:rsid w:val="005B677E"/>
    <w:rsid w:val="005B6FAA"/>
    <w:rsid w:val="005B700C"/>
    <w:rsid w:val="005C0627"/>
    <w:rsid w:val="005C0E0F"/>
    <w:rsid w:val="005C1609"/>
    <w:rsid w:val="005C1ABD"/>
    <w:rsid w:val="005C1E04"/>
    <w:rsid w:val="005C2837"/>
    <w:rsid w:val="005C30F1"/>
    <w:rsid w:val="005C3EF2"/>
    <w:rsid w:val="005C499D"/>
    <w:rsid w:val="005C4DC7"/>
    <w:rsid w:val="005C509A"/>
    <w:rsid w:val="005C5593"/>
    <w:rsid w:val="005C59A1"/>
    <w:rsid w:val="005C5E10"/>
    <w:rsid w:val="005C6074"/>
    <w:rsid w:val="005C6BCA"/>
    <w:rsid w:val="005C6EE5"/>
    <w:rsid w:val="005C701A"/>
    <w:rsid w:val="005C701B"/>
    <w:rsid w:val="005C7364"/>
    <w:rsid w:val="005C7C09"/>
    <w:rsid w:val="005D0094"/>
    <w:rsid w:val="005D011B"/>
    <w:rsid w:val="005D08B6"/>
    <w:rsid w:val="005D0CD9"/>
    <w:rsid w:val="005D14F9"/>
    <w:rsid w:val="005D1841"/>
    <w:rsid w:val="005D2773"/>
    <w:rsid w:val="005D2982"/>
    <w:rsid w:val="005D2C27"/>
    <w:rsid w:val="005D34AE"/>
    <w:rsid w:val="005D3755"/>
    <w:rsid w:val="005D3B98"/>
    <w:rsid w:val="005D3D42"/>
    <w:rsid w:val="005D45F7"/>
    <w:rsid w:val="005D4D0C"/>
    <w:rsid w:val="005D5000"/>
    <w:rsid w:val="005D5300"/>
    <w:rsid w:val="005D5A98"/>
    <w:rsid w:val="005D6019"/>
    <w:rsid w:val="005D627D"/>
    <w:rsid w:val="005D6CB7"/>
    <w:rsid w:val="005E0C25"/>
    <w:rsid w:val="005E1629"/>
    <w:rsid w:val="005E1C8C"/>
    <w:rsid w:val="005E201F"/>
    <w:rsid w:val="005E378D"/>
    <w:rsid w:val="005E4414"/>
    <w:rsid w:val="005E4662"/>
    <w:rsid w:val="005E51D3"/>
    <w:rsid w:val="005E6482"/>
    <w:rsid w:val="005E6CA4"/>
    <w:rsid w:val="005E718A"/>
    <w:rsid w:val="005F0080"/>
    <w:rsid w:val="005F19CA"/>
    <w:rsid w:val="005F25A0"/>
    <w:rsid w:val="005F3166"/>
    <w:rsid w:val="005F34F8"/>
    <w:rsid w:val="005F57D1"/>
    <w:rsid w:val="005F6CA9"/>
    <w:rsid w:val="005F7002"/>
    <w:rsid w:val="005F732C"/>
    <w:rsid w:val="005F770B"/>
    <w:rsid w:val="005F7AE8"/>
    <w:rsid w:val="006000E5"/>
    <w:rsid w:val="006009BB"/>
    <w:rsid w:val="006012E0"/>
    <w:rsid w:val="00601BEF"/>
    <w:rsid w:val="00601E38"/>
    <w:rsid w:val="00601F8A"/>
    <w:rsid w:val="00602432"/>
    <w:rsid w:val="00602D20"/>
    <w:rsid w:val="006033F2"/>
    <w:rsid w:val="00603A1E"/>
    <w:rsid w:val="00605C62"/>
    <w:rsid w:val="0060608F"/>
    <w:rsid w:val="00606090"/>
    <w:rsid w:val="00606FEB"/>
    <w:rsid w:val="006072F1"/>
    <w:rsid w:val="00607AF2"/>
    <w:rsid w:val="00610921"/>
    <w:rsid w:val="006125D8"/>
    <w:rsid w:val="00612FCE"/>
    <w:rsid w:val="00613DD1"/>
    <w:rsid w:val="006144B4"/>
    <w:rsid w:val="00615E56"/>
    <w:rsid w:val="0061796B"/>
    <w:rsid w:val="006212E7"/>
    <w:rsid w:val="0062232B"/>
    <w:rsid w:val="00622F74"/>
    <w:rsid w:val="006232DB"/>
    <w:rsid w:val="0062550F"/>
    <w:rsid w:val="00626838"/>
    <w:rsid w:val="00626B06"/>
    <w:rsid w:val="0062724C"/>
    <w:rsid w:val="00627404"/>
    <w:rsid w:val="006279D9"/>
    <w:rsid w:val="006301BF"/>
    <w:rsid w:val="00631289"/>
    <w:rsid w:val="006316FA"/>
    <w:rsid w:val="00633063"/>
    <w:rsid w:val="0063355A"/>
    <w:rsid w:val="00633D70"/>
    <w:rsid w:val="00633FEE"/>
    <w:rsid w:val="0063441F"/>
    <w:rsid w:val="006349C9"/>
    <w:rsid w:val="006350ED"/>
    <w:rsid w:val="006362E8"/>
    <w:rsid w:val="00636F05"/>
    <w:rsid w:val="006375E7"/>
    <w:rsid w:val="006411FB"/>
    <w:rsid w:val="006431D1"/>
    <w:rsid w:val="006434B3"/>
    <w:rsid w:val="0064389D"/>
    <w:rsid w:val="00643B60"/>
    <w:rsid w:val="006441CA"/>
    <w:rsid w:val="00644625"/>
    <w:rsid w:val="0064562D"/>
    <w:rsid w:val="0064618D"/>
    <w:rsid w:val="0064665C"/>
    <w:rsid w:val="00646A62"/>
    <w:rsid w:val="00647B54"/>
    <w:rsid w:val="006501C9"/>
    <w:rsid w:val="00650A88"/>
    <w:rsid w:val="0065112E"/>
    <w:rsid w:val="00651AB2"/>
    <w:rsid w:val="00651C34"/>
    <w:rsid w:val="0065221C"/>
    <w:rsid w:val="00652AD2"/>
    <w:rsid w:val="00652BA0"/>
    <w:rsid w:val="00653629"/>
    <w:rsid w:val="00653AD0"/>
    <w:rsid w:val="00653B8C"/>
    <w:rsid w:val="00653BCB"/>
    <w:rsid w:val="006557CC"/>
    <w:rsid w:val="006565B3"/>
    <w:rsid w:val="00657D62"/>
    <w:rsid w:val="00660B52"/>
    <w:rsid w:val="00661C2D"/>
    <w:rsid w:val="00661C9B"/>
    <w:rsid w:val="00663790"/>
    <w:rsid w:val="00663A8E"/>
    <w:rsid w:val="00663C3C"/>
    <w:rsid w:val="006641E8"/>
    <w:rsid w:val="006642DE"/>
    <w:rsid w:val="00664C3F"/>
    <w:rsid w:val="006652FC"/>
    <w:rsid w:val="00665801"/>
    <w:rsid w:val="00665CB3"/>
    <w:rsid w:val="00665E8E"/>
    <w:rsid w:val="00666153"/>
    <w:rsid w:val="0066641F"/>
    <w:rsid w:val="00666B24"/>
    <w:rsid w:val="00667D65"/>
    <w:rsid w:val="00671BC3"/>
    <w:rsid w:val="00672B64"/>
    <w:rsid w:val="0067326E"/>
    <w:rsid w:val="006745F8"/>
    <w:rsid w:val="00674654"/>
    <w:rsid w:val="00675522"/>
    <w:rsid w:val="006757E4"/>
    <w:rsid w:val="00675B43"/>
    <w:rsid w:val="00680918"/>
    <w:rsid w:val="006811C7"/>
    <w:rsid w:val="00681922"/>
    <w:rsid w:val="00682C1A"/>
    <w:rsid w:val="00683408"/>
    <w:rsid w:val="00684987"/>
    <w:rsid w:val="00684A44"/>
    <w:rsid w:val="00684C7F"/>
    <w:rsid w:val="00684E5D"/>
    <w:rsid w:val="0068520F"/>
    <w:rsid w:val="006859E5"/>
    <w:rsid w:val="006861A7"/>
    <w:rsid w:val="006863A7"/>
    <w:rsid w:val="00686529"/>
    <w:rsid w:val="00686843"/>
    <w:rsid w:val="00686922"/>
    <w:rsid w:val="00686CD7"/>
    <w:rsid w:val="00687392"/>
    <w:rsid w:val="006879CF"/>
    <w:rsid w:val="00687AF3"/>
    <w:rsid w:val="00687D2F"/>
    <w:rsid w:val="00690A58"/>
    <w:rsid w:val="0069227F"/>
    <w:rsid w:val="0069253A"/>
    <w:rsid w:val="0069269D"/>
    <w:rsid w:val="00692723"/>
    <w:rsid w:val="006951F5"/>
    <w:rsid w:val="0069556F"/>
    <w:rsid w:val="00695E58"/>
    <w:rsid w:val="00695FF0"/>
    <w:rsid w:val="0069619C"/>
    <w:rsid w:val="00696288"/>
    <w:rsid w:val="00696FEC"/>
    <w:rsid w:val="006975FE"/>
    <w:rsid w:val="006A0BC6"/>
    <w:rsid w:val="006A0CC2"/>
    <w:rsid w:val="006A27F2"/>
    <w:rsid w:val="006A3552"/>
    <w:rsid w:val="006A463E"/>
    <w:rsid w:val="006A4C96"/>
    <w:rsid w:val="006B05DC"/>
    <w:rsid w:val="006B09C8"/>
    <w:rsid w:val="006B118D"/>
    <w:rsid w:val="006B2105"/>
    <w:rsid w:val="006B2417"/>
    <w:rsid w:val="006B2423"/>
    <w:rsid w:val="006B2862"/>
    <w:rsid w:val="006B286D"/>
    <w:rsid w:val="006B2A17"/>
    <w:rsid w:val="006B3581"/>
    <w:rsid w:val="006B41A8"/>
    <w:rsid w:val="006B4651"/>
    <w:rsid w:val="006B5636"/>
    <w:rsid w:val="006B5D0A"/>
    <w:rsid w:val="006B5DB6"/>
    <w:rsid w:val="006B6C3B"/>
    <w:rsid w:val="006B6E5D"/>
    <w:rsid w:val="006B7E6E"/>
    <w:rsid w:val="006C00FE"/>
    <w:rsid w:val="006C0184"/>
    <w:rsid w:val="006C06A3"/>
    <w:rsid w:val="006C139A"/>
    <w:rsid w:val="006C167C"/>
    <w:rsid w:val="006C19AB"/>
    <w:rsid w:val="006C1F03"/>
    <w:rsid w:val="006C3090"/>
    <w:rsid w:val="006C3FB1"/>
    <w:rsid w:val="006C46AF"/>
    <w:rsid w:val="006C4C2E"/>
    <w:rsid w:val="006C5693"/>
    <w:rsid w:val="006C6934"/>
    <w:rsid w:val="006C6ACC"/>
    <w:rsid w:val="006C73C8"/>
    <w:rsid w:val="006D2200"/>
    <w:rsid w:val="006D223C"/>
    <w:rsid w:val="006D2726"/>
    <w:rsid w:val="006D3AFF"/>
    <w:rsid w:val="006D3C91"/>
    <w:rsid w:val="006D4FAD"/>
    <w:rsid w:val="006D4FBD"/>
    <w:rsid w:val="006D4FE3"/>
    <w:rsid w:val="006D52EF"/>
    <w:rsid w:val="006D5E52"/>
    <w:rsid w:val="006D6BA7"/>
    <w:rsid w:val="006D7156"/>
    <w:rsid w:val="006D7651"/>
    <w:rsid w:val="006D78B1"/>
    <w:rsid w:val="006D7E37"/>
    <w:rsid w:val="006D7F7A"/>
    <w:rsid w:val="006E07BE"/>
    <w:rsid w:val="006E09F0"/>
    <w:rsid w:val="006E0FC6"/>
    <w:rsid w:val="006E11AD"/>
    <w:rsid w:val="006E2106"/>
    <w:rsid w:val="006E25C8"/>
    <w:rsid w:val="006E2CE4"/>
    <w:rsid w:val="006E3A33"/>
    <w:rsid w:val="006E3F26"/>
    <w:rsid w:val="006E42D5"/>
    <w:rsid w:val="006E45FD"/>
    <w:rsid w:val="006E481D"/>
    <w:rsid w:val="006E4D32"/>
    <w:rsid w:val="006E4DCC"/>
    <w:rsid w:val="006E6268"/>
    <w:rsid w:val="006E683D"/>
    <w:rsid w:val="006F0777"/>
    <w:rsid w:val="006F0A49"/>
    <w:rsid w:val="006F0D50"/>
    <w:rsid w:val="006F0EE8"/>
    <w:rsid w:val="006F2736"/>
    <w:rsid w:val="006F2C5C"/>
    <w:rsid w:val="006F4319"/>
    <w:rsid w:val="006F492A"/>
    <w:rsid w:val="006F5732"/>
    <w:rsid w:val="006F589A"/>
    <w:rsid w:val="006F6845"/>
    <w:rsid w:val="006F722C"/>
    <w:rsid w:val="006F7576"/>
    <w:rsid w:val="007007C3"/>
    <w:rsid w:val="00700AFE"/>
    <w:rsid w:val="007018BF"/>
    <w:rsid w:val="00702082"/>
    <w:rsid w:val="00702568"/>
    <w:rsid w:val="00702BE4"/>
    <w:rsid w:val="00703C6C"/>
    <w:rsid w:val="00704C44"/>
    <w:rsid w:val="00704D23"/>
    <w:rsid w:val="00705D79"/>
    <w:rsid w:val="0070782C"/>
    <w:rsid w:val="0070782D"/>
    <w:rsid w:val="0071006A"/>
    <w:rsid w:val="00710175"/>
    <w:rsid w:val="00710C7F"/>
    <w:rsid w:val="00710CDD"/>
    <w:rsid w:val="00711465"/>
    <w:rsid w:val="0071267D"/>
    <w:rsid w:val="00712BD0"/>
    <w:rsid w:val="00712CA8"/>
    <w:rsid w:val="00713CC0"/>
    <w:rsid w:val="0071421D"/>
    <w:rsid w:val="007146B9"/>
    <w:rsid w:val="00714F57"/>
    <w:rsid w:val="00715154"/>
    <w:rsid w:val="0071595A"/>
    <w:rsid w:val="00715B34"/>
    <w:rsid w:val="00715B58"/>
    <w:rsid w:val="00715B66"/>
    <w:rsid w:val="00716844"/>
    <w:rsid w:val="007169C7"/>
    <w:rsid w:val="00717B71"/>
    <w:rsid w:val="00717BBD"/>
    <w:rsid w:val="00720036"/>
    <w:rsid w:val="00720487"/>
    <w:rsid w:val="00720560"/>
    <w:rsid w:val="00720646"/>
    <w:rsid w:val="007209F7"/>
    <w:rsid w:val="00720C59"/>
    <w:rsid w:val="007211A3"/>
    <w:rsid w:val="00721451"/>
    <w:rsid w:val="00721499"/>
    <w:rsid w:val="007215DF"/>
    <w:rsid w:val="007219A6"/>
    <w:rsid w:val="00722271"/>
    <w:rsid w:val="007228D4"/>
    <w:rsid w:val="0072332F"/>
    <w:rsid w:val="007233B0"/>
    <w:rsid w:val="007233DD"/>
    <w:rsid w:val="007238C8"/>
    <w:rsid w:val="00723A9B"/>
    <w:rsid w:val="00724D68"/>
    <w:rsid w:val="0072528D"/>
    <w:rsid w:val="00725649"/>
    <w:rsid w:val="00725FD7"/>
    <w:rsid w:val="007269CE"/>
    <w:rsid w:val="00727D33"/>
    <w:rsid w:val="007300F4"/>
    <w:rsid w:val="007301C5"/>
    <w:rsid w:val="007307EB"/>
    <w:rsid w:val="00730EE6"/>
    <w:rsid w:val="007313F0"/>
    <w:rsid w:val="0073168E"/>
    <w:rsid w:val="00733503"/>
    <w:rsid w:val="007337D9"/>
    <w:rsid w:val="00734CAA"/>
    <w:rsid w:val="00734F59"/>
    <w:rsid w:val="0073513D"/>
    <w:rsid w:val="007352E5"/>
    <w:rsid w:val="007354AF"/>
    <w:rsid w:val="00735646"/>
    <w:rsid w:val="00735C96"/>
    <w:rsid w:val="00736AD3"/>
    <w:rsid w:val="00736C30"/>
    <w:rsid w:val="00736F35"/>
    <w:rsid w:val="007378D9"/>
    <w:rsid w:val="00737D53"/>
    <w:rsid w:val="0074045D"/>
    <w:rsid w:val="00740F9A"/>
    <w:rsid w:val="007413C2"/>
    <w:rsid w:val="00741BEC"/>
    <w:rsid w:val="00741F21"/>
    <w:rsid w:val="007421EA"/>
    <w:rsid w:val="007430F0"/>
    <w:rsid w:val="00743B87"/>
    <w:rsid w:val="0074432E"/>
    <w:rsid w:val="007458F7"/>
    <w:rsid w:val="00746DF1"/>
    <w:rsid w:val="00746E0A"/>
    <w:rsid w:val="007502B1"/>
    <w:rsid w:val="00751404"/>
    <w:rsid w:val="007518BD"/>
    <w:rsid w:val="00751C75"/>
    <w:rsid w:val="00752065"/>
    <w:rsid w:val="00752897"/>
    <w:rsid w:val="007528DD"/>
    <w:rsid w:val="00754E94"/>
    <w:rsid w:val="00754F29"/>
    <w:rsid w:val="0075621B"/>
    <w:rsid w:val="00756597"/>
    <w:rsid w:val="007565F4"/>
    <w:rsid w:val="00756B42"/>
    <w:rsid w:val="007579EB"/>
    <w:rsid w:val="00757FF3"/>
    <w:rsid w:val="00760335"/>
    <w:rsid w:val="00760E9C"/>
    <w:rsid w:val="00761137"/>
    <w:rsid w:val="007618A0"/>
    <w:rsid w:val="007619B1"/>
    <w:rsid w:val="0076282E"/>
    <w:rsid w:val="007629F7"/>
    <w:rsid w:val="00763C2E"/>
    <w:rsid w:val="00763F1E"/>
    <w:rsid w:val="007650B4"/>
    <w:rsid w:val="0076539B"/>
    <w:rsid w:val="00765482"/>
    <w:rsid w:val="0076623F"/>
    <w:rsid w:val="00766970"/>
    <w:rsid w:val="00766C05"/>
    <w:rsid w:val="00770419"/>
    <w:rsid w:val="00770D0D"/>
    <w:rsid w:val="007710CD"/>
    <w:rsid w:val="0077285C"/>
    <w:rsid w:val="00772B68"/>
    <w:rsid w:val="007742CA"/>
    <w:rsid w:val="007747F3"/>
    <w:rsid w:val="00774C63"/>
    <w:rsid w:val="0077664D"/>
    <w:rsid w:val="00776BE4"/>
    <w:rsid w:val="007773F1"/>
    <w:rsid w:val="00777876"/>
    <w:rsid w:val="00777AFA"/>
    <w:rsid w:val="007807EB"/>
    <w:rsid w:val="007811DD"/>
    <w:rsid w:val="00781B7C"/>
    <w:rsid w:val="00782071"/>
    <w:rsid w:val="007821CC"/>
    <w:rsid w:val="007834B1"/>
    <w:rsid w:val="00783C24"/>
    <w:rsid w:val="00783F5D"/>
    <w:rsid w:val="00784014"/>
    <w:rsid w:val="00785094"/>
    <w:rsid w:val="0078560B"/>
    <w:rsid w:val="00786AC4"/>
    <w:rsid w:val="00786F53"/>
    <w:rsid w:val="00787DB6"/>
    <w:rsid w:val="00790C45"/>
    <w:rsid w:val="007912A4"/>
    <w:rsid w:val="00791488"/>
    <w:rsid w:val="007949E9"/>
    <w:rsid w:val="0079568F"/>
    <w:rsid w:val="00796B9C"/>
    <w:rsid w:val="00797311"/>
    <w:rsid w:val="00797B24"/>
    <w:rsid w:val="00797F6F"/>
    <w:rsid w:val="007A05CF"/>
    <w:rsid w:val="007A07E8"/>
    <w:rsid w:val="007A0CE7"/>
    <w:rsid w:val="007A1828"/>
    <w:rsid w:val="007A1D9D"/>
    <w:rsid w:val="007A24EA"/>
    <w:rsid w:val="007A2BF3"/>
    <w:rsid w:val="007A2DE8"/>
    <w:rsid w:val="007A30DB"/>
    <w:rsid w:val="007A37EB"/>
    <w:rsid w:val="007A4255"/>
    <w:rsid w:val="007A5250"/>
    <w:rsid w:val="007A5BF1"/>
    <w:rsid w:val="007A5ED7"/>
    <w:rsid w:val="007A5F57"/>
    <w:rsid w:val="007B1127"/>
    <w:rsid w:val="007B12AA"/>
    <w:rsid w:val="007B130C"/>
    <w:rsid w:val="007B1D04"/>
    <w:rsid w:val="007B1FCA"/>
    <w:rsid w:val="007B20D1"/>
    <w:rsid w:val="007B2651"/>
    <w:rsid w:val="007B3B94"/>
    <w:rsid w:val="007B4618"/>
    <w:rsid w:val="007B4C25"/>
    <w:rsid w:val="007B6C21"/>
    <w:rsid w:val="007B6D20"/>
    <w:rsid w:val="007B6E0C"/>
    <w:rsid w:val="007B71F5"/>
    <w:rsid w:val="007B7633"/>
    <w:rsid w:val="007C02EB"/>
    <w:rsid w:val="007C0BC4"/>
    <w:rsid w:val="007C114B"/>
    <w:rsid w:val="007C1505"/>
    <w:rsid w:val="007C1A68"/>
    <w:rsid w:val="007C2D69"/>
    <w:rsid w:val="007C3882"/>
    <w:rsid w:val="007C419B"/>
    <w:rsid w:val="007C4683"/>
    <w:rsid w:val="007C479A"/>
    <w:rsid w:val="007C4F26"/>
    <w:rsid w:val="007C5291"/>
    <w:rsid w:val="007C5C52"/>
    <w:rsid w:val="007C6091"/>
    <w:rsid w:val="007D0815"/>
    <w:rsid w:val="007D13DD"/>
    <w:rsid w:val="007D1650"/>
    <w:rsid w:val="007D1821"/>
    <w:rsid w:val="007D19F5"/>
    <w:rsid w:val="007D2610"/>
    <w:rsid w:val="007D2917"/>
    <w:rsid w:val="007D2BF1"/>
    <w:rsid w:val="007D4044"/>
    <w:rsid w:val="007D424F"/>
    <w:rsid w:val="007D4783"/>
    <w:rsid w:val="007D4FDD"/>
    <w:rsid w:val="007D6155"/>
    <w:rsid w:val="007D7866"/>
    <w:rsid w:val="007E0E3D"/>
    <w:rsid w:val="007E23E2"/>
    <w:rsid w:val="007E2E1A"/>
    <w:rsid w:val="007E313E"/>
    <w:rsid w:val="007F05EE"/>
    <w:rsid w:val="007F0C61"/>
    <w:rsid w:val="007F0CDD"/>
    <w:rsid w:val="007F3794"/>
    <w:rsid w:val="007F3CD7"/>
    <w:rsid w:val="007F3E42"/>
    <w:rsid w:val="007F4005"/>
    <w:rsid w:val="007F401D"/>
    <w:rsid w:val="007F41DB"/>
    <w:rsid w:val="007F4DB4"/>
    <w:rsid w:val="007F5482"/>
    <w:rsid w:val="007F612E"/>
    <w:rsid w:val="007F6F34"/>
    <w:rsid w:val="007F723F"/>
    <w:rsid w:val="007F781E"/>
    <w:rsid w:val="00800765"/>
    <w:rsid w:val="00801B3B"/>
    <w:rsid w:val="00801D1B"/>
    <w:rsid w:val="008029AC"/>
    <w:rsid w:val="00802C60"/>
    <w:rsid w:val="0080408D"/>
    <w:rsid w:val="008043E7"/>
    <w:rsid w:val="00805DB2"/>
    <w:rsid w:val="00806283"/>
    <w:rsid w:val="00810259"/>
    <w:rsid w:val="0081038A"/>
    <w:rsid w:val="00810482"/>
    <w:rsid w:val="0081078D"/>
    <w:rsid w:val="00810EE2"/>
    <w:rsid w:val="00811B1A"/>
    <w:rsid w:val="008122E0"/>
    <w:rsid w:val="0081326D"/>
    <w:rsid w:val="0081357A"/>
    <w:rsid w:val="008139AF"/>
    <w:rsid w:val="00815821"/>
    <w:rsid w:val="00815A38"/>
    <w:rsid w:val="00816D4A"/>
    <w:rsid w:val="00817C8B"/>
    <w:rsid w:val="00820BD5"/>
    <w:rsid w:val="00821014"/>
    <w:rsid w:val="00821577"/>
    <w:rsid w:val="00822744"/>
    <w:rsid w:val="00822FD1"/>
    <w:rsid w:val="00823261"/>
    <w:rsid w:val="0082483F"/>
    <w:rsid w:val="0082531E"/>
    <w:rsid w:val="0082567D"/>
    <w:rsid w:val="00826FF6"/>
    <w:rsid w:val="00830513"/>
    <w:rsid w:val="008317EC"/>
    <w:rsid w:val="00832330"/>
    <w:rsid w:val="00832C04"/>
    <w:rsid w:val="00832FD4"/>
    <w:rsid w:val="00833470"/>
    <w:rsid w:val="00834FB7"/>
    <w:rsid w:val="0083563A"/>
    <w:rsid w:val="00835F40"/>
    <w:rsid w:val="00835F99"/>
    <w:rsid w:val="00840023"/>
    <w:rsid w:val="00841357"/>
    <w:rsid w:val="0084172F"/>
    <w:rsid w:val="008417E5"/>
    <w:rsid w:val="008436D8"/>
    <w:rsid w:val="008448B9"/>
    <w:rsid w:val="00844D53"/>
    <w:rsid w:val="00844E60"/>
    <w:rsid w:val="0084512E"/>
    <w:rsid w:val="00845437"/>
    <w:rsid w:val="00845F55"/>
    <w:rsid w:val="00845F85"/>
    <w:rsid w:val="00847AD1"/>
    <w:rsid w:val="00850CA7"/>
    <w:rsid w:val="008510A1"/>
    <w:rsid w:val="00851B9A"/>
    <w:rsid w:val="008522A1"/>
    <w:rsid w:val="00852D2B"/>
    <w:rsid w:val="00853CEA"/>
    <w:rsid w:val="00853FBA"/>
    <w:rsid w:val="008540A5"/>
    <w:rsid w:val="00854918"/>
    <w:rsid w:val="00854F15"/>
    <w:rsid w:val="008551F5"/>
    <w:rsid w:val="008556E3"/>
    <w:rsid w:val="00856122"/>
    <w:rsid w:val="00856611"/>
    <w:rsid w:val="008571B0"/>
    <w:rsid w:val="0085758B"/>
    <w:rsid w:val="00857853"/>
    <w:rsid w:val="00860990"/>
    <w:rsid w:val="00861F70"/>
    <w:rsid w:val="008627B2"/>
    <w:rsid w:val="00863353"/>
    <w:rsid w:val="00863571"/>
    <w:rsid w:val="00863AEA"/>
    <w:rsid w:val="008642E8"/>
    <w:rsid w:val="00865501"/>
    <w:rsid w:val="00866040"/>
    <w:rsid w:val="00866165"/>
    <w:rsid w:val="0086675B"/>
    <w:rsid w:val="00866C78"/>
    <w:rsid w:val="00867A57"/>
    <w:rsid w:val="0087216A"/>
    <w:rsid w:val="0087222D"/>
    <w:rsid w:val="008733E7"/>
    <w:rsid w:val="00873525"/>
    <w:rsid w:val="00873D75"/>
    <w:rsid w:val="0087413C"/>
    <w:rsid w:val="0087448E"/>
    <w:rsid w:val="00875BBD"/>
    <w:rsid w:val="0087686F"/>
    <w:rsid w:val="00877EEC"/>
    <w:rsid w:val="00880C11"/>
    <w:rsid w:val="00880C9A"/>
    <w:rsid w:val="008816B4"/>
    <w:rsid w:val="008818E1"/>
    <w:rsid w:val="0088327D"/>
    <w:rsid w:val="00883E9B"/>
    <w:rsid w:val="008841B4"/>
    <w:rsid w:val="00885448"/>
    <w:rsid w:val="0088555C"/>
    <w:rsid w:val="00886303"/>
    <w:rsid w:val="0089006B"/>
    <w:rsid w:val="008906B2"/>
    <w:rsid w:val="008907D1"/>
    <w:rsid w:val="00890A56"/>
    <w:rsid w:val="00891677"/>
    <w:rsid w:val="00892692"/>
    <w:rsid w:val="0089295A"/>
    <w:rsid w:val="00892BCE"/>
    <w:rsid w:val="00892DF8"/>
    <w:rsid w:val="0089323D"/>
    <w:rsid w:val="0089391A"/>
    <w:rsid w:val="008939E4"/>
    <w:rsid w:val="008947EF"/>
    <w:rsid w:val="008951C5"/>
    <w:rsid w:val="00895BA0"/>
    <w:rsid w:val="00895CB0"/>
    <w:rsid w:val="00895D00"/>
    <w:rsid w:val="00896E57"/>
    <w:rsid w:val="00897651"/>
    <w:rsid w:val="00897759"/>
    <w:rsid w:val="00897D10"/>
    <w:rsid w:val="00897ECC"/>
    <w:rsid w:val="008A061D"/>
    <w:rsid w:val="008A0E59"/>
    <w:rsid w:val="008A1235"/>
    <w:rsid w:val="008A1F68"/>
    <w:rsid w:val="008A239A"/>
    <w:rsid w:val="008A2C2E"/>
    <w:rsid w:val="008A36DF"/>
    <w:rsid w:val="008A3B55"/>
    <w:rsid w:val="008A447E"/>
    <w:rsid w:val="008A4498"/>
    <w:rsid w:val="008A4EB9"/>
    <w:rsid w:val="008A586A"/>
    <w:rsid w:val="008A6155"/>
    <w:rsid w:val="008A69E4"/>
    <w:rsid w:val="008A6D11"/>
    <w:rsid w:val="008A7517"/>
    <w:rsid w:val="008A7895"/>
    <w:rsid w:val="008B004A"/>
    <w:rsid w:val="008B0EFC"/>
    <w:rsid w:val="008B174E"/>
    <w:rsid w:val="008B1965"/>
    <w:rsid w:val="008B1F8F"/>
    <w:rsid w:val="008B2182"/>
    <w:rsid w:val="008B21AD"/>
    <w:rsid w:val="008B3744"/>
    <w:rsid w:val="008B4297"/>
    <w:rsid w:val="008B4F63"/>
    <w:rsid w:val="008B5264"/>
    <w:rsid w:val="008B6816"/>
    <w:rsid w:val="008B6F6D"/>
    <w:rsid w:val="008B7A40"/>
    <w:rsid w:val="008C051C"/>
    <w:rsid w:val="008C0B9A"/>
    <w:rsid w:val="008C1357"/>
    <w:rsid w:val="008C151E"/>
    <w:rsid w:val="008C1696"/>
    <w:rsid w:val="008C2010"/>
    <w:rsid w:val="008C24C5"/>
    <w:rsid w:val="008C25EC"/>
    <w:rsid w:val="008C2CF2"/>
    <w:rsid w:val="008C30DC"/>
    <w:rsid w:val="008C443F"/>
    <w:rsid w:val="008C4877"/>
    <w:rsid w:val="008C4BB8"/>
    <w:rsid w:val="008C4E90"/>
    <w:rsid w:val="008C4F73"/>
    <w:rsid w:val="008C4FDA"/>
    <w:rsid w:val="008C5485"/>
    <w:rsid w:val="008C5E02"/>
    <w:rsid w:val="008C61B8"/>
    <w:rsid w:val="008C62F2"/>
    <w:rsid w:val="008C6BE5"/>
    <w:rsid w:val="008C7387"/>
    <w:rsid w:val="008C7465"/>
    <w:rsid w:val="008C792C"/>
    <w:rsid w:val="008D04E6"/>
    <w:rsid w:val="008D0694"/>
    <w:rsid w:val="008D0A63"/>
    <w:rsid w:val="008D15B1"/>
    <w:rsid w:val="008D1666"/>
    <w:rsid w:val="008D4398"/>
    <w:rsid w:val="008D462C"/>
    <w:rsid w:val="008D4A3B"/>
    <w:rsid w:val="008D577D"/>
    <w:rsid w:val="008D60E1"/>
    <w:rsid w:val="008D6954"/>
    <w:rsid w:val="008D7293"/>
    <w:rsid w:val="008E0369"/>
    <w:rsid w:val="008E0BE9"/>
    <w:rsid w:val="008E26CF"/>
    <w:rsid w:val="008E4996"/>
    <w:rsid w:val="008E4C6E"/>
    <w:rsid w:val="008E505B"/>
    <w:rsid w:val="008E5AB9"/>
    <w:rsid w:val="008E5B6D"/>
    <w:rsid w:val="008E6053"/>
    <w:rsid w:val="008E60BB"/>
    <w:rsid w:val="008E6BEA"/>
    <w:rsid w:val="008E7BBF"/>
    <w:rsid w:val="008F085E"/>
    <w:rsid w:val="008F0B50"/>
    <w:rsid w:val="008F13FF"/>
    <w:rsid w:val="008F147E"/>
    <w:rsid w:val="008F20BA"/>
    <w:rsid w:val="008F3843"/>
    <w:rsid w:val="008F3A37"/>
    <w:rsid w:val="008F3C47"/>
    <w:rsid w:val="008F3DD0"/>
    <w:rsid w:val="008F4653"/>
    <w:rsid w:val="008F4E50"/>
    <w:rsid w:val="008F54B9"/>
    <w:rsid w:val="008F572C"/>
    <w:rsid w:val="008F5A31"/>
    <w:rsid w:val="008F6A9A"/>
    <w:rsid w:val="008F7096"/>
    <w:rsid w:val="008F7902"/>
    <w:rsid w:val="00900149"/>
    <w:rsid w:val="009005DF"/>
    <w:rsid w:val="00900B30"/>
    <w:rsid w:val="009010DD"/>
    <w:rsid w:val="009018BC"/>
    <w:rsid w:val="00901C0D"/>
    <w:rsid w:val="009022B0"/>
    <w:rsid w:val="009022EC"/>
    <w:rsid w:val="0090233C"/>
    <w:rsid w:val="00902A2B"/>
    <w:rsid w:val="00905B93"/>
    <w:rsid w:val="00905DFF"/>
    <w:rsid w:val="00906223"/>
    <w:rsid w:val="009063ED"/>
    <w:rsid w:val="00907124"/>
    <w:rsid w:val="00907745"/>
    <w:rsid w:val="00907BC1"/>
    <w:rsid w:val="00907E9A"/>
    <w:rsid w:val="00910208"/>
    <w:rsid w:val="009111AC"/>
    <w:rsid w:val="00911971"/>
    <w:rsid w:val="00911ABD"/>
    <w:rsid w:val="00911CC4"/>
    <w:rsid w:val="00912368"/>
    <w:rsid w:val="00912B15"/>
    <w:rsid w:val="00913000"/>
    <w:rsid w:val="00913DAF"/>
    <w:rsid w:val="00913F7A"/>
    <w:rsid w:val="00914138"/>
    <w:rsid w:val="009142DC"/>
    <w:rsid w:val="00914323"/>
    <w:rsid w:val="00914D05"/>
    <w:rsid w:val="009156A2"/>
    <w:rsid w:val="00915E03"/>
    <w:rsid w:val="009174D6"/>
    <w:rsid w:val="00917AC5"/>
    <w:rsid w:val="00917BD3"/>
    <w:rsid w:val="00917BDD"/>
    <w:rsid w:val="00920705"/>
    <w:rsid w:val="00920EA0"/>
    <w:rsid w:val="009214DF"/>
    <w:rsid w:val="00922003"/>
    <w:rsid w:val="0092257B"/>
    <w:rsid w:val="00922691"/>
    <w:rsid w:val="009232CF"/>
    <w:rsid w:val="00923FA0"/>
    <w:rsid w:val="0092591F"/>
    <w:rsid w:val="0092592A"/>
    <w:rsid w:val="00926149"/>
    <w:rsid w:val="00926806"/>
    <w:rsid w:val="00926AA1"/>
    <w:rsid w:val="00926F89"/>
    <w:rsid w:val="00927FA6"/>
    <w:rsid w:val="00930EA8"/>
    <w:rsid w:val="0093240D"/>
    <w:rsid w:val="00933639"/>
    <w:rsid w:val="009336A4"/>
    <w:rsid w:val="00934449"/>
    <w:rsid w:val="00934948"/>
    <w:rsid w:val="0093579F"/>
    <w:rsid w:val="009360F8"/>
    <w:rsid w:val="009408CB"/>
    <w:rsid w:val="00941536"/>
    <w:rsid w:val="00941928"/>
    <w:rsid w:val="00942905"/>
    <w:rsid w:val="0094349C"/>
    <w:rsid w:val="0094378C"/>
    <w:rsid w:val="00943A23"/>
    <w:rsid w:val="00943C9C"/>
    <w:rsid w:val="00944952"/>
    <w:rsid w:val="00944A26"/>
    <w:rsid w:val="00945113"/>
    <w:rsid w:val="009466BE"/>
    <w:rsid w:val="00946C38"/>
    <w:rsid w:val="00947190"/>
    <w:rsid w:val="0094745A"/>
    <w:rsid w:val="00947D2C"/>
    <w:rsid w:val="009507DC"/>
    <w:rsid w:val="00950DB1"/>
    <w:rsid w:val="00951EAA"/>
    <w:rsid w:val="00953896"/>
    <w:rsid w:val="009543BF"/>
    <w:rsid w:val="00954631"/>
    <w:rsid w:val="00954BE5"/>
    <w:rsid w:val="00954E31"/>
    <w:rsid w:val="00955506"/>
    <w:rsid w:val="009560D1"/>
    <w:rsid w:val="0095611F"/>
    <w:rsid w:val="0095631E"/>
    <w:rsid w:val="009563CB"/>
    <w:rsid w:val="0095681F"/>
    <w:rsid w:val="00956A4D"/>
    <w:rsid w:val="00956BC0"/>
    <w:rsid w:val="00956E76"/>
    <w:rsid w:val="009612F2"/>
    <w:rsid w:val="00961417"/>
    <w:rsid w:val="009622DD"/>
    <w:rsid w:val="009636D0"/>
    <w:rsid w:val="00963C6E"/>
    <w:rsid w:val="00964246"/>
    <w:rsid w:val="009646AF"/>
    <w:rsid w:val="00965359"/>
    <w:rsid w:val="00965A92"/>
    <w:rsid w:val="00965B87"/>
    <w:rsid w:val="00965D3F"/>
    <w:rsid w:val="00966A7D"/>
    <w:rsid w:val="00966FFF"/>
    <w:rsid w:val="00967036"/>
    <w:rsid w:val="00970452"/>
    <w:rsid w:val="00970B74"/>
    <w:rsid w:val="00970CC2"/>
    <w:rsid w:val="0097101D"/>
    <w:rsid w:val="009712E8"/>
    <w:rsid w:val="0097164B"/>
    <w:rsid w:val="00971816"/>
    <w:rsid w:val="0097199E"/>
    <w:rsid w:val="0097211A"/>
    <w:rsid w:val="00973E92"/>
    <w:rsid w:val="00974071"/>
    <w:rsid w:val="00974DE5"/>
    <w:rsid w:val="009758BA"/>
    <w:rsid w:val="00975B9B"/>
    <w:rsid w:val="009762A0"/>
    <w:rsid w:val="009768D0"/>
    <w:rsid w:val="00977385"/>
    <w:rsid w:val="00977D98"/>
    <w:rsid w:val="009812ED"/>
    <w:rsid w:val="009818AC"/>
    <w:rsid w:val="00981F1F"/>
    <w:rsid w:val="00982598"/>
    <w:rsid w:val="00983386"/>
    <w:rsid w:val="0098352F"/>
    <w:rsid w:val="00983D9F"/>
    <w:rsid w:val="00983EFF"/>
    <w:rsid w:val="00984227"/>
    <w:rsid w:val="00984EEE"/>
    <w:rsid w:val="00985AB8"/>
    <w:rsid w:val="009874A8"/>
    <w:rsid w:val="00987C9B"/>
    <w:rsid w:val="009900A9"/>
    <w:rsid w:val="0099185B"/>
    <w:rsid w:val="00991D49"/>
    <w:rsid w:val="0099268D"/>
    <w:rsid w:val="00994B8D"/>
    <w:rsid w:val="009955CA"/>
    <w:rsid w:val="00996B34"/>
    <w:rsid w:val="00996E89"/>
    <w:rsid w:val="0099773A"/>
    <w:rsid w:val="00997A80"/>
    <w:rsid w:val="009A0DE0"/>
    <w:rsid w:val="009A0F44"/>
    <w:rsid w:val="009A1362"/>
    <w:rsid w:val="009A1F1D"/>
    <w:rsid w:val="009A331F"/>
    <w:rsid w:val="009A3AC9"/>
    <w:rsid w:val="009A4B66"/>
    <w:rsid w:val="009A5364"/>
    <w:rsid w:val="009A5671"/>
    <w:rsid w:val="009A6DA2"/>
    <w:rsid w:val="009A758D"/>
    <w:rsid w:val="009A7850"/>
    <w:rsid w:val="009A7C8F"/>
    <w:rsid w:val="009A7CA6"/>
    <w:rsid w:val="009A7CCE"/>
    <w:rsid w:val="009B05C3"/>
    <w:rsid w:val="009B1C34"/>
    <w:rsid w:val="009B2077"/>
    <w:rsid w:val="009B2693"/>
    <w:rsid w:val="009B3736"/>
    <w:rsid w:val="009B46A7"/>
    <w:rsid w:val="009B5434"/>
    <w:rsid w:val="009B57C8"/>
    <w:rsid w:val="009B683B"/>
    <w:rsid w:val="009B734E"/>
    <w:rsid w:val="009B768F"/>
    <w:rsid w:val="009B7A65"/>
    <w:rsid w:val="009C0329"/>
    <w:rsid w:val="009C0D33"/>
    <w:rsid w:val="009C1A73"/>
    <w:rsid w:val="009C2D80"/>
    <w:rsid w:val="009C36D5"/>
    <w:rsid w:val="009C4C85"/>
    <w:rsid w:val="009C4FEF"/>
    <w:rsid w:val="009C6028"/>
    <w:rsid w:val="009C65D0"/>
    <w:rsid w:val="009C6D35"/>
    <w:rsid w:val="009C798B"/>
    <w:rsid w:val="009C7C26"/>
    <w:rsid w:val="009D01EC"/>
    <w:rsid w:val="009D0717"/>
    <w:rsid w:val="009D0F6E"/>
    <w:rsid w:val="009D190D"/>
    <w:rsid w:val="009D196C"/>
    <w:rsid w:val="009D2E76"/>
    <w:rsid w:val="009D2FE9"/>
    <w:rsid w:val="009D4148"/>
    <w:rsid w:val="009D43D1"/>
    <w:rsid w:val="009D4BFD"/>
    <w:rsid w:val="009D5222"/>
    <w:rsid w:val="009D6630"/>
    <w:rsid w:val="009D7847"/>
    <w:rsid w:val="009D7BDE"/>
    <w:rsid w:val="009D7D17"/>
    <w:rsid w:val="009E0096"/>
    <w:rsid w:val="009E0BFF"/>
    <w:rsid w:val="009E0C31"/>
    <w:rsid w:val="009E1555"/>
    <w:rsid w:val="009E174F"/>
    <w:rsid w:val="009E195A"/>
    <w:rsid w:val="009E29F7"/>
    <w:rsid w:val="009E2EE8"/>
    <w:rsid w:val="009E439D"/>
    <w:rsid w:val="009E44E9"/>
    <w:rsid w:val="009E46BC"/>
    <w:rsid w:val="009E4AA8"/>
    <w:rsid w:val="009E6529"/>
    <w:rsid w:val="009F0293"/>
    <w:rsid w:val="009F0FB0"/>
    <w:rsid w:val="009F13B9"/>
    <w:rsid w:val="009F175A"/>
    <w:rsid w:val="009F1880"/>
    <w:rsid w:val="009F1A91"/>
    <w:rsid w:val="009F20D6"/>
    <w:rsid w:val="009F376E"/>
    <w:rsid w:val="009F39B0"/>
    <w:rsid w:val="009F4700"/>
    <w:rsid w:val="009F4B04"/>
    <w:rsid w:val="009F4FF3"/>
    <w:rsid w:val="009F57CD"/>
    <w:rsid w:val="009F6876"/>
    <w:rsid w:val="009F78B0"/>
    <w:rsid w:val="00A000BF"/>
    <w:rsid w:val="00A0085C"/>
    <w:rsid w:val="00A00A82"/>
    <w:rsid w:val="00A00B52"/>
    <w:rsid w:val="00A00E73"/>
    <w:rsid w:val="00A015E5"/>
    <w:rsid w:val="00A01BC1"/>
    <w:rsid w:val="00A01BE9"/>
    <w:rsid w:val="00A0256F"/>
    <w:rsid w:val="00A02A6B"/>
    <w:rsid w:val="00A033B4"/>
    <w:rsid w:val="00A04661"/>
    <w:rsid w:val="00A0477A"/>
    <w:rsid w:val="00A050AC"/>
    <w:rsid w:val="00A05AE2"/>
    <w:rsid w:val="00A05E83"/>
    <w:rsid w:val="00A05F7A"/>
    <w:rsid w:val="00A06276"/>
    <w:rsid w:val="00A07338"/>
    <w:rsid w:val="00A079B6"/>
    <w:rsid w:val="00A07B3A"/>
    <w:rsid w:val="00A1009E"/>
    <w:rsid w:val="00A10B4D"/>
    <w:rsid w:val="00A10C86"/>
    <w:rsid w:val="00A11A46"/>
    <w:rsid w:val="00A12B69"/>
    <w:rsid w:val="00A13227"/>
    <w:rsid w:val="00A138C6"/>
    <w:rsid w:val="00A13D13"/>
    <w:rsid w:val="00A13D27"/>
    <w:rsid w:val="00A14DFE"/>
    <w:rsid w:val="00A15267"/>
    <w:rsid w:val="00A16917"/>
    <w:rsid w:val="00A178DF"/>
    <w:rsid w:val="00A200E1"/>
    <w:rsid w:val="00A21063"/>
    <w:rsid w:val="00A210EB"/>
    <w:rsid w:val="00A220E8"/>
    <w:rsid w:val="00A22273"/>
    <w:rsid w:val="00A22B81"/>
    <w:rsid w:val="00A22EEC"/>
    <w:rsid w:val="00A2515C"/>
    <w:rsid w:val="00A25ED0"/>
    <w:rsid w:val="00A271C0"/>
    <w:rsid w:val="00A3035F"/>
    <w:rsid w:val="00A31029"/>
    <w:rsid w:val="00A310E8"/>
    <w:rsid w:val="00A31B58"/>
    <w:rsid w:val="00A31E0D"/>
    <w:rsid w:val="00A31E80"/>
    <w:rsid w:val="00A33BE0"/>
    <w:rsid w:val="00A34B75"/>
    <w:rsid w:val="00A36C5E"/>
    <w:rsid w:val="00A36EEA"/>
    <w:rsid w:val="00A37CD9"/>
    <w:rsid w:val="00A4061B"/>
    <w:rsid w:val="00A40789"/>
    <w:rsid w:val="00A40DAF"/>
    <w:rsid w:val="00A4105D"/>
    <w:rsid w:val="00A4131D"/>
    <w:rsid w:val="00A415BB"/>
    <w:rsid w:val="00A41B8D"/>
    <w:rsid w:val="00A41B9A"/>
    <w:rsid w:val="00A423A4"/>
    <w:rsid w:val="00A42F4E"/>
    <w:rsid w:val="00A43026"/>
    <w:rsid w:val="00A444EB"/>
    <w:rsid w:val="00A445B7"/>
    <w:rsid w:val="00A44700"/>
    <w:rsid w:val="00A44895"/>
    <w:rsid w:val="00A45497"/>
    <w:rsid w:val="00A4572D"/>
    <w:rsid w:val="00A46FBD"/>
    <w:rsid w:val="00A47170"/>
    <w:rsid w:val="00A47670"/>
    <w:rsid w:val="00A47A89"/>
    <w:rsid w:val="00A50026"/>
    <w:rsid w:val="00A508C5"/>
    <w:rsid w:val="00A517F7"/>
    <w:rsid w:val="00A51A50"/>
    <w:rsid w:val="00A52EA4"/>
    <w:rsid w:val="00A5312B"/>
    <w:rsid w:val="00A53297"/>
    <w:rsid w:val="00A5329D"/>
    <w:rsid w:val="00A53420"/>
    <w:rsid w:val="00A54894"/>
    <w:rsid w:val="00A54D28"/>
    <w:rsid w:val="00A55011"/>
    <w:rsid w:val="00A5544D"/>
    <w:rsid w:val="00A55B07"/>
    <w:rsid w:val="00A562CE"/>
    <w:rsid w:val="00A563B7"/>
    <w:rsid w:val="00A60311"/>
    <w:rsid w:val="00A6091B"/>
    <w:rsid w:val="00A60945"/>
    <w:rsid w:val="00A609AF"/>
    <w:rsid w:val="00A60CA8"/>
    <w:rsid w:val="00A61193"/>
    <w:rsid w:val="00A613F7"/>
    <w:rsid w:val="00A61E1A"/>
    <w:rsid w:val="00A6272C"/>
    <w:rsid w:val="00A63D96"/>
    <w:rsid w:val="00A65053"/>
    <w:rsid w:val="00A652D6"/>
    <w:rsid w:val="00A65C9C"/>
    <w:rsid w:val="00A66125"/>
    <w:rsid w:val="00A662A5"/>
    <w:rsid w:val="00A66880"/>
    <w:rsid w:val="00A66D9A"/>
    <w:rsid w:val="00A70746"/>
    <w:rsid w:val="00A70EFB"/>
    <w:rsid w:val="00A70F8D"/>
    <w:rsid w:val="00A71358"/>
    <w:rsid w:val="00A71AAB"/>
    <w:rsid w:val="00A72CF8"/>
    <w:rsid w:val="00A73468"/>
    <w:rsid w:val="00A7373D"/>
    <w:rsid w:val="00A746D8"/>
    <w:rsid w:val="00A74745"/>
    <w:rsid w:val="00A7501E"/>
    <w:rsid w:val="00A759A9"/>
    <w:rsid w:val="00A761E9"/>
    <w:rsid w:val="00A76501"/>
    <w:rsid w:val="00A766EC"/>
    <w:rsid w:val="00A773EB"/>
    <w:rsid w:val="00A77E5C"/>
    <w:rsid w:val="00A815C9"/>
    <w:rsid w:val="00A81CED"/>
    <w:rsid w:val="00A820DD"/>
    <w:rsid w:val="00A82B87"/>
    <w:rsid w:val="00A83718"/>
    <w:rsid w:val="00A83798"/>
    <w:rsid w:val="00A83D73"/>
    <w:rsid w:val="00A83E3D"/>
    <w:rsid w:val="00A84CF9"/>
    <w:rsid w:val="00A8542D"/>
    <w:rsid w:val="00A86CA8"/>
    <w:rsid w:val="00A8744B"/>
    <w:rsid w:val="00A87A61"/>
    <w:rsid w:val="00A9044D"/>
    <w:rsid w:val="00A91CEE"/>
    <w:rsid w:val="00A921FE"/>
    <w:rsid w:val="00A92752"/>
    <w:rsid w:val="00A92E8F"/>
    <w:rsid w:val="00A93826"/>
    <w:rsid w:val="00A93899"/>
    <w:rsid w:val="00A93F1A"/>
    <w:rsid w:val="00A9408C"/>
    <w:rsid w:val="00A9410C"/>
    <w:rsid w:val="00A96720"/>
    <w:rsid w:val="00A97F7E"/>
    <w:rsid w:val="00AA0AD8"/>
    <w:rsid w:val="00AA206E"/>
    <w:rsid w:val="00AA25A1"/>
    <w:rsid w:val="00AA3ECD"/>
    <w:rsid w:val="00AA3F84"/>
    <w:rsid w:val="00AA48FB"/>
    <w:rsid w:val="00AA4BD6"/>
    <w:rsid w:val="00AA5413"/>
    <w:rsid w:val="00AA5A27"/>
    <w:rsid w:val="00AA62BC"/>
    <w:rsid w:val="00AA67CE"/>
    <w:rsid w:val="00AA6F34"/>
    <w:rsid w:val="00AB005F"/>
    <w:rsid w:val="00AB0331"/>
    <w:rsid w:val="00AB0465"/>
    <w:rsid w:val="00AB04D5"/>
    <w:rsid w:val="00AB083F"/>
    <w:rsid w:val="00AB12C9"/>
    <w:rsid w:val="00AB1ADA"/>
    <w:rsid w:val="00AB1C23"/>
    <w:rsid w:val="00AB231B"/>
    <w:rsid w:val="00AB251C"/>
    <w:rsid w:val="00AB290F"/>
    <w:rsid w:val="00AB2A11"/>
    <w:rsid w:val="00AB3378"/>
    <w:rsid w:val="00AB36B3"/>
    <w:rsid w:val="00AB416F"/>
    <w:rsid w:val="00AB4569"/>
    <w:rsid w:val="00AB69E2"/>
    <w:rsid w:val="00AB74DD"/>
    <w:rsid w:val="00AB7682"/>
    <w:rsid w:val="00AB7690"/>
    <w:rsid w:val="00AC0A54"/>
    <w:rsid w:val="00AC17D0"/>
    <w:rsid w:val="00AC1B8B"/>
    <w:rsid w:val="00AC3621"/>
    <w:rsid w:val="00AC407B"/>
    <w:rsid w:val="00AC46CE"/>
    <w:rsid w:val="00AC605B"/>
    <w:rsid w:val="00AC63B8"/>
    <w:rsid w:val="00AC68E9"/>
    <w:rsid w:val="00AC72DA"/>
    <w:rsid w:val="00AC76AA"/>
    <w:rsid w:val="00AD05DD"/>
    <w:rsid w:val="00AD0AB1"/>
    <w:rsid w:val="00AD0B4F"/>
    <w:rsid w:val="00AD1E36"/>
    <w:rsid w:val="00AD1FB6"/>
    <w:rsid w:val="00AD2692"/>
    <w:rsid w:val="00AD29C6"/>
    <w:rsid w:val="00AD41A1"/>
    <w:rsid w:val="00AD50C4"/>
    <w:rsid w:val="00AD519A"/>
    <w:rsid w:val="00AD54B2"/>
    <w:rsid w:val="00AD5BD2"/>
    <w:rsid w:val="00AE0483"/>
    <w:rsid w:val="00AE0CB0"/>
    <w:rsid w:val="00AE13AA"/>
    <w:rsid w:val="00AE18ED"/>
    <w:rsid w:val="00AE19F4"/>
    <w:rsid w:val="00AE2B4F"/>
    <w:rsid w:val="00AE2CC1"/>
    <w:rsid w:val="00AE2EDD"/>
    <w:rsid w:val="00AE30D6"/>
    <w:rsid w:val="00AE444A"/>
    <w:rsid w:val="00AE55C8"/>
    <w:rsid w:val="00AE5A53"/>
    <w:rsid w:val="00AE60EB"/>
    <w:rsid w:val="00AE6D86"/>
    <w:rsid w:val="00AE706A"/>
    <w:rsid w:val="00AE7E67"/>
    <w:rsid w:val="00AF0535"/>
    <w:rsid w:val="00AF13C5"/>
    <w:rsid w:val="00AF21ED"/>
    <w:rsid w:val="00AF303F"/>
    <w:rsid w:val="00AF34FF"/>
    <w:rsid w:val="00AF41F3"/>
    <w:rsid w:val="00AF496C"/>
    <w:rsid w:val="00AF4EF0"/>
    <w:rsid w:val="00AF651D"/>
    <w:rsid w:val="00AF6A98"/>
    <w:rsid w:val="00AF700D"/>
    <w:rsid w:val="00AF719F"/>
    <w:rsid w:val="00AF71B4"/>
    <w:rsid w:val="00AF7C50"/>
    <w:rsid w:val="00AF7D99"/>
    <w:rsid w:val="00B01374"/>
    <w:rsid w:val="00B01665"/>
    <w:rsid w:val="00B019AD"/>
    <w:rsid w:val="00B01E71"/>
    <w:rsid w:val="00B02DFA"/>
    <w:rsid w:val="00B0321E"/>
    <w:rsid w:val="00B03ACC"/>
    <w:rsid w:val="00B04056"/>
    <w:rsid w:val="00B04088"/>
    <w:rsid w:val="00B0439D"/>
    <w:rsid w:val="00B044EE"/>
    <w:rsid w:val="00B048A8"/>
    <w:rsid w:val="00B049B1"/>
    <w:rsid w:val="00B0609C"/>
    <w:rsid w:val="00B1016D"/>
    <w:rsid w:val="00B10AE3"/>
    <w:rsid w:val="00B11011"/>
    <w:rsid w:val="00B1166C"/>
    <w:rsid w:val="00B117C9"/>
    <w:rsid w:val="00B11F4E"/>
    <w:rsid w:val="00B1336C"/>
    <w:rsid w:val="00B135E8"/>
    <w:rsid w:val="00B138A2"/>
    <w:rsid w:val="00B13912"/>
    <w:rsid w:val="00B14DD4"/>
    <w:rsid w:val="00B14F25"/>
    <w:rsid w:val="00B14FED"/>
    <w:rsid w:val="00B151C3"/>
    <w:rsid w:val="00B165BE"/>
    <w:rsid w:val="00B16AAA"/>
    <w:rsid w:val="00B16B6F"/>
    <w:rsid w:val="00B1721A"/>
    <w:rsid w:val="00B17419"/>
    <w:rsid w:val="00B17986"/>
    <w:rsid w:val="00B179D2"/>
    <w:rsid w:val="00B202FF"/>
    <w:rsid w:val="00B203CB"/>
    <w:rsid w:val="00B217E1"/>
    <w:rsid w:val="00B217E2"/>
    <w:rsid w:val="00B21AAA"/>
    <w:rsid w:val="00B224EE"/>
    <w:rsid w:val="00B247CC"/>
    <w:rsid w:val="00B24E1E"/>
    <w:rsid w:val="00B24ED7"/>
    <w:rsid w:val="00B2500A"/>
    <w:rsid w:val="00B253E6"/>
    <w:rsid w:val="00B25C06"/>
    <w:rsid w:val="00B25CD7"/>
    <w:rsid w:val="00B25FC0"/>
    <w:rsid w:val="00B26A54"/>
    <w:rsid w:val="00B27453"/>
    <w:rsid w:val="00B27C9B"/>
    <w:rsid w:val="00B31F44"/>
    <w:rsid w:val="00B31FE0"/>
    <w:rsid w:val="00B33A7F"/>
    <w:rsid w:val="00B33C6A"/>
    <w:rsid w:val="00B36333"/>
    <w:rsid w:val="00B36A6C"/>
    <w:rsid w:val="00B404F5"/>
    <w:rsid w:val="00B40537"/>
    <w:rsid w:val="00B407FD"/>
    <w:rsid w:val="00B40AA5"/>
    <w:rsid w:val="00B40B99"/>
    <w:rsid w:val="00B41A1A"/>
    <w:rsid w:val="00B4287C"/>
    <w:rsid w:val="00B43EED"/>
    <w:rsid w:val="00B46DA8"/>
    <w:rsid w:val="00B50D51"/>
    <w:rsid w:val="00B522A1"/>
    <w:rsid w:val="00B52694"/>
    <w:rsid w:val="00B5360F"/>
    <w:rsid w:val="00B5440C"/>
    <w:rsid w:val="00B55E8E"/>
    <w:rsid w:val="00B55F08"/>
    <w:rsid w:val="00B5621D"/>
    <w:rsid w:val="00B574D3"/>
    <w:rsid w:val="00B57910"/>
    <w:rsid w:val="00B57922"/>
    <w:rsid w:val="00B57C62"/>
    <w:rsid w:val="00B57F23"/>
    <w:rsid w:val="00B604C1"/>
    <w:rsid w:val="00B60C4B"/>
    <w:rsid w:val="00B610BB"/>
    <w:rsid w:val="00B610C6"/>
    <w:rsid w:val="00B611B7"/>
    <w:rsid w:val="00B62A77"/>
    <w:rsid w:val="00B62F1F"/>
    <w:rsid w:val="00B639A9"/>
    <w:rsid w:val="00B64011"/>
    <w:rsid w:val="00B64187"/>
    <w:rsid w:val="00B644F2"/>
    <w:rsid w:val="00B64DDC"/>
    <w:rsid w:val="00B65080"/>
    <w:rsid w:val="00B659A6"/>
    <w:rsid w:val="00B65FEE"/>
    <w:rsid w:val="00B66040"/>
    <w:rsid w:val="00B66721"/>
    <w:rsid w:val="00B6714A"/>
    <w:rsid w:val="00B673F5"/>
    <w:rsid w:val="00B67D65"/>
    <w:rsid w:val="00B71716"/>
    <w:rsid w:val="00B7236D"/>
    <w:rsid w:val="00B746C1"/>
    <w:rsid w:val="00B749AE"/>
    <w:rsid w:val="00B74BBA"/>
    <w:rsid w:val="00B7516A"/>
    <w:rsid w:val="00B762CE"/>
    <w:rsid w:val="00B76CA0"/>
    <w:rsid w:val="00B7715D"/>
    <w:rsid w:val="00B7768D"/>
    <w:rsid w:val="00B80034"/>
    <w:rsid w:val="00B813ED"/>
    <w:rsid w:val="00B81C8D"/>
    <w:rsid w:val="00B81ED4"/>
    <w:rsid w:val="00B82CF8"/>
    <w:rsid w:val="00B82FF2"/>
    <w:rsid w:val="00B832EF"/>
    <w:rsid w:val="00B83A2A"/>
    <w:rsid w:val="00B83B71"/>
    <w:rsid w:val="00B83BD3"/>
    <w:rsid w:val="00B8445D"/>
    <w:rsid w:val="00B847F0"/>
    <w:rsid w:val="00B84AA2"/>
    <w:rsid w:val="00B84D67"/>
    <w:rsid w:val="00B859DB"/>
    <w:rsid w:val="00B85F42"/>
    <w:rsid w:val="00B86CA8"/>
    <w:rsid w:val="00B8716F"/>
    <w:rsid w:val="00B903AA"/>
    <w:rsid w:val="00B9060B"/>
    <w:rsid w:val="00B9088B"/>
    <w:rsid w:val="00B91052"/>
    <w:rsid w:val="00B91373"/>
    <w:rsid w:val="00B91C2D"/>
    <w:rsid w:val="00B91C54"/>
    <w:rsid w:val="00B91E8D"/>
    <w:rsid w:val="00B9248B"/>
    <w:rsid w:val="00B926A3"/>
    <w:rsid w:val="00B93071"/>
    <w:rsid w:val="00B9467D"/>
    <w:rsid w:val="00B947E8"/>
    <w:rsid w:val="00B94842"/>
    <w:rsid w:val="00B95A1D"/>
    <w:rsid w:val="00B95C6B"/>
    <w:rsid w:val="00B95C99"/>
    <w:rsid w:val="00B9667A"/>
    <w:rsid w:val="00B97003"/>
    <w:rsid w:val="00B97A65"/>
    <w:rsid w:val="00B97B96"/>
    <w:rsid w:val="00B97F9B"/>
    <w:rsid w:val="00BA0DD7"/>
    <w:rsid w:val="00BA1896"/>
    <w:rsid w:val="00BA2769"/>
    <w:rsid w:val="00BA34DC"/>
    <w:rsid w:val="00BA3982"/>
    <w:rsid w:val="00BA39C4"/>
    <w:rsid w:val="00BA4112"/>
    <w:rsid w:val="00BA41B8"/>
    <w:rsid w:val="00BA4227"/>
    <w:rsid w:val="00BA46CE"/>
    <w:rsid w:val="00BA51A5"/>
    <w:rsid w:val="00BA5410"/>
    <w:rsid w:val="00BA5725"/>
    <w:rsid w:val="00BA5841"/>
    <w:rsid w:val="00BA64EB"/>
    <w:rsid w:val="00BA6F3D"/>
    <w:rsid w:val="00BA7403"/>
    <w:rsid w:val="00BA76B0"/>
    <w:rsid w:val="00BB10AF"/>
    <w:rsid w:val="00BB3217"/>
    <w:rsid w:val="00BB3289"/>
    <w:rsid w:val="00BB3ABC"/>
    <w:rsid w:val="00BB3D11"/>
    <w:rsid w:val="00BB3ED1"/>
    <w:rsid w:val="00BB3FCA"/>
    <w:rsid w:val="00BB4052"/>
    <w:rsid w:val="00BB4995"/>
    <w:rsid w:val="00BB4C62"/>
    <w:rsid w:val="00BB67C8"/>
    <w:rsid w:val="00BB7595"/>
    <w:rsid w:val="00BB7BD1"/>
    <w:rsid w:val="00BC0112"/>
    <w:rsid w:val="00BC0208"/>
    <w:rsid w:val="00BC148F"/>
    <w:rsid w:val="00BC1AB1"/>
    <w:rsid w:val="00BC1E4B"/>
    <w:rsid w:val="00BC1ED9"/>
    <w:rsid w:val="00BC3402"/>
    <w:rsid w:val="00BC4658"/>
    <w:rsid w:val="00BC4884"/>
    <w:rsid w:val="00BC49B4"/>
    <w:rsid w:val="00BC4E3F"/>
    <w:rsid w:val="00BC4E6F"/>
    <w:rsid w:val="00BC5824"/>
    <w:rsid w:val="00BC5B71"/>
    <w:rsid w:val="00BC5F26"/>
    <w:rsid w:val="00BC62C6"/>
    <w:rsid w:val="00BC65AB"/>
    <w:rsid w:val="00BC741F"/>
    <w:rsid w:val="00BD0E3D"/>
    <w:rsid w:val="00BD1871"/>
    <w:rsid w:val="00BD2E45"/>
    <w:rsid w:val="00BD319F"/>
    <w:rsid w:val="00BD4EEC"/>
    <w:rsid w:val="00BD5267"/>
    <w:rsid w:val="00BD56E0"/>
    <w:rsid w:val="00BD56E7"/>
    <w:rsid w:val="00BD576D"/>
    <w:rsid w:val="00BD5B93"/>
    <w:rsid w:val="00BD611B"/>
    <w:rsid w:val="00BD791D"/>
    <w:rsid w:val="00BE066F"/>
    <w:rsid w:val="00BE09EF"/>
    <w:rsid w:val="00BE0AA3"/>
    <w:rsid w:val="00BE17EF"/>
    <w:rsid w:val="00BE2020"/>
    <w:rsid w:val="00BE2EC9"/>
    <w:rsid w:val="00BE3276"/>
    <w:rsid w:val="00BE3463"/>
    <w:rsid w:val="00BE3AA2"/>
    <w:rsid w:val="00BE3B7C"/>
    <w:rsid w:val="00BE3C25"/>
    <w:rsid w:val="00BE4694"/>
    <w:rsid w:val="00BE4BE0"/>
    <w:rsid w:val="00BE50C3"/>
    <w:rsid w:val="00BE51F2"/>
    <w:rsid w:val="00BE5470"/>
    <w:rsid w:val="00BE5830"/>
    <w:rsid w:val="00BE587B"/>
    <w:rsid w:val="00BE59DC"/>
    <w:rsid w:val="00BE6419"/>
    <w:rsid w:val="00BE692B"/>
    <w:rsid w:val="00BE6C0E"/>
    <w:rsid w:val="00BE6E46"/>
    <w:rsid w:val="00BE71B6"/>
    <w:rsid w:val="00BF01DD"/>
    <w:rsid w:val="00BF028A"/>
    <w:rsid w:val="00BF1744"/>
    <w:rsid w:val="00BF1CF9"/>
    <w:rsid w:val="00BF389E"/>
    <w:rsid w:val="00BF3AFC"/>
    <w:rsid w:val="00BF45D8"/>
    <w:rsid w:val="00BF4B21"/>
    <w:rsid w:val="00BF5789"/>
    <w:rsid w:val="00BF5A12"/>
    <w:rsid w:val="00BF5AB0"/>
    <w:rsid w:val="00BF5CB3"/>
    <w:rsid w:val="00BF6DEA"/>
    <w:rsid w:val="00BF7C64"/>
    <w:rsid w:val="00C00293"/>
    <w:rsid w:val="00C00369"/>
    <w:rsid w:val="00C003C5"/>
    <w:rsid w:val="00C014AF"/>
    <w:rsid w:val="00C0179F"/>
    <w:rsid w:val="00C01AAA"/>
    <w:rsid w:val="00C02DAE"/>
    <w:rsid w:val="00C030E9"/>
    <w:rsid w:val="00C03DDF"/>
    <w:rsid w:val="00C040FB"/>
    <w:rsid w:val="00C040FC"/>
    <w:rsid w:val="00C04188"/>
    <w:rsid w:val="00C0493E"/>
    <w:rsid w:val="00C05F42"/>
    <w:rsid w:val="00C06249"/>
    <w:rsid w:val="00C06B01"/>
    <w:rsid w:val="00C06FF8"/>
    <w:rsid w:val="00C10238"/>
    <w:rsid w:val="00C11296"/>
    <w:rsid w:val="00C11CF3"/>
    <w:rsid w:val="00C12CBE"/>
    <w:rsid w:val="00C13496"/>
    <w:rsid w:val="00C1395A"/>
    <w:rsid w:val="00C156B9"/>
    <w:rsid w:val="00C16538"/>
    <w:rsid w:val="00C16738"/>
    <w:rsid w:val="00C17738"/>
    <w:rsid w:val="00C178F6"/>
    <w:rsid w:val="00C17E6F"/>
    <w:rsid w:val="00C20AF5"/>
    <w:rsid w:val="00C2185C"/>
    <w:rsid w:val="00C238A2"/>
    <w:rsid w:val="00C23F11"/>
    <w:rsid w:val="00C25D89"/>
    <w:rsid w:val="00C269A3"/>
    <w:rsid w:val="00C275AF"/>
    <w:rsid w:val="00C30EC3"/>
    <w:rsid w:val="00C32383"/>
    <w:rsid w:val="00C333B7"/>
    <w:rsid w:val="00C33638"/>
    <w:rsid w:val="00C33A2B"/>
    <w:rsid w:val="00C340AE"/>
    <w:rsid w:val="00C3411C"/>
    <w:rsid w:val="00C34292"/>
    <w:rsid w:val="00C344F0"/>
    <w:rsid w:val="00C359F1"/>
    <w:rsid w:val="00C35E49"/>
    <w:rsid w:val="00C363C8"/>
    <w:rsid w:val="00C36D54"/>
    <w:rsid w:val="00C373F9"/>
    <w:rsid w:val="00C37EE5"/>
    <w:rsid w:val="00C4037F"/>
    <w:rsid w:val="00C42CAF"/>
    <w:rsid w:val="00C42E5A"/>
    <w:rsid w:val="00C4308B"/>
    <w:rsid w:val="00C4347A"/>
    <w:rsid w:val="00C439C9"/>
    <w:rsid w:val="00C447F8"/>
    <w:rsid w:val="00C44994"/>
    <w:rsid w:val="00C44AE8"/>
    <w:rsid w:val="00C44E38"/>
    <w:rsid w:val="00C464E3"/>
    <w:rsid w:val="00C46796"/>
    <w:rsid w:val="00C46955"/>
    <w:rsid w:val="00C46BE8"/>
    <w:rsid w:val="00C474D9"/>
    <w:rsid w:val="00C47ACC"/>
    <w:rsid w:val="00C50797"/>
    <w:rsid w:val="00C5215D"/>
    <w:rsid w:val="00C52340"/>
    <w:rsid w:val="00C53026"/>
    <w:rsid w:val="00C533AB"/>
    <w:rsid w:val="00C542DF"/>
    <w:rsid w:val="00C55270"/>
    <w:rsid w:val="00C5553C"/>
    <w:rsid w:val="00C56231"/>
    <w:rsid w:val="00C56871"/>
    <w:rsid w:val="00C57E51"/>
    <w:rsid w:val="00C60684"/>
    <w:rsid w:val="00C62141"/>
    <w:rsid w:val="00C62A96"/>
    <w:rsid w:val="00C62B41"/>
    <w:rsid w:val="00C62F2F"/>
    <w:rsid w:val="00C62FDD"/>
    <w:rsid w:val="00C63104"/>
    <w:rsid w:val="00C63D2B"/>
    <w:rsid w:val="00C648E3"/>
    <w:rsid w:val="00C65019"/>
    <w:rsid w:val="00C653CD"/>
    <w:rsid w:val="00C65C45"/>
    <w:rsid w:val="00C6615F"/>
    <w:rsid w:val="00C66400"/>
    <w:rsid w:val="00C66874"/>
    <w:rsid w:val="00C670FC"/>
    <w:rsid w:val="00C676F7"/>
    <w:rsid w:val="00C677ED"/>
    <w:rsid w:val="00C67E67"/>
    <w:rsid w:val="00C70677"/>
    <w:rsid w:val="00C70DC7"/>
    <w:rsid w:val="00C7189B"/>
    <w:rsid w:val="00C72364"/>
    <w:rsid w:val="00C723A4"/>
    <w:rsid w:val="00C726D1"/>
    <w:rsid w:val="00C729FD"/>
    <w:rsid w:val="00C72EF9"/>
    <w:rsid w:val="00C737AB"/>
    <w:rsid w:val="00C737E7"/>
    <w:rsid w:val="00C7454F"/>
    <w:rsid w:val="00C74C54"/>
    <w:rsid w:val="00C75388"/>
    <w:rsid w:val="00C765E9"/>
    <w:rsid w:val="00C7670B"/>
    <w:rsid w:val="00C77683"/>
    <w:rsid w:val="00C7797B"/>
    <w:rsid w:val="00C77BFE"/>
    <w:rsid w:val="00C77CF7"/>
    <w:rsid w:val="00C808F6"/>
    <w:rsid w:val="00C8259B"/>
    <w:rsid w:val="00C825A7"/>
    <w:rsid w:val="00C8270F"/>
    <w:rsid w:val="00C839DC"/>
    <w:rsid w:val="00C83C62"/>
    <w:rsid w:val="00C83D67"/>
    <w:rsid w:val="00C84563"/>
    <w:rsid w:val="00C847A9"/>
    <w:rsid w:val="00C8600C"/>
    <w:rsid w:val="00C8620B"/>
    <w:rsid w:val="00C86718"/>
    <w:rsid w:val="00C87A9D"/>
    <w:rsid w:val="00C90495"/>
    <w:rsid w:val="00C9140E"/>
    <w:rsid w:val="00C92986"/>
    <w:rsid w:val="00C92A51"/>
    <w:rsid w:val="00C92ABF"/>
    <w:rsid w:val="00C92E8E"/>
    <w:rsid w:val="00C9321F"/>
    <w:rsid w:val="00C93849"/>
    <w:rsid w:val="00C94AF2"/>
    <w:rsid w:val="00C94CE2"/>
    <w:rsid w:val="00C95067"/>
    <w:rsid w:val="00C95889"/>
    <w:rsid w:val="00C95C9F"/>
    <w:rsid w:val="00C95F51"/>
    <w:rsid w:val="00C9725C"/>
    <w:rsid w:val="00C97F19"/>
    <w:rsid w:val="00CA020D"/>
    <w:rsid w:val="00CA0D94"/>
    <w:rsid w:val="00CA1002"/>
    <w:rsid w:val="00CA25AA"/>
    <w:rsid w:val="00CA3A6B"/>
    <w:rsid w:val="00CA3C31"/>
    <w:rsid w:val="00CA4E00"/>
    <w:rsid w:val="00CA5906"/>
    <w:rsid w:val="00CA5FFC"/>
    <w:rsid w:val="00CA684F"/>
    <w:rsid w:val="00CA7316"/>
    <w:rsid w:val="00CB00A4"/>
    <w:rsid w:val="00CB0221"/>
    <w:rsid w:val="00CB0893"/>
    <w:rsid w:val="00CB177C"/>
    <w:rsid w:val="00CB1C70"/>
    <w:rsid w:val="00CB1E58"/>
    <w:rsid w:val="00CB1F51"/>
    <w:rsid w:val="00CB235C"/>
    <w:rsid w:val="00CB298A"/>
    <w:rsid w:val="00CB2E46"/>
    <w:rsid w:val="00CB32C8"/>
    <w:rsid w:val="00CB39A6"/>
    <w:rsid w:val="00CB3A0D"/>
    <w:rsid w:val="00CB3F6D"/>
    <w:rsid w:val="00CB4133"/>
    <w:rsid w:val="00CB550B"/>
    <w:rsid w:val="00CB5B92"/>
    <w:rsid w:val="00CB5D05"/>
    <w:rsid w:val="00CB687F"/>
    <w:rsid w:val="00CB6B2A"/>
    <w:rsid w:val="00CB6C9F"/>
    <w:rsid w:val="00CB71CE"/>
    <w:rsid w:val="00CB7A49"/>
    <w:rsid w:val="00CC007B"/>
    <w:rsid w:val="00CC02BD"/>
    <w:rsid w:val="00CC0BF5"/>
    <w:rsid w:val="00CC1369"/>
    <w:rsid w:val="00CC2135"/>
    <w:rsid w:val="00CC4168"/>
    <w:rsid w:val="00CC41FC"/>
    <w:rsid w:val="00CC455D"/>
    <w:rsid w:val="00CC468A"/>
    <w:rsid w:val="00CC4A4D"/>
    <w:rsid w:val="00CC4D0B"/>
    <w:rsid w:val="00CC4F05"/>
    <w:rsid w:val="00CC74FE"/>
    <w:rsid w:val="00CC7B4A"/>
    <w:rsid w:val="00CD062E"/>
    <w:rsid w:val="00CD086E"/>
    <w:rsid w:val="00CD21E1"/>
    <w:rsid w:val="00CD2B82"/>
    <w:rsid w:val="00CD2C26"/>
    <w:rsid w:val="00CD3C88"/>
    <w:rsid w:val="00CD4BCE"/>
    <w:rsid w:val="00CD5FA3"/>
    <w:rsid w:val="00CD6613"/>
    <w:rsid w:val="00CD7B63"/>
    <w:rsid w:val="00CD7BE7"/>
    <w:rsid w:val="00CE13C7"/>
    <w:rsid w:val="00CE1595"/>
    <w:rsid w:val="00CE1D7F"/>
    <w:rsid w:val="00CE2537"/>
    <w:rsid w:val="00CE33C1"/>
    <w:rsid w:val="00CE480F"/>
    <w:rsid w:val="00CE4831"/>
    <w:rsid w:val="00CE4912"/>
    <w:rsid w:val="00CE5769"/>
    <w:rsid w:val="00CE64BA"/>
    <w:rsid w:val="00CE693A"/>
    <w:rsid w:val="00CE7882"/>
    <w:rsid w:val="00CE7A19"/>
    <w:rsid w:val="00CF0BDD"/>
    <w:rsid w:val="00CF1157"/>
    <w:rsid w:val="00CF18E5"/>
    <w:rsid w:val="00CF1CCB"/>
    <w:rsid w:val="00CF1F0C"/>
    <w:rsid w:val="00CF22F2"/>
    <w:rsid w:val="00CF245A"/>
    <w:rsid w:val="00CF3321"/>
    <w:rsid w:val="00CF3644"/>
    <w:rsid w:val="00CF375C"/>
    <w:rsid w:val="00CF4A53"/>
    <w:rsid w:val="00CF616C"/>
    <w:rsid w:val="00CF6190"/>
    <w:rsid w:val="00CF6F04"/>
    <w:rsid w:val="00CF7291"/>
    <w:rsid w:val="00CF79E8"/>
    <w:rsid w:val="00D008B0"/>
    <w:rsid w:val="00D00F53"/>
    <w:rsid w:val="00D014F4"/>
    <w:rsid w:val="00D01C19"/>
    <w:rsid w:val="00D01CAF"/>
    <w:rsid w:val="00D01CBA"/>
    <w:rsid w:val="00D01D48"/>
    <w:rsid w:val="00D02160"/>
    <w:rsid w:val="00D02C33"/>
    <w:rsid w:val="00D03433"/>
    <w:rsid w:val="00D038C0"/>
    <w:rsid w:val="00D0412B"/>
    <w:rsid w:val="00D04ACC"/>
    <w:rsid w:val="00D050D7"/>
    <w:rsid w:val="00D05665"/>
    <w:rsid w:val="00D05DA3"/>
    <w:rsid w:val="00D0610C"/>
    <w:rsid w:val="00D06759"/>
    <w:rsid w:val="00D06BC5"/>
    <w:rsid w:val="00D0713B"/>
    <w:rsid w:val="00D07421"/>
    <w:rsid w:val="00D076F5"/>
    <w:rsid w:val="00D0791F"/>
    <w:rsid w:val="00D079B5"/>
    <w:rsid w:val="00D1014D"/>
    <w:rsid w:val="00D104A3"/>
    <w:rsid w:val="00D10EDE"/>
    <w:rsid w:val="00D11146"/>
    <w:rsid w:val="00D11634"/>
    <w:rsid w:val="00D11956"/>
    <w:rsid w:val="00D11F69"/>
    <w:rsid w:val="00D123DE"/>
    <w:rsid w:val="00D13DDC"/>
    <w:rsid w:val="00D145A7"/>
    <w:rsid w:val="00D16F9E"/>
    <w:rsid w:val="00D1720C"/>
    <w:rsid w:val="00D17977"/>
    <w:rsid w:val="00D17DB4"/>
    <w:rsid w:val="00D200D9"/>
    <w:rsid w:val="00D23AB6"/>
    <w:rsid w:val="00D241D6"/>
    <w:rsid w:val="00D2435F"/>
    <w:rsid w:val="00D25128"/>
    <w:rsid w:val="00D25EE5"/>
    <w:rsid w:val="00D26062"/>
    <w:rsid w:val="00D2706F"/>
    <w:rsid w:val="00D304E6"/>
    <w:rsid w:val="00D30F79"/>
    <w:rsid w:val="00D313FB"/>
    <w:rsid w:val="00D31A3B"/>
    <w:rsid w:val="00D31C25"/>
    <w:rsid w:val="00D33F51"/>
    <w:rsid w:val="00D34725"/>
    <w:rsid w:val="00D34E1B"/>
    <w:rsid w:val="00D34F43"/>
    <w:rsid w:val="00D3521B"/>
    <w:rsid w:val="00D3538C"/>
    <w:rsid w:val="00D35F99"/>
    <w:rsid w:val="00D36663"/>
    <w:rsid w:val="00D369FA"/>
    <w:rsid w:val="00D370B9"/>
    <w:rsid w:val="00D372E5"/>
    <w:rsid w:val="00D40A4B"/>
    <w:rsid w:val="00D4156E"/>
    <w:rsid w:val="00D42FCC"/>
    <w:rsid w:val="00D43154"/>
    <w:rsid w:val="00D44564"/>
    <w:rsid w:val="00D4550C"/>
    <w:rsid w:val="00D45E66"/>
    <w:rsid w:val="00D45F5B"/>
    <w:rsid w:val="00D465A0"/>
    <w:rsid w:val="00D46B2F"/>
    <w:rsid w:val="00D471CC"/>
    <w:rsid w:val="00D472AC"/>
    <w:rsid w:val="00D479EE"/>
    <w:rsid w:val="00D47AC3"/>
    <w:rsid w:val="00D47B78"/>
    <w:rsid w:val="00D47BC1"/>
    <w:rsid w:val="00D5139D"/>
    <w:rsid w:val="00D52667"/>
    <w:rsid w:val="00D52D7A"/>
    <w:rsid w:val="00D54339"/>
    <w:rsid w:val="00D553CE"/>
    <w:rsid w:val="00D5585E"/>
    <w:rsid w:val="00D558B0"/>
    <w:rsid w:val="00D55EEB"/>
    <w:rsid w:val="00D57283"/>
    <w:rsid w:val="00D57773"/>
    <w:rsid w:val="00D577C4"/>
    <w:rsid w:val="00D57886"/>
    <w:rsid w:val="00D5795F"/>
    <w:rsid w:val="00D57B88"/>
    <w:rsid w:val="00D57F21"/>
    <w:rsid w:val="00D604E9"/>
    <w:rsid w:val="00D60523"/>
    <w:rsid w:val="00D6083A"/>
    <w:rsid w:val="00D608C1"/>
    <w:rsid w:val="00D609F6"/>
    <w:rsid w:val="00D61046"/>
    <w:rsid w:val="00D614BC"/>
    <w:rsid w:val="00D62127"/>
    <w:rsid w:val="00D62B02"/>
    <w:rsid w:val="00D63097"/>
    <w:rsid w:val="00D64992"/>
    <w:rsid w:val="00D6519D"/>
    <w:rsid w:val="00D65B43"/>
    <w:rsid w:val="00D65DAF"/>
    <w:rsid w:val="00D666C7"/>
    <w:rsid w:val="00D6784D"/>
    <w:rsid w:val="00D6787D"/>
    <w:rsid w:val="00D67EC5"/>
    <w:rsid w:val="00D70019"/>
    <w:rsid w:val="00D70392"/>
    <w:rsid w:val="00D70D69"/>
    <w:rsid w:val="00D7131D"/>
    <w:rsid w:val="00D7144A"/>
    <w:rsid w:val="00D7162D"/>
    <w:rsid w:val="00D719A8"/>
    <w:rsid w:val="00D71D89"/>
    <w:rsid w:val="00D71E91"/>
    <w:rsid w:val="00D727D2"/>
    <w:rsid w:val="00D727EF"/>
    <w:rsid w:val="00D731A8"/>
    <w:rsid w:val="00D73961"/>
    <w:rsid w:val="00D73CED"/>
    <w:rsid w:val="00D7426F"/>
    <w:rsid w:val="00D74358"/>
    <w:rsid w:val="00D75C92"/>
    <w:rsid w:val="00D77A6D"/>
    <w:rsid w:val="00D77DB3"/>
    <w:rsid w:val="00D80676"/>
    <w:rsid w:val="00D81160"/>
    <w:rsid w:val="00D81D0D"/>
    <w:rsid w:val="00D81D31"/>
    <w:rsid w:val="00D81F5E"/>
    <w:rsid w:val="00D82573"/>
    <w:rsid w:val="00D83C8E"/>
    <w:rsid w:val="00D83E0F"/>
    <w:rsid w:val="00D841A7"/>
    <w:rsid w:val="00D843BB"/>
    <w:rsid w:val="00D84736"/>
    <w:rsid w:val="00D84CF4"/>
    <w:rsid w:val="00D84E2E"/>
    <w:rsid w:val="00D84F55"/>
    <w:rsid w:val="00D858AE"/>
    <w:rsid w:val="00D86F9C"/>
    <w:rsid w:val="00D87349"/>
    <w:rsid w:val="00D87392"/>
    <w:rsid w:val="00D87A7F"/>
    <w:rsid w:val="00D87D8B"/>
    <w:rsid w:val="00D87EA7"/>
    <w:rsid w:val="00D90009"/>
    <w:rsid w:val="00D90AFF"/>
    <w:rsid w:val="00D9143A"/>
    <w:rsid w:val="00D918B1"/>
    <w:rsid w:val="00D91948"/>
    <w:rsid w:val="00D93B2C"/>
    <w:rsid w:val="00D94ACC"/>
    <w:rsid w:val="00D94E0B"/>
    <w:rsid w:val="00D950CE"/>
    <w:rsid w:val="00D9558F"/>
    <w:rsid w:val="00D95D2E"/>
    <w:rsid w:val="00D968C4"/>
    <w:rsid w:val="00D968DB"/>
    <w:rsid w:val="00D971AF"/>
    <w:rsid w:val="00D97D04"/>
    <w:rsid w:val="00DA0862"/>
    <w:rsid w:val="00DA12AE"/>
    <w:rsid w:val="00DA2018"/>
    <w:rsid w:val="00DA2948"/>
    <w:rsid w:val="00DA2E70"/>
    <w:rsid w:val="00DA3B4C"/>
    <w:rsid w:val="00DA4392"/>
    <w:rsid w:val="00DA4867"/>
    <w:rsid w:val="00DA5886"/>
    <w:rsid w:val="00DB004B"/>
    <w:rsid w:val="00DB0BF9"/>
    <w:rsid w:val="00DB0F4B"/>
    <w:rsid w:val="00DB188D"/>
    <w:rsid w:val="00DB28EA"/>
    <w:rsid w:val="00DB32C0"/>
    <w:rsid w:val="00DB3D83"/>
    <w:rsid w:val="00DB5BDD"/>
    <w:rsid w:val="00DB5E75"/>
    <w:rsid w:val="00DB60AD"/>
    <w:rsid w:val="00DB639E"/>
    <w:rsid w:val="00DB65F2"/>
    <w:rsid w:val="00DB6DCC"/>
    <w:rsid w:val="00DB6EFF"/>
    <w:rsid w:val="00DB7723"/>
    <w:rsid w:val="00DB778D"/>
    <w:rsid w:val="00DB783B"/>
    <w:rsid w:val="00DB7DCB"/>
    <w:rsid w:val="00DB7F6D"/>
    <w:rsid w:val="00DC5029"/>
    <w:rsid w:val="00DC52E1"/>
    <w:rsid w:val="00DC5867"/>
    <w:rsid w:val="00DC60DF"/>
    <w:rsid w:val="00DC62FD"/>
    <w:rsid w:val="00DD0152"/>
    <w:rsid w:val="00DD02C2"/>
    <w:rsid w:val="00DD0586"/>
    <w:rsid w:val="00DD08F6"/>
    <w:rsid w:val="00DD0B03"/>
    <w:rsid w:val="00DD11A8"/>
    <w:rsid w:val="00DD123C"/>
    <w:rsid w:val="00DD14A7"/>
    <w:rsid w:val="00DD20BF"/>
    <w:rsid w:val="00DD2D26"/>
    <w:rsid w:val="00DD5AF3"/>
    <w:rsid w:val="00DD5C39"/>
    <w:rsid w:val="00DD6442"/>
    <w:rsid w:val="00DD6C36"/>
    <w:rsid w:val="00DD781B"/>
    <w:rsid w:val="00DD79E9"/>
    <w:rsid w:val="00DE00A9"/>
    <w:rsid w:val="00DE0F37"/>
    <w:rsid w:val="00DE14DA"/>
    <w:rsid w:val="00DE15C1"/>
    <w:rsid w:val="00DE239A"/>
    <w:rsid w:val="00DE29A9"/>
    <w:rsid w:val="00DE312E"/>
    <w:rsid w:val="00DE346D"/>
    <w:rsid w:val="00DE392C"/>
    <w:rsid w:val="00DE54E0"/>
    <w:rsid w:val="00DE59BC"/>
    <w:rsid w:val="00DE687B"/>
    <w:rsid w:val="00DE6F1E"/>
    <w:rsid w:val="00DE6F29"/>
    <w:rsid w:val="00DE6F4B"/>
    <w:rsid w:val="00DE7229"/>
    <w:rsid w:val="00DF042F"/>
    <w:rsid w:val="00DF091F"/>
    <w:rsid w:val="00DF0A0F"/>
    <w:rsid w:val="00DF1350"/>
    <w:rsid w:val="00DF152F"/>
    <w:rsid w:val="00DF1818"/>
    <w:rsid w:val="00DF1A78"/>
    <w:rsid w:val="00DF2C59"/>
    <w:rsid w:val="00DF2E30"/>
    <w:rsid w:val="00DF33DE"/>
    <w:rsid w:val="00DF3437"/>
    <w:rsid w:val="00DF5545"/>
    <w:rsid w:val="00DF751E"/>
    <w:rsid w:val="00DF7D41"/>
    <w:rsid w:val="00DF7EFA"/>
    <w:rsid w:val="00E00697"/>
    <w:rsid w:val="00E016EF"/>
    <w:rsid w:val="00E03150"/>
    <w:rsid w:val="00E03446"/>
    <w:rsid w:val="00E03BC4"/>
    <w:rsid w:val="00E041BB"/>
    <w:rsid w:val="00E0422B"/>
    <w:rsid w:val="00E042DC"/>
    <w:rsid w:val="00E061E7"/>
    <w:rsid w:val="00E06CA4"/>
    <w:rsid w:val="00E06CD1"/>
    <w:rsid w:val="00E06DF8"/>
    <w:rsid w:val="00E06F6D"/>
    <w:rsid w:val="00E07714"/>
    <w:rsid w:val="00E1001D"/>
    <w:rsid w:val="00E10C71"/>
    <w:rsid w:val="00E11B8C"/>
    <w:rsid w:val="00E12DBE"/>
    <w:rsid w:val="00E12E32"/>
    <w:rsid w:val="00E13C7D"/>
    <w:rsid w:val="00E141CD"/>
    <w:rsid w:val="00E144D5"/>
    <w:rsid w:val="00E154CD"/>
    <w:rsid w:val="00E1656E"/>
    <w:rsid w:val="00E16B9B"/>
    <w:rsid w:val="00E177FB"/>
    <w:rsid w:val="00E17BE6"/>
    <w:rsid w:val="00E211CC"/>
    <w:rsid w:val="00E21AFF"/>
    <w:rsid w:val="00E21FBD"/>
    <w:rsid w:val="00E22250"/>
    <w:rsid w:val="00E22260"/>
    <w:rsid w:val="00E226CE"/>
    <w:rsid w:val="00E22F8C"/>
    <w:rsid w:val="00E244B9"/>
    <w:rsid w:val="00E2479E"/>
    <w:rsid w:val="00E2530E"/>
    <w:rsid w:val="00E2696F"/>
    <w:rsid w:val="00E27117"/>
    <w:rsid w:val="00E27281"/>
    <w:rsid w:val="00E27594"/>
    <w:rsid w:val="00E275A9"/>
    <w:rsid w:val="00E2793E"/>
    <w:rsid w:val="00E27B54"/>
    <w:rsid w:val="00E27FED"/>
    <w:rsid w:val="00E30478"/>
    <w:rsid w:val="00E30EBB"/>
    <w:rsid w:val="00E31F2B"/>
    <w:rsid w:val="00E324CD"/>
    <w:rsid w:val="00E32957"/>
    <w:rsid w:val="00E329A3"/>
    <w:rsid w:val="00E32C20"/>
    <w:rsid w:val="00E32D83"/>
    <w:rsid w:val="00E32FA9"/>
    <w:rsid w:val="00E331E8"/>
    <w:rsid w:val="00E33344"/>
    <w:rsid w:val="00E333DB"/>
    <w:rsid w:val="00E33FCC"/>
    <w:rsid w:val="00E34946"/>
    <w:rsid w:val="00E349D0"/>
    <w:rsid w:val="00E34A73"/>
    <w:rsid w:val="00E374AC"/>
    <w:rsid w:val="00E37687"/>
    <w:rsid w:val="00E3776B"/>
    <w:rsid w:val="00E41B82"/>
    <w:rsid w:val="00E41FB8"/>
    <w:rsid w:val="00E4235A"/>
    <w:rsid w:val="00E430BB"/>
    <w:rsid w:val="00E43293"/>
    <w:rsid w:val="00E43ECD"/>
    <w:rsid w:val="00E43F6C"/>
    <w:rsid w:val="00E44C69"/>
    <w:rsid w:val="00E44D74"/>
    <w:rsid w:val="00E45753"/>
    <w:rsid w:val="00E467BF"/>
    <w:rsid w:val="00E469A6"/>
    <w:rsid w:val="00E46ACD"/>
    <w:rsid w:val="00E47C11"/>
    <w:rsid w:val="00E47F51"/>
    <w:rsid w:val="00E516E1"/>
    <w:rsid w:val="00E51F16"/>
    <w:rsid w:val="00E528CC"/>
    <w:rsid w:val="00E529D8"/>
    <w:rsid w:val="00E52C67"/>
    <w:rsid w:val="00E53A74"/>
    <w:rsid w:val="00E53A7B"/>
    <w:rsid w:val="00E53E5E"/>
    <w:rsid w:val="00E540B5"/>
    <w:rsid w:val="00E54BD3"/>
    <w:rsid w:val="00E554F0"/>
    <w:rsid w:val="00E5611D"/>
    <w:rsid w:val="00E56B6F"/>
    <w:rsid w:val="00E56E09"/>
    <w:rsid w:val="00E56FAA"/>
    <w:rsid w:val="00E57482"/>
    <w:rsid w:val="00E57677"/>
    <w:rsid w:val="00E57B57"/>
    <w:rsid w:val="00E6040D"/>
    <w:rsid w:val="00E604A1"/>
    <w:rsid w:val="00E6117F"/>
    <w:rsid w:val="00E61311"/>
    <w:rsid w:val="00E6131A"/>
    <w:rsid w:val="00E61472"/>
    <w:rsid w:val="00E614A1"/>
    <w:rsid w:val="00E6177F"/>
    <w:rsid w:val="00E61E44"/>
    <w:rsid w:val="00E61E90"/>
    <w:rsid w:val="00E621A8"/>
    <w:rsid w:val="00E62CF7"/>
    <w:rsid w:val="00E631F8"/>
    <w:rsid w:val="00E632A3"/>
    <w:rsid w:val="00E638A5"/>
    <w:rsid w:val="00E63936"/>
    <w:rsid w:val="00E63B6E"/>
    <w:rsid w:val="00E655E5"/>
    <w:rsid w:val="00E65864"/>
    <w:rsid w:val="00E65870"/>
    <w:rsid w:val="00E6619E"/>
    <w:rsid w:val="00E66AC7"/>
    <w:rsid w:val="00E6706F"/>
    <w:rsid w:val="00E67226"/>
    <w:rsid w:val="00E675CC"/>
    <w:rsid w:val="00E67682"/>
    <w:rsid w:val="00E700CF"/>
    <w:rsid w:val="00E73013"/>
    <w:rsid w:val="00E730B5"/>
    <w:rsid w:val="00E73158"/>
    <w:rsid w:val="00E73598"/>
    <w:rsid w:val="00E738FA"/>
    <w:rsid w:val="00E73FB9"/>
    <w:rsid w:val="00E749F8"/>
    <w:rsid w:val="00E75047"/>
    <w:rsid w:val="00E75449"/>
    <w:rsid w:val="00E75643"/>
    <w:rsid w:val="00E758E3"/>
    <w:rsid w:val="00E76530"/>
    <w:rsid w:val="00E7661A"/>
    <w:rsid w:val="00E77318"/>
    <w:rsid w:val="00E7747D"/>
    <w:rsid w:val="00E77599"/>
    <w:rsid w:val="00E777A8"/>
    <w:rsid w:val="00E77825"/>
    <w:rsid w:val="00E77E1F"/>
    <w:rsid w:val="00E77E65"/>
    <w:rsid w:val="00E81133"/>
    <w:rsid w:val="00E818A9"/>
    <w:rsid w:val="00E81947"/>
    <w:rsid w:val="00E820C6"/>
    <w:rsid w:val="00E82327"/>
    <w:rsid w:val="00E82679"/>
    <w:rsid w:val="00E82A7B"/>
    <w:rsid w:val="00E82C48"/>
    <w:rsid w:val="00E82D31"/>
    <w:rsid w:val="00E84C14"/>
    <w:rsid w:val="00E84E6C"/>
    <w:rsid w:val="00E85766"/>
    <w:rsid w:val="00E859F4"/>
    <w:rsid w:val="00E85CFC"/>
    <w:rsid w:val="00E86C09"/>
    <w:rsid w:val="00E871A8"/>
    <w:rsid w:val="00E87687"/>
    <w:rsid w:val="00E87E9B"/>
    <w:rsid w:val="00E90165"/>
    <w:rsid w:val="00E901D6"/>
    <w:rsid w:val="00E91FEE"/>
    <w:rsid w:val="00E92B86"/>
    <w:rsid w:val="00E932D7"/>
    <w:rsid w:val="00E936F8"/>
    <w:rsid w:val="00E93F44"/>
    <w:rsid w:val="00E9453E"/>
    <w:rsid w:val="00E95258"/>
    <w:rsid w:val="00E959B7"/>
    <w:rsid w:val="00E968B0"/>
    <w:rsid w:val="00E97162"/>
    <w:rsid w:val="00E97921"/>
    <w:rsid w:val="00EA022B"/>
    <w:rsid w:val="00EA05C9"/>
    <w:rsid w:val="00EA14BE"/>
    <w:rsid w:val="00EA159D"/>
    <w:rsid w:val="00EA21FF"/>
    <w:rsid w:val="00EA4145"/>
    <w:rsid w:val="00EA4B93"/>
    <w:rsid w:val="00EA4C83"/>
    <w:rsid w:val="00EA4E1F"/>
    <w:rsid w:val="00EA502A"/>
    <w:rsid w:val="00EA57BB"/>
    <w:rsid w:val="00EA68D7"/>
    <w:rsid w:val="00EA7362"/>
    <w:rsid w:val="00EA73BC"/>
    <w:rsid w:val="00EA78AA"/>
    <w:rsid w:val="00EB07E3"/>
    <w:rsid w:val="00EB1015"/>
    <w:rsid w:val="00EB1919"/>
    <w:rsid w:val="00EB211E"/>
    <w:rsid w:val="00EB2685"/>
    <w:rsid w:val="00EB28C2"/>
    <w:rsid w:val="00EB30C5"/>
    <w:rsid w:val="00EB3EB6"/>
    <w:rsid w:val="00EB4BF0"/>
    <w:rsid w:val="00EB52CF"/>
    <w:rsid w:val="00EB53D8"/>
    <w:rsid w:val="00EB5417"/>
    <w:rsid w:val="00EB5591"/>
    <w:rsid w:val="00EB5775"/>
    <w:rsid w:val="00EB5824"/>
    <w:rsid w:val="00EB71BF"/>
    <w:rsid w:val="00EB73EA"/>
    <w:rsid w:val="00EB74C3"/>
    <w:rsid w:val="00EB7D1F"/>
    <w:rsid w:val="00EC0132"/>
    <w:rsid w:val="00EC1D84"/>
    <w:rsid w:val="00EC28B3"/>
    <w:rsid w:val="00EC43B4"/>
    <w:rsid w:val="00EC451D"/>
    <w:rsid w:val="00EC55E6"/>
    <w:rsid w:val="00EC7915"/>
    <w:rsid w:val="00EC7F8F"/>
    <w:rsid w:val="00ED0206"/>
    <w:rsid w:val="00ED0329"/>
    <w:rsid w:val="00ED04F2"/>
    <w:rsid w:val="00ED1DEC"/>
    <w:rsid w:val="00ED24F2"/>
    <w:rsid w:val="00ED2908"/>
    <w:rsid w:val="00ED2EED"/>
    <w:rsid w:val="00ED379C"/>
    <w:rsid w:val="00ED3CED"/>
    <w:rsid w:val="00ED41CF"/>
    <w:rsid w:val="00ED6301"/>
    <w:rsid w:val="00ED6322"/>
    <w:rsid w:val="00ED7609"/>
    <w:rsid w:val="00ED7CCC"/>
    <w:rsid w:val="00EE0DEA"/>
    <w:rsid w:val="00EE1359"/>
    <w:rsid w:val="00EE2A40"/>
    <w:rsid w:val="00EE2D99"/>
    <w:rsid w:val="00EE3CD1"/>
    <w:rsid w:val="00EE4549"/>
    <w:rsid w:val="00EE4A2A"/>
    <w:rsid w:val="00EE4B8F"/>
    <w:rsid w:val="00EE4E49"/>
    <w:rsid w:val="00EE58CB"/>
    <w:rsid w:val="00EE5ED5"/>
    <w:rsid w:val="00EE61E0"/>
    <w:rsid w:val="00EF0735"/>
    <w:rsid w:val="00EF118B"/>
    <w:rsid w:val="00EF1860"/>
    <w:rsid w:val="00EF19EB"/>
    <w:rsid w:val="00EF19FE"/>
    <w:rsid w:val="00EF2220"/>
    <w:rsid w:val="00EF2422"/>
    <w:rsid w:val="00EF2DE1"/>
    <w:rsid w:val="00EF373F"/>
    <w:rsid w:val="00EF4B90"/>
    <w:rsid w:val="00EF4E65"/>
    <w:rsid w:val="00EF52F0"/>
    <w:rsid w:val="00EF52F7"/>
    <w:rsid w:val="00EF599B"/>
    <w:rsid w:val="00EF6353"/>
    <w:rsid w:val="00EF63E7"/>
    <w:rsid w:val="00EF643B"/>
    <w:rsid w:val="00EF6ACF"/>
    <w:rsid w:val="00EF7137"/>
    <w:rsid w:val="00EF7719"/>
    <w:rsid w:val="00EF77DA"/>
    <w:rsid w:val="00F001BB"/>
    <w:rsid w:val="00F015BD"/>
    <w:rsid w:val="00F0261E"/>
    <w:rsid w:val="00F038C6"/>
    <w:rsid w:val="00F0424D"/>
    <w:rsid w:val="00F056B3"/>
    <w:rsid w:val="00F05CAE"/>
    <w:rsid w:val="00F05F49"/>
    <w:rsid w:val="00F05FC9"/>
    <w:rsid w:val="00F05FCE"/>
    <w:rsid w:val="00F062DC"/>
    <w:rsid w:val="00F07163"/>
    <w:rsid w:val="00F117A8"/>
    <w:rsid w:val="00F117DA"/>
    <w:rsid w:val="00F12725"/>
    <w:rsid w:val="00F12D1C"/>
    <w:rsid w:val="00F13790"/>
    <w:rsid w:val="00F13D7D"/>
    <w:rsid w:val="00F13DF1"/>
    <w:rsid w:val="00F146D7"/>
    <w:rsid w:val="00F14F0F"/>
    <w:rsid w:val="00F14F23"/>
    <w:rsid w:val="00F15484"/>
    <w:rsid w:val="00F157CC"/>
    <w:rsid w:val="00F15AD9"/>
    <w:rsid w:val="00F16D59"/>
    <w:rsid w:val="00F171DA"/>
    <w:rsid w:val="00F17931"/>
    <w:rsid w:val="00F20432"/>
    <w:rsid w:val="00F229D9"/>
    <w:rsid w:val="00F23206"/>
    <w:rsid w:val="00F233DF"/>
    <w:rsid w:val="00F242E7"/>
    <w:rsid w:val="00F245D2"/>
    <w:rsid w:val="00F24749"/>
    <w:rsid w:val="00F24F82"/>
    <w:rsid w:val="00F253D8"/>
    <w:rsid w:val="00F26592"/>
    <w:rsid w:val="00F26FAE"/>
    <w:rsid w:val="00F27F5D"/>
    <w:rsid w:val="00F3029F"/>
    <w:rsid w:val="00F306B0"/>
    <w:rsid w:val="00F30CE6"/>
    <w:rsid w:val="00F31B7E"/>
    <w:rsid w:val="00F31BA4"/>
    <w:rsid w:val="00F325F7"/>
    <w:rsid w:val="00F32C7C"/>
    <w:rsid w:val="00F338E7"/>
    <w:rsid w:val="00F33EBA"/>
    <w:rsid w:val="00F3400E"/>
    <w:rsid w:val="00F3489D"/>
    <w:rsid w:val="00F3547D"/>
    <w:rsid w:val="00F35B15"/>
    <w:rsid w:val="00F36DC3"/>
    <w:rsid w:val="00F37052"/>
    <w:rsid w:val="00F37A3E"/>
    <w:rsid w:val="00F4069B"/>
    <w:rsid w:val="00F40746"/>
    <w:rsid w:val="00F40B43"/>
    <w:rsid w:val="00F41169"/>
    <w:rsid w:val="00F42E0A"/>
    <w:rsid w:val="00F434CF"/>
    <w:rsid w:val="00F442A1"/>
    <w:rsid w:val="00F45469"/>
    <w:rsid w:val="00F46937"/>
    <w:rsid w:val="00F4793F"/>
    <w:rsid w:val="00F50DD7"/>
    <w:rsid w:val="00F50DD8"/>
    <w:rsid w:val="00F52BFB"/>
    <w:rsid w:val="00F53504"/>
    <w:rsid w:val="00F5408E"/>
    <w:rsid w:val="00F54776"/>
    <w:rsid w:val="00F553E6"/>
    <w:rsid w:val="00F5574D"/>
    <w:rsid w:val="00F56871"/>
    <w:rsid w:val="00F618FA"/>
    <w:rsid w:val="00F61971"/>
    <w:rsid w:val="00F61B3A"/>
    <w:rsid w:val="00F62395"/>
    <w:rsid w:val="00F624A5"/>
    <w:rsid w:val="00F6252E"/>
    <w:rsid w:val="00F62973"/>
    <w:rsid w:val="00F62E6C"/>
    <w:rsid w:val="00F630B6"/>
    <w:rsid w:val="00F635F3"/>
    <w:rsid w:val="00F63785"/>
    <w:rsid w:val="00F64AD1"/>
    <w:rsid w:val="00F64BF5"/>
    <w:rsid w:val="00F65A65"/>
    <w:rsid w:val="00F675EE"/>
    <w:rsid w:val="00F67AF5"/>
    <w:rsid w:val="00F702E6"/>
    <w:rsid w:val="00F70EFD"/>
    <w:rsid w:val="00F712EC"/>
    <w:rsid w:val="00F71B6C"/>
    <w:rsid w:val="00F71BC7"/>
    <w:rsid w:val="00F722DB"/>
    <w:rsid w:val="00F728AF"/>
    <w:rsid w:val="00F72CE5"/>
    <w:rsid w:val="00F72F77"/>
    <w:rsid w:val="00F733FA"/>
    <w:rsid w:val="00F73E85"/>
    <w:rsid w:val="00F74432"/>
    <w:rsid w:val="00F752FB"/>
    <w:rsid w:val="00F76337"/>
    <w:rsid w:val="00F817ED"/>
    <w:rsid w:val="00F81C4D"/>
    <w:rsid w:val="00F81E0E"/>
    <w:rsid w:val="00F81F4B"/>
    <w:rsid w:val="00F82716"/>
    <w:rsid w:val="00F82AA5"/>
    <w:rsid w:val="00F82C66"/>
    <w:rsid w:val="00F82D24"/>
    <w:rsid w:val="00F82EC0"/>
    <w:rsid w:val="00F832DC"/>
    <w:rsid w:val="00F837B5"/>
    <w:rsid w:val="00F83A7C"/>
    <w:rsid w:val="00F83AEB"/>
    <w:rsid w:val="00F84439"/>
    <w:rsid w:val="00F85037"/>
    <w:rsid w:val="00F862D8"/>
    <w:rsid w:val="00F862E5"/>
    <w:rsid w:val="00F86A9D"/>
    <w:rsid w:val="00F870F6"/>
    <w:rsid w:val="00F90732"/>
    <w:rsid w:val="00F90C98"/>
    <w:rsid w:val="00F90E15"/>
    <w:rsid w:val="00F91757"/>
    <w:rsid w:val="00F91DD5"/>
    <w:rsid w:val="00F91E41"/>
    <w:rsid w:val="00F926FE"/>
    <w:rsid w:val="00F95465"/>
    <w:rsid w:val="00F96F5A"/>
    <w:rsid w:val="00F97251"/>
    <w:rsid w:val="00F97ED0"/>
    <w:rsid w:val="00F97FB6"/>
    <w:rsid w:val="00FA0045"/>
    <w:rsid w:val="00FA0579"/>
    <w:rsid w:val="00FA0712"/>
    <w:rsid w:val="00FA08AC"/>
    <w:rsid w:val="00FA09D9"/>
    <w:rsid w:val="00FA0BBE"/>
    <w:rsid w:val="00FA0F58"/>
    <w:rsid w:val="00FA10CD"/>
    <w:rsid w:val="00FA1C5F"/>
    <w:rsid w:val="00FA3655"/>
    <w:rsid w:val="00FA380B"/>
    <w:rsid w:val="00FA39DC"/>
    <w:rsid w:val="00FA4C39"/>
    <w:rsid w:val="00FA5BCA"/>
    <w:rsid w:val="00FA5F66"/>
    <w:rsid w:val="00FA65FC"/>
    <w:rsid w:val="00FA6805"/>
    <w:rsid w:val="00FA72B8"/>
    <w:rsid w:val="00FA78EB"/>
    <w:rsid w:val="00FB0F25"/>
    <w:rsid w:val="00FB1A53"/>
    <w:rsid w:val="00FB1C1D"/>
    <w:rsid w:val="00FB208C"/>
    <w:rsid w:val="00FB265C"/>
    <w:rsid w:val="00FB2C78"/>
    <w:rsid w:val="00FB3DBC"/>
    <w:rsid w:val="00FB3FBA"/>
    <w:rsid w:val="00FB429B"/>
    <w:rsid w:val="00FB480F"/>
    <w:rsid w:val="00FB4CF2"/>
    <w:rsid w:val="00FB4D5C"/>
    <w:rsid w:val="00FB4FDF"/>
    <w:rsid w:val="00FB572D"/>
    <w:rsid w:val="00FB58E7"/>
    <w:rsid w:val="00FB5FF5"/>
    <w:rsid w:val="00FB6221"/>
    <w:rsid w:val="00FB6334"/>
    <w:rsid w:val="00FB63F0"/>
    <w:rsid w:val="00FB7088"/>
    <w:rsid w:val="00FB787B"/>
    <w:rsid w:val="00FB7A2A"/>
    <w:rsid w:val="00FC018B"/>
    <w:rsid w:val="00FC02C2"/>
    <w:rsid w:val="00FC052D"/>
    <w:rsid w:val="00FC05D4"/>
    <w:rsid w:val="00FC16C9"/>
    <w:rsid w:val="00FC1948"/>
    <w:rsid w:val="00FC2A2A"/>
    <w:rsid w:val="00FC32A9"/>
    <w:rsid w:val="00FC3596"/>
    <w:rsid w:val="00FC4445"/>
    <w:rsid w:val="00FC47B5"/>
    <w:rsid w:val="00FC485B"/>
    <w:rsid w:val="00FC4CCB"/>
    <w:rsid w:val="00FC5EE8"/>
    <w:rsid w:val="00FC6302"/>
    <w:rsid w:val="00FC676E"/>
    <w:rsid w:val="00FC7FF7"/>
    <w:rsid w:val="00FD06D2"/>
    <w:rsid w:val="00FD08E3"/>
    <w:rsid w:val="00FD1633"/>
    <w:rsid w:val="00FD1B66"/>
    <w:rsid w:val="00FD2195"/>
    <w:rsid w:val="00FD2FAD"/>
    <w:rsid w:val="00FD3A1D"/>
    <w:rsid w:val="00FD4D88"/>
    <w:rsid w:val="00FD4E88"/>
    <w:rsid w:val="00FD5032"/>
    <w:rsid w:val="00FD51BC"/>
    <w:rsid w:val="00FD5988"/>
    <w:rsid w:val="00FD5A6B"/>
    <w:rsid w:val="00FD7352"/>
    <w:rsid w:val="00FE03BD"/>
    <w:rsid w:val="00FE112E"/>
    <w:rsid w:val="00FE1798"/>
    <w:rsid w:val="00FE1888"/>
    <w:rsid w:val="00FE1901"/>
    <w:rsid w:val="00FE3F2E"/>
    <w:rsid w:val="00FE42CF"/>
    <w:rsid w:val="00FE4541"/>
    <w:rsid w:val="00FE45E8"/>
    <w:rsid w:val="00FE5193"/>
    <w:rsid w:val="00FE5E1C"/>
    <w:rsid w:val="00FE6B05"/>
    <w:rsid w:val="00FE704F"/>
    <w:rsid w:val="00FE7469"/>
    <w:rsid w:val="00FE778E"/>
    <w:rsid w:val="00FE77F2"/>
    <w:rsid w:val="00FF1A92"/>
    <w:rsid w:val="00FF1BAC"/>
    <w:rsid w:val="00FF2B57"/>
    <w:rsid w:val="00FF34B1"/>
    <w:rsid w:val="00FF34CB"/>
    <w:rsid w:val="00FF3C7D"/>
    <w:rsid w:val="00FF3F1B"/>
    <w:rsid w:val="00FF4647"/>
    <w:rsid w:val="00FF47F8"/>
    <w:rsid w:val="00FF53A9"/>
    <w:rsid w:val="00FF6D9E"/>
    <w:rsid w:val="089082A6"/>
    <w:rsid w:val="0C26B803"/>
    <w:rsid w:val="1223C066"/>
    <w:rsid w:val="15A8FEB9"/>
    <w:rsid w:val="17B722BD"/>
    <w:rsid w:val="1C2D8529"/>
    <w:rsid w:val="2166F2EA"/>
    <w:rsid w:val="2D6AA59C"/>
    <w:rsid w:val="3FAA146B"/>
    <w:rsid w:val="4EE84BE5"/>
    <w:rsid w:val="51227BEB"/>
    <w:rsid w:val="529AB4EA"/>
    <w:rsid w:val="6A327557"/>
    <w:rsid w:val="6EC2B7A7"/>
    <w:rsid w:val="6F99153E"/>
    <w:rsid w:val="75DE0D16"/>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7277DE"/>
  <w15:chartTrackingRefBased/>
  <w15:docId w15:val="{07832837-5DA1-4DD8-8913-152D14F10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Arial"/>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CE7882"/>
    <w:pPr>
      <w:tabs>
        <w:tab w:val="left" w:pos="1418"/>
        <w:tab w:val="left" w:pos="1985"/>
        <w:tab w:val="left" w:pos="2552"/>
      </w:tabs>
      <w:spacing w:line="360" w:lineRule="auto"/>
      <w:ind w:left="567"/>
      <w:jc w:val="both"/>
    </w:pPr>
    <w:rPr>
      <w:rFonts w:ascii="Segoe UI Semilight" w:hAnsi="Segoe UI Semilight" w:cs="Segoe UI Semilight"/>
      <w:sz w:val="22"/>
      <w:szCs w:val="22"/>
    </w:rPr>
  </w:style>
  <w:style w:type="paragraph" w:styleId="Heading1">
    <w:name w:val="heading 1"/>
    <w:basedOn w:val="Normal"/>
    <w:next w:val="NormalIndent"/>
    <w:link w:val="Heading1Char"/>
    <w:uiPriority w:val="9"/>
    <w:qFormat/>
    <w:rsid w:val="00596757"/>
    <w:pPr>
      <w:numPr>
        <w:numId w:val="1"/>
      </w:numPr>
      <w:tabs>
        <w:tab w:val="clear" w:pos="1418"/>
        <w:tab w:val="left" w:pos="426"/>
      </w:tabs>
      <w:outlineLvl w:val="0"/>
    </w:pPr>
    <w:rPr>
      <w:rFonts w:eastAsia="SimSun"/>
      <w:b/>
      <w:bCs/>
      <w:sz w:val="30"/>
      <w:szCs w:val="32"/>
      <w:u w:val="single"/>
    </w:rPr>
  </w:style>
  <w:style w:type="paragraph" w:styleId="Heading2">
    <w:name w:val="heading 2"/>
    <w:basedOn w:val="Normal"/>
    <w:next w:val="NormalIndent"/>
    <w:link w:val="Heading2Char"/>
    <w:uiPriority w:val="9"/>
    <w:unhideWhenUsed/>
    <w:qFormat/>
    <w:rsid w:val="00596757"/>
    <w:pPr>
      <w:numPr>
        <w:ilvl w:val="1"/>
        <w:numId w:val="1"/>
      </w:numPr>
      <w:tabs>
        <w:tab w:val="clear" w:pos="1418"/>
        <w:tab w:val="left" w:pos="426"/>
      </w:tabs>
      <w:ind w:left="1418" w:hanging="1418"/>
      <w:outlineLvl w:val="1"/>
    </w:pPr>
    <w:rPr>
      <w:rFonts w:eastAsia="SimSun"/>
      <w:b/>
      <w:bCs/>
      <w:u w:val="single"/>
    </w:rPr>
  </w:style>
  <w:style w:type="paragraph" w:styleId="Heading3">
    <w:name w:val="heading 3"/>
    <w:basedOn w:val="Normal"/>
    <w:next w:val="NormalIndent"/>
    <w:link w:val="Heading3Char"/>
    <w:uiPriority w:val="9"/>
    <w:unhideWhenUsed/>
    <w:qFormat/>
    <w:rsid w:val="00E3406E"/>
    <w:pPr>
      <w:numPr>
        <w:ilvl w:val="2"/>
        <w:numId w:val="1"/>
      </w:numPr>
      <w:outlineLvl w:val="2"/>
    </w:pPr>
    <w:rPr>
      <w:rFonts w:eastAsia="SimSun"/>
      <w:b/>
      <w:bCs/>
      <w:u w:val="single"/>
    </w:rPr>
  </w:style>
  <w:style w:type="paragraph" w:styleId="Heading4">
    <w:name w:val="heading 4"/>
    <w:basedOn w:val="Normal"/>
    <w:next w:val="NormalIndent"/>
    <w:link w:val="Heading4Char"/>
    <w:uiPriority w:val="9"/>
    <w:unhideWhenUsed/>
    <w:qFormat/>
    <w:rsid w:val="00E3406E"/>
    <w:pPr>
      <w:numPr>
        <w:ilvl w:val="3"/>
        <w:numId w:val="1"/>
      </w:numPr>
      <w:outlineLvl w:val="3"/>
    </w:pPr>
    <w:rPr>
      <w:rFonts w:eastAsia="SimSun"/>
      <w:b/>
      <w:bCs/>
    </w:rPr>
  </w:style>
  <w:style w:type="paragraph" w:styleId="Heading5">
    <w:name w:val="heading 5"/>
    <w:basedOn w:val="Normal"/>
    <w:next w:val="NormalIndent"/>
    <w:link w:val="Heading5Char"/>
    <w:uiPriority w:val="9"/>
    <w:unhideWhenUsed/>
    <w:qFormat/>
    <w:rsid w:val="00E3406E"/>
    <w:pPr>
      <w:outlineLvl w:val="4"/>
    </w:pPr>
    <w:rPr>
      <w:rFonts w:eastAsia="SimSun"/>
      <w:caps/>
    </w:rPr>
  </w:style>
  <w:style w:type="paragraph" w:styleId="Heading6">
    <w:name w:val="heading 6"/>
    <w:basedOn w:val="Normal"/>
    <w:next w:val="NormalIndent"/>
    <w:link w:val="Heading6Char"/>
    <w:uiPriority w:val="9"/>
    <w:unhideWhenUsed/>
    <w:qFormat/>
    <w:rsid w:val="00421B48"/>
    <w:pPr>
      <w:keepNext/>
      <w:keepLines/>
      <w:outlineLvl w:val="5"/>
    </w:pPr>
    <w:rPr>
      <w:rFonts w:eastAsia="SimSun"/>
      <w:caps/>
    </w:rPr>
  </w:style>
  <w:style w:type="paragraph" w:styleId="Heading7">
    <w:name w:val="heading 7"/>
    <w:basedOn w:val="Normal"/>
    <w:next w:val="Normal"/>
    <w:link w:val="Heading7Char"/>
    <w:uiPriority w:val="9"/>
    <w:unhideWhenUsed/>
    <w:qFormat/>
    <w:rsid w:val="008043DE"/>
    <w:pPr>
      <w:keepNext/>
      <w:keepLines/>
      <w:spacing w:before="40"/>
      <w:outlineLvl w:val="6"/>
    </w:pPr>
    <w:rPr>
      <w:rFonts w:ascii="Calibri Light" w:eastAsia="SimSun" w:hAnsi="Calibri Light" w:cs="Times New Roman"/>
      <w:b/>
      <w:bCs/>
      <w:color w:val="1F4E79"/>
    </w:rPr>
  </w:style>
  <w:style w:type="paragraph" w:styleId="Heading8">
    <w:name w:val="heading 8"/>
    <w:basedOn w:val="Normal"/>
    <w:next w:val="Normal"/>
    <w:link w:val="Heading8Char"/>
    <w:uiPriority w:val="9"/>
    <w:unhideWhenUsed/>
    <w:qFormat/>
    <w:rsid w:val="008043DE"/>
    <w:pPr>
      <w:keepNext/>
      <w:keepLines/>
      <w:spacing w:before="40"/>
      <w:outlineLvl w:val="7"/>
    </w:pPr>
    <w:rPr>
      <w:rFonts w:ascii="Calibri Light" w:eastAsia="SimSun" w:hAnsi="Calibri Light" w:cs="Times New Roman"/>
      <w:b/>
      <w:bCs/>
      <w:i/>
      <w:iCs/>
      <w:color w:val="1F4E79"/>
    </w:rPr>
  </w:style>
  <w:style w:type="paragraph" w:styleId="Heading9">
    <w:name w:val="heading 9"/>
    <w:basedOn w:val="Normal"/>
    <w:next w:val="Normal"/>
    <w:link w:val="Heading9Char"/>
    <w:uiPriority w:val="9"/>
    <w:unhideWhenUsed/>
    <w:qFormat/>
    <w:rsid w:val="008043DE"/>
    <w:pPr>
      <w:keepNext/>
      <w:keepLines/>
      <w:spacing w:before="40"/>
      <w:outlineLvl w:val="8"/>
    </w:pPr>
    <w:rPr>
      <w:rFonts w:ascii="Calibri Light" w:eastAsia="SimSun" w:hAnsi="Calibri Light" w:cs="Times New Roman"/>
      <w:i/>
      <w:iCs/>
      <w:color w:val="1F4E7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rsid w:val="007632EC"/>
  </w:style>
  <w:style w:type="paragraph" w:styleId="Header">
    <w:name w:val="header"/>
    <w:basedOn w:val="Normal"/>
    <w:link w:val="HeaderChar"/>
    <w:pPr>
      <w:tabs>
        <w:tab w:val="center" w:pos="4320"/>
        <w:tab w:val="right" w:pos="8640"/>
      </w:tabs>
    </w:pPr>
  </w:style>
  <w:style w:type="character" w:styleId="FootnoteReference">
    <w:name w:val="footnote reference"/>
    <w:semiHidden/>
    <w:rPr>
      <w:position w:val="6"/>
      <w:sz w:val="16"/>
      <w:szCs w:val="16"/>
    </w:rPr>
  </w:style>
  <w:style w:type="paragraph" w:styleId="FootnoteText">
    <w:name w:val="footnote text"/>
    <w:basedOn w:val="Normal"/>
    <w:link w:val="FootnoteTextChar"/>
    <w:semiHidden/>
    <w:rPr>
      <w:szCs w:val="20"/>
    </w:rPr>
  </w:style>
  <w:style w:type="paragraph" w:styleId="Footer">
    <w:name w:val="footer"/>
    <w:basedOn w:val="Normal"/>
    <w:link w:val="FooterChar"/>
    <w:uiPriority w:val="99"/>
    <w:pPr>
      <w:tabs>
        <w:tab w:val="center" w:pos="4320"/>
        <w:tab w:val="right" w:pos="8640"/>
      </w:tabs>
    </w:pPr>
  </w:style>
  <w:style w:type="table" w:styleId="TableGrid">
    <w:name w:val="Table Grid"/>
    <w:basedOn w:val="TableNormal"/>
    <w:uiPriority w:val="39"/>
    <w:rsid w:val="00D452A7"/>
    <w:pPr>
      <w:tabs>
        <w:tab w:val="left" w:pos="851"/>
        <w:tab w:val="left" w:pos="1418"/>
        <w:tab w:val="left" w:pos="1985"/>
      </w:tabs>
      <w:bidi/>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687A66"/>
  </w:style>
  <w:style w:type="paragraph" w:styleId="BalloonText">
    <w:name w:val="Balloon Text"/>
    <w:basedOn w:val="Normal"/>
    <w:link w:val="BalloonTextChar"/>
    <w:uiPriority w:val="99"/>
    <w:semiHidden/>
    <w:unhideWhenUsed/>
    <w:rsid w:val="00035B86"/>
    <w:pPr>
      <w:spacing w:line="240" w:lineRule="auto"/>
    </w:pPr>
    <w:rPr>
      <w:rFonts w:cs="Tahoma"/>
      <w:sz w:val="16"/>
      <w:szCs w:val="16"/>
    </w:rPr>
  </w:style>
  <w:style w:type="character" w:customStyle="1" w:styleId="BalloonTextChar">
    <w:name w:val="Balloon Text Char"/>
    <w:link w:val="BalloonText"/>
    <w:uiPriority w:val="99"/>
    <w:semiHidden/>
    <w:rsid w:val="00035B86"/>
    <w:rPr>
      <w:rFonts w:ascii="Tahoma" w:hAnsi="Tahoma" w:cs="Tahoma"/>
      <w:sz w:val="16"/>
      <w:szCs w:val="16"/>
    </w:rPr>
  </w:style>
  <w:style w:type="character" w:customStyle="1" w:styleId="HeaderChar">
    <w:name w:val="Header Char"/>
    <w:link w:val="Header"/>
    <w:rsid w:val="00875C64"/>
    <w:rPr>
      <w:rFonts w:cs="David"/>
      <w:sz w:val="22"/>
      <w:szCs w:val="24"/>
    </w:rPr>
  </w:style>
  <w:style w:type="character" w:styleId="Hyperlink">
    <w:name w:val="Hyperlink"/>
    <w:uiPriority w:val="99"/>
    <w:unhideWhenUsed/>
    <w:rsid w:val="004D0A05"/>
    <w:rPr>
      <w:color w:val="0563C1"/>
      <w:u w:val="single"/>
    </w:rPr>
  </w:style>
  <w:style w:type="character" w:customStyle="1" w:styleId="FooterChar">
    <w:name w:val="Footer Char"/>
    <w:link w:val="Footer"/>
    <w:uiPriority w:val="99"/>
    <w:rsid w:val="00357F88"/>
    <w:rPr>
      <w:rFonts w:ascii="Tahoma" w:hAnsi="Tahoma" w:cs="David"/>
      <w:sz w:val="22"/>
      <w:szCs w:val="24"/>
    </w:rPr>
  </w:style>
  <w:style w:type="paragraph" w:customStyle="1" w:styleId="Tahoma">
    <w:name w:val="Tahoma"/>
    <w:basedOn w:val="Normal"/>
    <w:qFormat/>
    <w:rsid w:val="0098074D"/>
    <w:rPr>
      <w:rFonts w:cs="Tahoma"/>
      <w:noProof/>
    </w:rPr>
  </w:style>
  <w:style w:type="character" w:customStyle="1" w:styleId="Heading1Char">
    <w:name w:val="Heading 1 Char"/>
    <w:link w:val="Heading1"/>
    <w:uiPriority w:val="9"/>
    <w:rsid w:val="00E3406E"/>
    <w:rPr>
      <w:rFonts w:ascii="Segoe UI Semilight" w:eastAsia="SimSun" w:hAnsi="Segoe UI Semilight" w:cs="Segoe UI Semilight"/>
      <w:b/>
      <w:bCs/>
      <w:sz w:val="30"/>
      <w:szCs w:val="32"/>
      <w:u w:val="single"/>
    </w:rPr>
  </w:style>
  <w:style w:type="character" w:customStyle="1" w:styleId="Heading2Char">
    <w:name w:val="Heading 2 Char"/>
    <w:link w:val="Heading2"/>
    <w:uiPriority w:val="9"/>
    <w:rsid w:val="005F6CA9"/>
    <w:rPr>
      <w:rFonts w:ascii="Segoe UI Semilight" w:eastAsia="SimSun" w:hAnsi="Segoe UI Semilight" w:cs="Segoe UI Semilight"/>
      <w:b/>
      <w:bCs/>
      <w:sz w:val="22"/>
      <w:szCs w:val="22"/>
      <w:u w:val="single"/>
    </w:rPr>
  </w:style>
  <w:style w:type="character" w:customStyle="1" w:styleId="Heading3Char">
    <w:name w:val="Heading 3 Char"/>
    <w:link w:val="Heading3"/>
    <w:uiPriority w:val="9"/>
    <w:rsid w:val="00E3406E"/>
    <w:rPr>
      <w:rFonts w:ascii="Segoe UI Semilight" w:eastAsia="SimSun" w:hAnsi="Segoe UI Semilight" w:cs="Segoe UI Semilight"/>
      <w:b/>
      <w:bCs/>
      <w:sz w:val="22"/>
      <w:szCs w:val="22"/>
      <w:u w:val="single"/>
    </w:rPr>
  </w:style>
  <w:style w:type="character" w:customStyle="1" w:styleId="Heading4Char">
    <w:name w:val="Heading 4 Char"/>
    <w:link w:val="Heading4"/>
    <w:uiPriority w:val="9"/>
    <w:rsid w:val="00E3406E"/>
    <w:rPr>
      <w:rFonts w:ascii="Segoe UI Semilight" w:eastAsia="SimSun" w:hAnsi="Segoe UI Semilight" w:cs="Segoe UI Semilight"/>
      <w:b/>
      <w:bCs/>
      <w:sz w:val="22"/>
      <w:szCs w:val="22"/>
    </w:rPr>
  </w:style>
  <w:style w:type="character" w:customStyle="1" w:styleId="Heading5Char">
    <w:name w:val="Heading 5 Char"/>
    <w:link w:val="Heading5"/>
    <w:uiPriority w:val="9"/>
    <w:rsid w:val="00E3406E"/>
    <w:rPr>
      <w:rFonts w:ascii="Segoe UI Semilight" w:eastAsia="SimSun" w:hAnsi="Segoe UI Semilight" w:cs="Segoe UI Semilight"/>
      <w:caps/>
      <w:sz w:val="22"/>
      <w:szCs w:val="22"/>
    </w:rPr>
  </w:style>
  <w:style w:type="character" w:customStyle="1" w:styleId="Heading6Char">
    <w:name w:val="Heading 6 Char"/>
    <w:link w:val="Heading6"/>
    <w:uiPriority w:val="9"/>
    <w:rsid w:val="00421B48"/>
    <w:rPr>
      <w:rFonts w:eastAsia="SimSun"/>
      <w:caps/>
      <w:sz w:val="22"/>
      <w:szCs w:val="24"/>
    </w:rPr>
  </w:style>
  <w:style w:type="character" w:customStyle="1" w:styleId="Heading7Char">
    <w:name w:val="Heading 7 Char"/>
    <w:link w:val="Heading7"/>
    <w:uiPriority w:val="9"/>
    <w:rsid w:val="008043DE"/>
    <w:rPr>
      <w:rFonts w:ascii="Calibri Light" w:eastAsia="SimSun" w:hAnsi="Calibri Light" w:cs="Times New Roman"/>
      <w:b/>
      <w:bCs/>
      <w:color w:val="1F4E79"/>
    </w:rPr>
  </w:style>
  <w:style w:type="character" w:customStyle="1" w:styleId="Heading8Char">
    <w:name w:val="Heading 8 Char"/>
    <w:link w:val="Heading8"/>
    <w:uiPriority w:val="9"/>
    <w:rsid w:val="008043DE"/>
    <w:rPr>
      <w:rFonts w:ascii="Calibri Light" w:eastAsia="SimSun" w:hAnsi="Calibri Light" w:cs="Times New Roman"/>
      <w:b/>
      <w:bCs/>
      <w:i/>
      <w:iCs/>
      <w:color w:val="1F4E79"/>
    </w:rPr>
  </w:style>
  <w:style w:type="character" w:customStyle="1" w:styleId="Heading9Char">
    <w:name w:val="Heading 9 Char"/>
    <w:link w:val="Heading9"/>
    <w:uiPriority w:val="9"/>
    <w:rsid w:val="008043DE"/>
    <w:rPr>
      <w:rFonts w:ascii="Calibri Light" w:eastAsia="SimSun" w:hAnsi="Calibri Light" w:cs="Times New Roman"/>
      <w:i/>
      <w:iCs/>
      <w:color w:val="1F4E79"/>
    </w:rPr>
  </w:style>
  <w:style w:type="paragraph" w:styleId="Caption">
    <w:name w:val="caption"/>
    <w:basedOn w:val="Normal"/>
    <w:next w:val="Normal"/>
    <w:uiPriority w:val="35"/>
    <w:unhideWhenUsed/>
    <w:qFormat/>
    <w:rsid w:val="00A921FE"/>
    <w:pPr>
      <w:ind w:left="0"/>
      <w:jc w:val="center"/>
    </w:pPr>
  </w:style>
  <w:style w:type="paragraph" w:styleId="Title">
    <w:name w:val="Title"/>
    <w:basedOn w:val="Normal"/>
    <w:next w:val="Normal"/>
    <w:link w:val="TitleChar"/>
    <w:uiPriority w:val="10"/>
    <w:qFormat/>
    <w:rsid w:val="008043DE"/>
    <w:pPr>
      <w:spacing w:line="204" w:lineRule="auto"/>
      <w:contextualSpacing/>
    </w:pPr>
    <w:rPr>
      <w:rFonts w:ascii="Calibri Light" w:eastAsia="SimSun" w:hAnsi="Calibri Light" w:cs="Times New Roman"/>
      <w:caps/>
      <w:color w:val="44546A"/>
      <w:spacing w:val="-15"/>
      <w:sz w:val="72"/>
      <w:szCs w:val="72"/>
    </w:rPr>
  </w:style>
  <w:style w:type="character" w:customStyle="1" w:styleId="TitleChar">
    <w:name w:val="Title Char"/>
    <w:link w:val="Title"/>
    <w:uiPriority w:val="10"/>
    <w:rsid w:val="008043DE"/>
    <w:rPr>
      <w:rFonts w:ascii="Calibri Light" w:eastAsia="SimSun" w:hAnsi="Calibri Light" w:cs="Times New Roman"/>
      <w:caps/>
      <w:color w:val="44546A"/>
      <w:spacing w:val="-15"/>
      <w:sz w:val="72"/>
      <w:szCs w:val="72"/>
    </w:rPr>
  </w:style>
  <w:style w:type="paragraph" w:styleId="Subtitle">
    <w:name w:val="Subtitle"/>
    <w:basedOn w:val="Normal"/>
    <w:next w:val="Normal"/>
    <w:link w:val="SubtitleChar"/>
    <w:uiPriority w:val="11"/>
    <w:qFormat/>
    <w:rsid w:val="008043DE"/>
    <w:pPr>
      <w:numPr>
        <w:ilvl w:val="1"/>
      </w:numPr>
      <w:spacing w:after="240" w:line="240" w:lineRule="auto"/>
      <w:ind w:left="1418"/>
    </w:pPr>
    <w:rPr>
      <w:rFonts w:ascii="Calibri Light" w:eastAsia="SimSun" w:hAnsi="Calibri Light" w:cs="Times New Roman"/>
      <w:color w:val="5B9BD5"/>
      <w:sz w:val="28"/>
      <w:szCs w:val="28"/>
    </w:rPr>
  </w:style>
  <w:style w:type="character" w:customStyle="1" w:styleId="SubtitleChar">
    <w:name w:val="Subtitle Char"/>
    <w:link w:val="Subtitle"/>
    <w:uiPriority w:val="11"/>
    <w:rsid w:val="008043DE"/>
    <w:rPr>
      <w:rFonts w:ascii="Calibri Light" w:eastAsia="SimSun" w:hAnsi="Calibri Light" w:cs="Times New Roman"/>
      <w:color w:val="5B9BD5"/>
      <w:sz w:val="28"/>
      <w:szCs w:val="28"/>
    </w:rPr>
  </w:style>
  <w:style w:type="character" w:styleId="Strong">
    <w:name w:val="Strong"/>
    <w:uiPriority w:val="22"/>
    <w:qFormat/>
    <w:rsid w:val="008043DE"/>
    <w:rPr>
      <w:b/>
      <w:bCs/>
    </w:rPr>
  </w:style>
  <w:style w:type="character" w:styleId="Emphasis">
    <w:name w:val="Emphasis"/>
    <w:uiPriority w:val="20"/>
    <w:qFormat/>
    <w:rsid w:val="008043DE"/>
    <w:rPr>
      <w:i/>
      <w:iCs/>
    </w:rPr>
  </w:style>
  <w:style w:type="paragraph" w:styleId="NoSpacing">
    <w:name w:val="No Spacing"/>
    <w:link w:val="NoSpacingChar"/>
    <w:uiPriority w:val="1"/>
    <w:qFormat/>
    <w:rsid w:val="008043DE"/>
    <w:rPr>
      <w:sz w:val="22"/>
      <w:szCs w:val="22"/>
    </w:rPr>
  </w:style>
  <w:style w:type="paragraph" w:styleId="Quote">
    <w:name w:val="Quote"/>
    <w:basedOn w:val="Normal"/>
    <w:next w:val="Normal"/>
    <w:link w:val="QuoteChar"/>
    <w:uiPriority w:val="29"/>
    <w:qFormat/>
    <w:rsid w:val="008043DE"/>
    <w:pPr>
      <w:spacing w:before="120" w:after="120"/>
      <w:ind w:left="720"/>
    </w:pPr>
    <w:rPr>
      <w:color w:val="44546A"/>
      <w:sz w:val="24"/>
    </w:rPr>
  </w:style>
  <w:style w:type="character" w:customStyle="1" w:styleId="QuoteChar">
    <w:name w:val="Quote Char"/>
    <w:link w:val="Quote"/>
    <w:uiPriority w:val="29"/>
    <w:rsid w:val="008043DE"/>
    <w:rPr>
      <w:color w:val="44546A"/>
      <w:sz w:val="24"/>
      <w:szCs w:val="24"/>
    </w:rPr>
  </w:style>
  <w:style w:type="paragraph" w:styleId="IntenseQuote">
    <w:name w:val="Intense Quote"/>
    <w:basedOn w:val="Normal"/>
    <w:next w:val="Normal"/>
    <w:link w:val="IntenseQuoteChar"/>
    <w:uiPriority w:val="30"/>
    <w:qFormat/>
    <w:rsid w:val="008043DE"/>
    <w:pPr>
      <w:spacing w:before="100" w:beforeAutospacing="1" w:after="240" w:line="240" w:lineRule="auto"/>
      <w:ind w:left="720"/>
      <w:jc w:val="center"/>
    </w:pPr>
    <w:rPr>
      <w:rFonts w:ascii="Calibri Light" w:eastAsia="SimSun" w:hAnsi="Calibri Light" w:cs="Times New Roman"/>
      <w:color w:val="44546A"/>
      <w:spacing w:val="-6"/>
      <w:sz w:val="32"/>
      <w:szCs w:val="32"/>
    </w:rPr>
  </w:style>
  <w:style w:type="character" w:customStyle="1" w:styleId="IntenseQuoteChar">
    <w:name w:val="Intense Quote Char"/>
    <w:link w:val="IntenseQuote"/>
    <w:uiPriority w:val="30"/>
    <w:rsid w:val="008043DE"/>
    <w:rPr>
      <w:rFonts w:ascii="Calibri Light" w:eastAsia="SimSun" w:hAnsi="Calibri Light" w:cs="Times New Roman"/>
      <w:color w:val="44546A"/>
      <w:spacing w:val="-6"/>
      <w:sz w:val="32"/>
      <w:szCs w:val="32"/>
    </w:rPr>
  </w:style>
  <w:style w:type="character" w:styleId="SubtleEmphasis">
    <w:name w:val="Subtle Emphasis"/>
    <w:uiPriority w:val="19"/>
    <w:qFormat/>
    <w:rsid w:val="008043DE"/>
    <w:rPr>
      <w:i/>
      <w:iCs/>
      <w:color w:val="595959"/>
    </w:rPr>
  </w:style>
  <w:style w:type="character" w:styleId="IntenseEmphasis">
    <w:name w:val="Intense Emphasis"/>
    <w:uiPriority w:val="21"/>
    <w:qFormat/>
    <w:rsid w:val="008043DE"/>
    <w:rPr>
      <w:b/>
      <w:bCs/>
      <w:i/>
      <w:iCs/>
    </w:rPr>
  </w:style>
  <w:style w:type="character" w:styleId="SubtleReference">
    <w:name w:val="Subtle Reference"/>
    <w:uiPriority w:val="31"/>
    <w:qFormat/>
    <w:rsid w:val="008043DE"/>
    <w:rPr>
      <w:smallCaps/>
      <w:color w:val="595959"/>
      <w:u w:val="none" w:color="7F7F7F"/>
      <w:bdr w:val="none" w:sz="0" w:space="0" w:color="auto"/>
    </w:rPr>
  </w:style>
  <w:style w:type="character" w:styleId="IntenseReference">
    <w:name w:val="Intense Reference"/>
    <w:uiPriority w:val="32"/>
    <w:qFormat/>
    <w:rsid w:val="008043DE"/>
    <w:rPr>
      <w:b/>
      <w:bCs/>
      <w:smallCaps/>
      <w:color w:val="44546A"/>
      <w:u w:val="single"/>
    </w:rPr>
  </w:style>
  <w:style w:type="character" w:styleId="BookTitle">
    <w:name w:val="Book Title"/>
    <w:uiPriority w:val="33"/>
    <w:qFormat/>
    <w:rsid w:val="008043DE"/>
    <w:rPr>
      <w:b/>
      <w:bCs/>
      <w:smallCaps/>
      <w:spacing w:val="10"/>
    </w:rPr>
  </w:style>
  <w:style w:type="paragraph" w:styleId="TOCHeading">
    <w:name w:val="TOC Heading"/>
    <w:basedOn w:val="Heading1"/>
    <w:next w:val="Normal"/>
    <w:uiPriority w:val="39"/>
    <w:unhideWhenUsed/>
    <w:qFormat/>
    <w:rsid w:val="008043DE"/>
    <w:pPr>
      <w:outlineLvl w:val="9"/>
    </w:pPr>
  </w:style>
  <w:style w:type="paragraph" w:customStyle="1" w:styleId="assistent">
    <w:name w:val="assistent"/>
    <w:basedOn w:val="Normal"/>
    <w:link w:val="assistentChar"/>
    <w:qFormat/>
    <w:rsid w:val="00A814AD"/>
    <w:pPr>
      <w:autoSpaceDE w:val="0"/>
      <w:autoSpaceDN w:val="0"/>
      <w:adjustRightInd w:val="0"/>
    </w:pPr>
    <w:rPr>
      <w:rFonts w:ascii="Assistant SemiBold" w:hAnsi="Assistant SemiBold" w:cs="Assistant SemiBold"/>
      <w:color w:val="000041"/>
      <w:sz w:val="24"/>
    </w:rPr>
  </w:style>
  <w:style w:type="character" w:customStyle="1" w:styleId="assistentChar">
    <w:name w:val="assistent Char"/>
    <w:link w:val="assistent"/>
    <w:rsid w:val="00A814AD"/>
    <w:rPr>
      <w:rFonts w:ascii="Assistant SemiBold" w:hAnsi="Assistant SemiBold" w:cs="Assistant SemiBold"/>
      <w:color w:val="000041"/>
      <w:sz w:val="24"/>
      <w:szCs w:val="24"/>
    </w:rPr>
  </w:style>
  <w:style w:type="paragraph" w:customStyle="1" w:styleId="TableHeading">
    <w:name w:val="Table Heading"/>
    <w:rsid w:val="00421B48"/>
    <w:pPr>
      <w:spacing w:before="20" w:after="20"/>
      <w:jc w:val="center"/>
    </w:pPr>
    <w:rPr>
      <w:rFonts w:ascii="Arial" w:hAnsi="Arial"/>
      <w:b/>
      <w:bCs/>
    </w:rPr>
  </w:style>
  <w:style w:type="paragraph" w:styleId="Index1">
    <w:name w:val="index 1"/>
    <w:basedOn w:val="Normal"/>
    <w:next w:val="Normal"/>
    <w:autoRedefine/>
    <w:semiHidden/>
    <w:rsid w:val="00421B48"/>
    <w:pPr>
      <w:tabs>
        <w:tab w:val="clear" w:pos="1418"/>
        <w:tab w:val="clear" w:pos="1985"/>
      </w:tabs>
      <w:spacing w:line="240" w:lineRule="auto"/>
    </w:pPr>
    <w:rPr>
      <w:rFonts w:ascii="Times New Roman" w:hAnsi="Times New Roman" w:cs="David"/>
      <w:sz w:val="24"/>
    </w:rPr>
  </w:style>
  <w:style w:type="paragraph" w:customStyle="1" w:styleId="FrontMatterHeading">
    <w:name w:val="Front Matter Heading"/>
    <w:next w:val="Normal"/>
    <w:rsid w:val="00E11DDD"/>
    <w:pPr>
      <w:keepNext/>
      <w:pageBreakBefore/>
      <w:bidi/>
      <w:spacing w:before="240" w:after="180" w:line="264" w:lineRule="auto"/>
      <w:jc w:val="center"/>
    </w:pPr>
    <w:rPr>
      <w:rFonts w:ascii="Arial" w:hAnsi="Arial"/>
      <w:b/>
      <w:bCs/>
      <w:caps/>
      <w:sz w:val="28"/>
      <w:szCs w:val="28"/>
      <w:u w:val="single"/>
    </w:rPr>
  </w:style>
  <w:style w:type="paragraph" w:customStyle="1" w:styleId="Text">
    <w:name w:val="Text"/>
    <w:rsid w:val="00A15B37"/>
    <w:pPr>
      <w:spacing w:after="180" w:line="360" w:lineRule="auto"/>
      <w:ind w:left="1418"/>
    </w:pPr>
    <w:rPr>
      <w:rFonts w:ascii="Times New Roman" w:hAnsi="Times New Roman" w:cs="Times New Roman"/>
      <w:noProof/>
      <w:sz w:val="24"/>
      <w:szCs w:val="24"/>
    </w:rPr>
  </w:style>
  <w:style w:type="paragraph" w:customStyle="1" w:styleId="10">
    <w:name w:val="בודי טקסט 1"/>
    <w:basedOn w:val="Normal"/>
    <w:rsid w:val="00A15B37"/>
    <w:pPr>
      <w:tabs>
        <w:tab w:val="clear" w:pos="1418"/>
        <w:tab w:val="clear" w:pos="1985"/>
        <w:tab w:val="clear" w:pos="2552"/>
      </w:tabs>
      <w:spacing w:line="264" w:lineRule="auto"/>
      <w:ind w:left="1134"/>
    </w:pPr>
    <w:rPr>
      <w:rFonts w:ascii="Times New Roman" w:hAnsi="Times New Roman" w:cs="David"/>
      <w:sz w:val="24"/>
      <w:lang w:eastAsia="he-IL"/>
    </w:rPr>
  </w:style>
  <w:style w:type="paragraph" w:customStyle="1" w:styleId="1">
    <w:name w:val="הדינג1"/>
    <w:basedOn w:val="10"/>
    <w:next w:val="10"/>
    <w:rsid w:val="00B51986"/>
    <w:pPr>
      <w:keepNext/>
      <w:numPr>
        <w:numId w:val="2"/>
      </w:numPr>
      <w:tabs>
        <w:tab w:val="clear" w:pos="1418"/>
        <w:tab w:val="left" w:pos="1134"/>
      </w:tabs>
      <w:spacing w:before="120" w:after="120"/>
      <w:ind w:left="1134" w:hanging="1134"/>
      <w:jc w:val="left"/>
      <w:outlineLvl w:val="0"/>
    </w:pPr>
    <w:rPr>
      <w:rFonts w:ascii="Times New Roman Bold" w:hAnsi="Times New Roman Bold"/>
      <w:b/>
      <w:bCs/>
      <w:sz w:val="28"/>
      <w:szCs w:val="28"/>
    </w:rPr>
  </w:style>
  <w:style w:type="paragraph" w:customStyle="1" w:styleId="2">
    <w:name w:val="הדינג2"/>
    <w:basedOn w:val="1"/>
    <w:next w:val="10"/>
    <w:rsid w:val="00B51986"/>
    <w:pPr>
      <w:numPr>
        <w:ilvl w:val="1"/>
      </w:numPr>
      <w:tabs>
        <w:tab w:val="clear" w:pos="1418"/>
      </w:tabs>
      <w:ind w:left="1134" w:hanging="1134"/>
      <w:outlineLvl w:val="1"/>
    </w:pPr>
    <w:rPr>
      <w:sz w:val="24"/>
      <w:szCs w:val="24"/>
    </w:rPr>
  </w:style>
  <w:style w:type="paragraph" w:customStyle="1" w:styleId="3">
    <w:name w:val="הדינג3"/>
    <w:basedOn w:val="2"/>
    <w:next w:val="10"/>
    <w:rsid w:val="00B51986"/>
    <w:pPr>
      <w:numPr>
        <w:ilvl w:val="2"/>
      </w:numPr>
      <w:tabs>
        <w:tab w:val="clear" w:pos="1418"/>
      </w:tabs>
      <w:ind w:left="1134" w:hanging="1134"/>
      <w:outlineLvl w:val="2"/>
    </w:pPr>
    <w:rPr>
      <w:u w:val="single"/>
    </w:rPr>
  </w:style>
  <w:style w:type="paragraph" w:customStyle="1" w:styleId="4">
    <w:name w:val="הדינג4"/>
    <w:basedOn w:val="3"/>
    <w:next w:val="10"/>
    <w:rsid w:val="00B51986"/>
    <w:pPr>
      <w:numPr>
        <w:ilvl w:val="3"/>
      </w:numPr>
      <w:tabs>
        <w:tab w:val="clear" w:pos="1418"/>
      </w:tabs>
      <w:ind w:left="1134" w:hanging="1134"/>
      <w:outlineLvl w:val="3"/>
    </w:pPr>
    <w:rPr>
      <w:rFonts w:ascii="Times New Roman" w:hAnsi="Times New Roman"/>
      <w:b w:val="0"/>
      <w:bCs w:val="0"/>
      <w:u w:val="none"/>
    </w:rPr>
  </w:style>
  <w:style w:type="paragraph" w:customStyle="1" w:styleId="5">
    <w:name w:val="הדינג5"/>
    <w:basedOn w:val="4"/>
    <w:next w:val="BodyText"/>
    <w:rsid w:val="00B51986"/>
    <w:pPr>
      <w:numPr>
        <w:ilvl w:val="4"/>
      </w:numPr>
      <w:outlineLvl w:val="4"/>
    </w:pPr>
  </w:style>
  <w:style w:type="paragraph" w:customStyle="1" w:styleId="6">
    <w:name w:val="הדינג6"/>
    <w:basedOn w:val="5"/>
    <w:next w:val="BodyText"/>
    <w:rsid w:val="00B51986"/>
    <w:pPr>
      <w:numPr>
        <w:ilvl w:val="5"/>
      </w:numPr>
      <w:outlineLvl w:val="5"/>
    </w:pPr>
  </w:style>
  <w:style w:type="paragraph" w:styleId="BodyText">
    <w:name w:val="Body Text"/>
    <w:basedOn w:val="Normal"/>
    <w:link w:val="BodyTextChar"/>
    <w:unhideWhenUsed/>
    <w:rsid w:val="00B51986"/>
    <w:pPr>
      <w:spacing w:after="120"/>
    </w:pPr>
  </w:style>
  <w:style w:type="character" w:customStyle="1" w:styleId="BodyTextChar">
    <w:name w:val="Body Text Char"/>
    <w:basedOn w:val="DefaultParagraphFont"/>
    <w:link w:val="BodyText"/>
    <w:rsid w:val="00B51986"/>
    <w:rPr>
      <w:sz w:val="22"/>
      <w:szCs w:val="24"/>
    </w:rPr>
  </w:style>
  <w:style w:type="paragraph" w:styleId="TOC1">
    <w:name w:val="toc 1"/>
    <w:basedOn w:val="Normal"/>
    <w:next w:val="Normal"/>
    <w:autoRedefine/>
    <w:uiPriority w:val="39"/>
    <w:unhideWhenUsed/>
    <w:rsid w:val="006F0D50"/>
    <w:pPr>
      <w:tabs>
        <w:tab w:val="clear" w:pos="1418"/>
        <w:tab w:val="clear" w:pos="1985"/>
        <w:tab w:val="clear" w:pos="2552"/>
        <w:tab w:val="left" w:pos="284"/>
        <w:tab w:val="right" w:leader="dot" w:pos="9743"/>
      </w:tabs>
      <w:ind w:left="1134" w:hanging="1134"/>
    </w:pPr>
    <w:rPr>
      <w:noProof/>
    </w:rPr>
  </w:style>
  <w:style w:type="paragraph" w:styleId="TOC2">
    <w:name w:val="toc 2"/>
    <w:basedOn w:val="Normal"/>
    <w:next w:val="Normal"/>
    <w:autoRedefine/>
    <w:uiPriority w:val="39"/>
    <w:unhideWhenUsed/>
    <w:rsid w:val="00D71D89"/>
    <w:pPr>
      <w:tabs>
        <w:tab w:val="clear" w:pos="1418"/>
        <w:tab w:val="clear" w:pos="1985"/>
        <w:tab w:val="clear" w:pos="2552"/>
        <w:tab w:val="right" w:leader="dot" w:pos="9781"/>
      </w:tabs>
      <w:ind w:left="851" w:right="-28" w:hanging="425"/>
    </w:pPr>
    <w:rPr>
      <w:noProof/>
    </w:rPr>
  </w:style>
  <w:style w:type="paragraph" w:styleId="TOC3">
    <w:name w:val="toc 3"/>
    <w:basedOn w:val="Normal"/>
    <w:next w:val="Normal"/>
    <w:autoRedefine/>
    <w:uiPriority w:val="39"/>
    <w:unhideWhenUsed/>
    <w:rsid w:val="00D71D89"/>
    <w:pPr>
      <w:tabs>
        <w:tab w:val="clear" w:pos="1418"/>
        <w:tab w:val="clear" w:pos="1985"/>
        <w:tab w:val="clear" w:pos="2552"/>
        <w:tab w:val="right" w:leader="dot" w:pos="9753"/>
      </w:tabs>
      <w:ind w:left="1560" w:hanging="567"/>
    </w:pPr>
    <w:rPr>
      <w:noProof/>
    </w:rPr>
  </w:style>
  <w:style w:type="paragraph" w:styleId="TOC4">
    <w:name w:val="toc 4"/>
    <w:basedOn w:val="Normal"/>
    <w:next w:val="Normal"/>
    <w:autoRedefine/>
    <w:uiPriority w:val="39"/>
    <w:unhideWhenUsed/>
    <w:rsid w:val="00D71D89"/>
    <w:pPr>
      <w:tabs>
        <w:tab w:val="clear" w:pos="1418"/>
        <w:tab w:val="clear" w:pos="1985"/>
        <w:tab w:val="clear" w:pos="2552"/>
        <w:tab w:val="left" w:pos="284"/>
        <w:tab w:val="right" w:leader="dot" w:pos="9753"/>
      </w:tabs>
    </w:pPr>
  </w:style>
  <w:style w:type="paragraph" w:styleId="TOC5">
    <w:name w:val="toc 5"/>
    <w:basedOn w:val="Normal"/>
    <w:next w:val="Normal"/>
    <w:autoRedefine/>
    <w:uiPriority w:val="39"/>
    <w:unhideWhenUsed/>
    <w:rsid w:val="0065086A"/>
    <w:pPr>
      <w:tabs>
        <w:tab w:val="clear" w:pos="1418"/>
        <w:tab w:val="clear" w:pos="1985"/>
        <w:tab w:val="clear" w:pos="2552"/>
        <w:tab w:val="left" w:pos="851"/>
        <w:tab w:val="right" w:leader="dot" w:pos="9356"/>
      </w:tabs>
    </w:pPr>
  </w:style>
  <w:style w:type="paragraph" w:styleId="TableofFigures">
    <w:name w:val="table of figures"/>
    <w:basedOn w:val="Normal"/>
    <w:next w:val="Normal"/>
    <w:uiPriority w:val="99"/>
    <w:unhideWhenUsed/>
    <w:rsid w:val="00AE5469"/>
    <w:pPr>
      <w:tabs>
        <w:tab w:val="clear" w:pos="1418"/>
        <w:tab w:val="clear" w:pos="1985"/>
        <w:tab w:val="clear" w:pos="2552"/>
        <w:tab w:val="left" w:pos="851"/>
        <w:tab w:val="right" w:leader="dot" w:pos="9356"/>
      </w:tabs>
    </w:pPr>
  </w:style>
  <w:style w:type="paragraph" w:customStyle="1" w:styleId="AsistentEng">
    <w:name w:val="Asistent Eng"/>
    <w:basedOn w:val="assistent"/>
    <w:link w:val="AsistentEngChar"/>
    <w:qFormat/>
    <w:rsid w:val="00A323DF"/>
    <w:pPr>
      <w:tabs>
        <w:tab w:val="clear" w:pos="1418"/>
        <w:tab w:val="clear" w:pos="1985"/>
        <w:tab w:val="clear" w:pos="2552"/>
      </w:tabs>
      <w:spacing w:line="276" w:lineRule="auto"/>
    </w:pPr>
    <w:rPr>
      <w:szCs w:val="24"/>
    </w:rPr>
  </w:style>
  <w:style w:type="character" w:customStyle="1" w:styleId="AsistentEngChar">
    <w:name w:val="Asistent Eng Char"/>
    <w:basedOn w:val="assistentChar"/>
    <w:link w:val="AsistentEng"/>
    <w:rsid w:val="00A323DF"/>
    <w:rPr>
      <w:rFonts w:ascii="Assistant SemiBold" w:hAnsi="Assistant SemiBold" w:cs="Assistant SemiBold"/>
      <w:color w:val="000041"/>
      <w:sz w:val="24"/>
      <w:szCs w:val="24"/>
    </w:rPr>
  </w:style>
  <w:style w:type="paragraph" w:customStyle="1" w:styleId="ProprietaryLableBoldonCP">
    <w:name w:val="Proprietary Lable Bold on CP"/>
    <w:autoRedefine/>
    <w:rsid w:val="00A323DF"/>
    <w:pPr>
      <w:jc w:val="center"/>
    </w:pPr>
    <w:rPr>
      <w:rFonts w:ascii="Times New Roman Bold" w:hAnsi="Times New Roman Bold" w:cs="Times New Roman"/>
      <w:b/>
      <w:bCs/>
      <w:color w:val="FF0000"/>
      <w:sz w:val="18"/>
      <w:szCs w:val="18"/>
    </w:rPr>
  </w:style>
  <w:style w:type="paragraph" w:customStyle="1" w:styleId="Default">
    <w:name w:val="Default"/>
    <w:rsid w:val="007A20B4"/>
    <w:pPr>
      <w:autoSpaceDE w:val="0"/>
      <w:autoSpaceDN w:val="0"/>
      <w:adjustRightInd w:val="0"/>
    </w:pPr>
    <w:rPr>
      <w:rFonts w:eastAsiaTheme="minorEastAsia" w:cs="Calibri"/>
      <w:color w:val="000000"/>
      <w:sz w:val="24"/>
      <w:szCs w:val="24"/>
    </w:rPr>
  </w:style>
  <w:style w:type="character" w:customStyle="1" w:styleId="hps">
    <w:name w:val="hps"/>
    <w:basedOn w:val="DefaultParagraphFont"/>
    <w:rsid w:val="007A20B4"/>
  </w:style>
  <w:style w:type="paragraph" w:styleId="ListParagraph">
    <w:name w:val="List Paragraph"/>
    <w:basedOn w:val="Normal"/>
    <w:uiPriority w:val="34"/>
    <w:qFormat/>
    <w:rsid w:val="00D70D69"/>
    <w:pPr>
      <w:widowControl w:val="0"/>
      <w:numPr>
        <w:ilvl w:val="2"/>
        <w:numId w:val="7"/>
      </w:numPr>
      <w:tabs>
        <w:tab w:val="clear" w:pos="1418"/>
        <w:tab w:val="clear" w:pos="1985"/>
        <w:tab w:val="clear" w:pos="2552"/>
      </w:tabs>
      <w:autoSpaceDE w:val="0"/>
      <w:autoSpaceDN w:val="0"/>
      <w:adjustRightInd w:val="0"/>
      <w:spacing w:line="240" w:lineRule="auto"/>
      <w:contextualSpacing/>
      <w:jc w:val="left"/>
    </w:pPr>
  </w:style>
  <w:style w:type="character" w:styleId="PlaceholderText">
    <w:name w:val="Placeholder Text"/>
    <w:basedOn w:val="DefaultParagraphFont"/>
    <w:uiPriority w:val="99"/>
    <w:semiHidden/>
    <w:rsid w:val="00A609AF"/>
    <w:rPr>
      <w:color w:val="808080"/>
    </w:rPr>
  </w:style>
  <w:style w:type="paragraph" w:styleId="NormalWeb">
    <w:name w:val="Normal (Web)"/>
    <w:basedOn w:val="Normal"/>
    <w:uiPriority w:val="99"/>
    <w:semiHidden/>
    <w:unhideWhenUsed/>
    <w:rsid w:val="00E738FA"/>
    <w:pPr>
      <w:tabs>
        <w:tab w:val="clear" w:pos="1418"/>
        <w:tab w:val="clear" w:pos="1985"/>
        <w:tab w:val="clear" w:pos="2552"/>
      </w:tabs>
      <w:spacing w:before="100" w:beforeAutospacing="1" w:after="100" w:afterAutospacing="1" w:line="240" w:lineRule="auto"/>
      <w:jc w:val="left"/>
    </w:pPr>
    <w:rPr>
      <w:rFonts w:ascii="Times New Roman" w:eastAsiaTheme="minorEastAsia" w:hAnsi="Times New Roman" w:cs="Times New Roman"/>
      <w:sz w:val="24"/>
      <w:szCs w:val="24"/>
    </w:rPr>
  </w:style>
  <w:style w:type="table" w:styleId="GridTable4">
    <w:name w:val="Grid Table 4"/>
    <w:basedOn w:val="TableNormal"/>
    <w:uiPriority w:val="49"/>
    <w:rsid w:val="0031242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CommentReference">
    <w:name w:val="annotation reference"/>
    <w:basedOn w:val="DefaultParagraphFont"/>
    <w:uiPriority w:val="99"/>
    <w:semiHidden/>
    <w:unhideWhenUsed/>
    <w:rsid w:val="00F37052"/>
    <w:rPr>
      <w:sz w:val="16"/>
      <w:szCs w:val="16"/>
    </w:rPr>
  </w:style>
  <w:style w:type="paragraph" w:styleId="CommentText">
    <w:name w:val="annotation text"/>
    <w:basedOn w:val="Normal"/>
    <w:link w:val="CommentTextChar"/>
    <w:uiPriority w:val="99"/>
    <w:unhideWhenUsed/>
    <w:rsid w:val="00F37052"/>
    <w:pPr>
      <w:spacing w:line="240" w:lineRule="auto"/>
    </w:pPr>
    <w:rPr>
      <w:sz w:val="20"/>
      <w:szCs w:val="20"/>
    </w:rPr>
  </w:style>
  <w:style w:type="character" w:customStyle="1" w:styleId="CommentTextChar">
    <w:name w:val="Comment Text Char"/>
    <w:basedOn w:val="DefaultParagraphFont"/>
    <w:link w:val="CommentText"/>
    <w:uiPriority w:val="99"/>
    <w:rsid w:val="00F37052"/>
    <w:rPr>
      <w:rFonts w:ascii="Segoe UI Semilight" w:hAnsi="Segoe UI Semilight" w:cs="Segoe UI Semilight"/>
    </w:rPr>
  </w:style>
  <w:style w:type="paragraph" w:styleId="CommentSubject">
    <w:name w:val="annotation subject"/>
    <w:basedOn w:val="CommentText"/>
    <w:next w:val="CommentText"/>
    <w:link w:val="CommentSubjectChar"/>
    <w:uiPriority w:val="99"/>
    <w:semiHidden/>
    <w:unhideWhenUsed/>
    <w:rsid w:val="00F37052"/>
    <w:rPr>
      <w:b/>
      <w:bCs/>
    </w:rPr>
  </w:style>
  <w:style w:type="character" w:customStyle="1" w:styleId="CommentSubjectChar">
    <w:name w:val="Comment Subject Char"/>
    <w:basedOn w:val="CommentTextChar"/>
    <w:link w:val="CommentSubject"/>
    <w:uiPriority w:val="99"/>
    <w:semiHidden/>
    <w:rsid w:val="00F37052"/>
    <w:rPr>
      <w:rFonts w:ascii="Segoe UI Semilight" w:hAnsi="Segoe UI Semilight" w:cs="Segoe UI Semilight"/>
      <w:b/>
      <w:bCs/>
    </w:rPr>
  </w:style>
  <w:style w:type="paragraph" w:styleId="Revision">
    <w:name w:val="Revision"/>
    <w:hidden/>
    <w:uiPriority w:val="99"/>
    <w:semiHidden/>
    <w:rsid w:val="00293259"/>
    <w:rPr>
      <w:rFonts w:ascii="Segoe UI Semilight" w:hAnsi="Segoe UI Semilight" w:cs="Segoe UI Semilight"/>
      <w:sz w:val="22"/>
      <w:szCs w:val="22"/>
    </w:rPr>
  </w:style>
  <w:style w:type="table" w:styleId="ListTable4">
    <w:name w:val="List Table 4"/>
    <w:basedOn w:val="TableNormal"/>
    <w:uiPriority w:val="49"/>
    <w:rsid w:val="006E3A3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A9410C"/>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numbering" w:customStyle="1" w:styleId="NoList1">
    <w:name w:val="No List1"/>
    <w:next w:val="NoList"/>
    <w:uiPriority w:val="99"/>
    <w:semiHidden/>
    <w:unhideWhenUsed/>
    <w:rsid w:val="00426364"/>
  </w:style>
  <w:style w:type="character" w:customStyle="1" w:styleId="FootnoteTextChar">
    <w:name w:val="Footnote Text Char"/>
    <w:basedOn w:val="DefaultParagraphFont"/>
    <w:link w:val="FootnoteText"/>
    <w:semiHidden/>
    <w:rsid w:val="00426364"/>
    <w:rPr>
      <w:rFonts w:ascii="Segoe UI Semilight" w:hAnsi="Segoe UI Semilight" w:cs="Segoe UI Semilight"/>
      <w:sz w:val="22"/>
    </w:rPr>
  </w:style>
  <w:style w:type="table" w:customStyle="1" w:styleId="TableGrid1">
    <w:name w:val="Table Grid1"/>
    <w:basedOn w:val="TableNormal"/>
    <w:next w:val="TableGrid"/>
    <w:uiPriority w:val="39"/>
    <w:rsid w:val="00426364"/>
    <w:pPr>
      <w:tabs>
        <w:tab w:val="left" w:pos="851"/>
        <w:tab w:val="left" w:pos="1418"/>
        <w:tab w:val="left" w:pos="1985"/>
      </w:tabs>
      <w:bidi/>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1">
    <w:name w:val="Grid Table 41"/>
    <w:basedOn w:val="TableNormal"/>
    <w:next w:val="GridTable4"/>
    <w:uiPriority w:val="49"/>
    <w:rsid w:val="0042636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1">
    <w:name w:val="List Table 41"/>
    <w:basedOn w:val="TableNormal"/>
    <w:next w:val="ListTable4"/>
    <w:uiPriority w:val="49"/>
    <w:rsid w:val="0042636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31">
    <w:name w:val="List Table 31"/>
    <w:basedOn w:val="TableNormal"/>
    <w:next w:val="ListTable3"/>
    <w:uiPriority w:val="48"/>
    <w:rsid w:val="00426364"/>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Bibliography">
    <w:name w:val="Bibliography"/>
    <w:basedOn w:val="Normal"/>
    <w:next w:val="Normal"/>
    <w:uiPriority w:val="37"/>
    <w:unhideWhenUsed/>
    <w:rsid w:val="00437C12"/>
  </w:style>
  <w:style w:type="numbering" w:customStyle="1" w:styleId="AppendixA">
    <w:name w:val="Appendix A"/>
    <w:uiPriority w:val="99"/>
    <w:rsid w:val="00B407FD"/>
    <w:pPr>
      <w:numPr>
        <w:numId w:val="3"/>
      </w:numPr>
    </w:pPr>
  </w:style>
  <w:style w:type="character" w:styleId="UnresolvedMention">
    <w:name w:val="Unresolved Mention"/>
    <w:basedOn w:val="DefaultParagraphFont"/>
    <w:uiPriority w:val="99"/>
    <w:unhideWhenUsed/>
    <w:rsid w:val="00372727"/>
    <w:rPr>
      <w:color w:val="605E5C"/>
      <w:shd w:val="clear" w:color="auto" w:fill="E1DFDD"/>
    </w:rPr>
  </w:style>
  <w:style w:type="character" w:styleId="FollowedHyperlink">
    <w:name w:val="FollowedHyperlink"/>
    <w:basedOn w:val="DefaultParagraphFont"/>
    <w:uiPriority w:val="99"/>
    <w:semiHidden/>
    <w:unhideWhenUsed/>
    <w:rsid w:val="0086675B"/>
    <w:rPr>
      <w:color w:val="954F72" w:themeColor="followedHyperlink"/>
      <w:u w:val="single"/>
    </w:rPr>
  </w:style>
  <w:style w:type="paragraph" w:customStyle="1" w:styleId="BlockDiagram">
    <w:name w:val="Block Diagram"/>
    <w:basedOn w:val="Normal"/>
    <w:link w:val="BlockDiagramChar"/>
    <w:qFormat/>
    <w:rsid w:val="00801D1B"/>
    <w:pPr>
      <w:tabs>
        <w:tab w:val="clear" w:pos="1418"/>
        <w:tab w:val="left" w:pos="0"/>
      </w:tabs>
      <w:spacing w:line="240" w:lineRule="auto"/>
      <w:ind w:left="0" w:right="40"/>
      <w:jc w:val="center"/>
    </w:pPr>
    <w:rPr>
      <w:rFonts w:ascii="Calibri" w:hAnsi="Calibri"/>
      <w:sz w:val="32"/>
      <w:szCs w:val="28"/>
    </w:rPr>
  </w:style>
  <w:style w:type="character" w:customStyle="1" w:styleId="BlockDiagramChar">
    <w:name w:val="Block Diagram Char"/>
    <w:basedOn w:val="DefaultParagraphFont"/>
    <w:link w:val="BlockDiagram"/>
    <w:rsid w:val="00801D1B"/>
    <w:rPr>
      <w:rFonts w:cs="Segoe UI Semilight"/>
      <w:sz w:val="32"/>
      <w:szCs w:val="28"/>
    </w:rPr>
  </w:style>
  <w:style w:type="paragraph" w:customStyle="1" w:styleId="RomanNumerals">
    <w:name w:val="Roman Numerals"/>
    <w:basedOn w:val="NoSpacing"/>
    <w:link w:val="RomanNumeralsChar"/>
    <w:autoRedefine/>
    <w:qFormat/>
    <w:rsid w:val="00E34946"/>
    <w:pPr>
      <w:jc w:val="center"/>
    </w:pPr>
    <w:rPr>
      <w:rFonts w:asciiTheme="majorBidi" w:hAnsiTheme="majorBidi" w:cstheme="majorBidi"/>
    </w:rPr>
  </w:style>
  <w:style w:type="character" w:customStyle="1" w:styleId="NoSpacingChar">
    <w:name w:val="No Spacing Char"/>
    <w:basedOn w:val="DefaultParagraphFont"/>
    <w:link w:val="NoSpacing"/>
    <w:uiPriority w:val="1"/>
    <w:rsid w:val="00E34946"/>
    <w:rPr>
      <w:sz w:val="22"/>
      <w:szCs w:val="22"/>
    </w:rPr>
  </w:style>
  <w:style w:type="character" w:customStyle="1" w:styleId="RomanNumeralsChar">
    <w:name w:val="Roman Numerals Char"/>
    <w:basedOn w:val="NoSpacingChar"/>
    <w:link w:val="RomanNumerals"/>
    <w:rsid w:val="00E34946"/>
    <w:rPr>
      <w:rFonts w:asciiTheme="majorBidi" w:hAnsiTheme="majorBidi" w:cstheme="maj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0927">
      <w:bodyDiv w:val="1"/>
      <w:marLeft w:val="0"/>
      <w:marRight w:val="0"/>
      <w:marTop w:val="0"/>
      <w:marBottom w:val="0"/>
      <w:divBdr>
        <w:top w:val="none" w:sz="0" w:space="0" w:color="auto"/>
        <w:left w:val="none" w:sz="0" w:space="0" w:color="auto"/>
        <w:bottom w:val="none" w:sz="0" w:space="0" w:color="auto"/>
        <w:right w:val="none" w:sz="0" w:space="0" w:color="auto"/>
      </w:divBdr>
    </w:div>
    <w:div w:id="5056354">
      <w:bodyDiv w:val="1"/>
      <w:marLeft w:val="0"/>
      <w:marRight w:val="0"/>
      <w:marTop w:val="0"/>
      <w:marBottom w:val="0"/>
      <w:divBdr>
        <w:top w:val="none" w:sz="0" w:space="0" w:color="auto"/>
        <w:left w:val="none" w:sz="0" w:space="0" w:color="auto"/>
        <w:bottom w:val="none" w:sz="0" w:space="0" w:color="auto"/>
        <w:right w:val="none" w:sz="0" w:space="0" w:color="auto"/>
      </w:divBdr>
    </w:div>
    <w:div w:id="6374245">
      <w:bodyDiv w:val="1"/>
      <w:marLeft w:val="0"/>
      <w:marRight w:val="0"/>
      <w:marTop w:val="0"/>
      <w:marBottom w:val="0"/>
      <w:divBdr>
        <w:top w:val="none" w:sz="0" w:space="0" w:color="auto"/>
        <w:left w:val="none" w:sz="0" w:space="0" w:color="auto"/>
        <w:bottom w:val="none" w:sz="0" w:space="0" w:color="auto"/>
        <w:right w:val="none" w:sz="0" w:space="0" w:color="auto"/>
      </w:divBdr>
    </w:div>
    <w:div w:id="6490132">
      <w:bodyDiv w:val="1"/>
      <w:marLeft w:val="0"/>
      <w:marRight w:val="0"/>
      <w:marTop w:val="0"/>
      <w:marBottom w:val="0"/>
      <w:divBdr>
        <w:top w:val="none" w:sz="0" w:space="0" w:color="auto"/>
        <w:left w:val="none" w:sz="0" w:space="0" w:color="auto"/>
        <w:bottom w:val="none" w:sz="0" w:space="0" w:color="auto"/>
        <w:right w:val="none" w:sz="0" w:space="0" w:color="auto"/>
      </w:divBdr>
    </w:div>
    <w:div w:id="6762006">
      <w:bodyDiv w:val="1"/>
      <w:marLeft w:val="0"/>
      <w:marRight w:val="0"/>
      <w:marTop w:val="0"/>
      <w:marBottom w:val="0"/>
      <w:divBdr>
        <w:top w:val="none" w:sz="0" w:space="0" w:color="auto"/>
        <w:left w:val="none" w:sz="0" w:space="0" w:color="auto"/>
        <w:bottom w:val="none" w:sz="0" w:space="0" w:color="auto"/>
        <w:right w:val="none" w:sz="0" w:space="0" w:color="auto"/>
      </w:divBdr>
    </w:div>
    <w:div w:id="6947413">
      <w:bodyDiv w:val="1"/>
      <w:marLeft w:val="0"/>
      <w:marRight w:val="0"/>
      <w:marTop w:val="0"/>
      <w:marBottom w:val="0"/>
      <w:divBdr>
        <w:top w:val="none" w:sz="0" w:space="0" w:color="auto"/>
        <w:left w:val="none" w:sz="0" w:space="0" w:color="auto"/>
        <w:bottom w:val="none" w:sz="0" w:space="0" w:color="auto"/>
        <w:right w:val="none" w:sz="0" w:space="0" w:color="auto"/>
      </w:divBdr>
    </w:div>
    <w:div w:id="8148028">
      <w:bodyDiv w:val="1"/>
      <w:marLeft w:val="0"/>
      <w:marRight w:val="0"/>
      <w:marTop w:val="0"/>
      <w:marBottom w:val="0"/>
      <w:divBdr>
        <w:top w:val="none" w:sz="0" w:space="0" w:color="auto"/>
        <w:left w:val="none" w:sz="0" w:space="0" w:color="auto"/>
        <w:bottom w:val="none" w:sz="0" w:space="0" w:color="auto"/>
        <w:right w:val="none" w:sz="0" w:space="0" w:color="auto"/>
      </w:divBdr>
    </w:div>
    <w:div w:id="10958262">
      <w:bodyDiv w:val="1"/>
      <w:marLeft w:val="0"/>
      <w:marRight w:val="0"/>
      <w:marTop w:val="0"/>
      <w:marBottom w:val="0"/>
      <w:divBdr>
        <w:top w:val="none" w:sz="0" w:space="0" w:color="auto"/>
        <w:left w:val="none" w:sz="0" w:space="0" w:color="auto"/>
        <w:bottom w:val="none" w:sz="0" w:space="0" w:color="auto"/>
        <w:right w:val="none" w:sz="0" w:space="0" w:color="auto"/>
      </w:divBdr>
    </w:div>
    <w:div w:id="12541255">
      <w:bodyDiv w:val="1"/>
      <w:marLeft w:val="0"/>
      <w:marRight w:val="0"/>
      <w:marTop w:val="0"/>
      <w:marBottom w:val="0"/>
      <w:divBdr>
        <w:top w:val="none" w:sz="0" w:space="0" w:color="auto"/>
        <w:left w:val="none" w:sz="0" w:space="0" w:color="auto"/>
        <w:bottom w:val="none" w:sz="0" w:space="0" w:color="auto"/>
        <w:right w:val="none" w:sz="0" w:space="0" w:color="auto"/>
      </w:divBdr>
    </w:div>
    <w:div w:id="13071844">
      <w:bodyDiv w:val="1"/>
      <w:marLeft w:val="0"/>
      <w:marRight w:val="0"/>
      <w:marTop w:val="0"/>
      <w:marBottom w:val="0"/>
      <w:divBdr>
        <w:top w:val="none" w:sz="0" w:space="0" w:color="auto"/>
        <w:left w:val="none" w:sz="0" w:space="0" w:color="auto"/>
        <w:bottom w:val="none" w:sz="0" w:space="0" w:color="auto"/>
        <w:right w:val="none" w:sz="0" w:space="0" w:color="auto"/>
      </w:divBdr>
    </w:div>
    <w:div w:id="14700053">
      <w:bodyDiv w:val="1"/>
      <w:marLeft w:val="0"/>
      <w:marRight w:val="0"/>
      <w:marTop w:val="0"/>
      <w:marBottom w:val="0"/>
      <w:divBdr>
        <w:top w:val="none" w:sz="0" w:space="0" w:color="auto"/>
        <w:left w:val="none" w:sz="0" w:space="0" w:color="auto"/>
        <w:bottom w:val="none" w:sz="0" w:space="0" w:color="auto"/>
        <w:right w:val="none" w:sz="0" w:space="0" w:color="auto"/>
      </w:divBdr>
    </w:div>
    <w:div w:id="16586091">
      <w:bodyDiv w:val="1"/>
      <w:marLeft w:val="0"/>
      <w:marRight w:val="0"/>
      <w:marTop w:val="0"/>
      <w:marBottom w:val="0"/>
      <w:divBdr>
        <w:top w:val="none" w:sz="0" w:space="0" w:color="auto"/>
        <w:left w:val="none" w:sz="0" w:space="0" w:color="auto"/>
        <w:bottom w:val="none" w:sz="0" w:space="0" w:color="auto"/>
        <w:right w:val="none" w:sz="0" w:space="0" w:color="auto"/>
      </w:divBdr>
    </w:div>
    <w:div w:id="17703741">
      <w:bodyDiv w:val="1"/>
      <w:marLeft w:val="0"/>
      <w:marRight w:val="0"/>
      <w:marTop w:val="0"/>
      <w:marBottom w:val="0"/>
      <w:divBdr>
        <w:top w:val="none" w:sz="0" w:space="0" w:color="auto"/>
        <w:left w:val="none" w:sz="0" w:space="0" w:color="auto"/>
        <w:bottom w:val="none" w:sz="0" w:space="0" w:color="auto"/>
        <w:right w:val="none" w:sz="0" w:space="0" w:color="auto"/>
      </w:divBdr>
    </w:div>
    <w:div w:id="19472778">
      <w:bodyDiv w:val="1"/>
      <w:marLeft w:val="0"/>
      <w:marRight w:val="0"/>
      <w:marTop w:val="0"/>
      <w:marBottom w:val="0"/>
      <w:divBdr>
        <w:top w:val="none" w:sz="0" w:space="0" w:color="auto"/>
        <w:left w:val="none" w:sz="0" w:space="0" w:color="auto"/>
        <w:bottom w:val="none" w:sz="0" w:space="0" w:color="auto"/>
        <w:right w:val="none" w:sz="0" w:space="0" w:color="auto"/>
      </w:divBdr>
    </w:div>
    <w:div w:id="22638120">
      <w:bodyDiv w:val="1"/>
      <w:marLeft w:val="0"/>
      <w:marRight w:val="0"/>
      <w:marTop w:val="0"/>
      <w:marBottom w:val="0"/>
      <w:divBdr>
        <w:top w:val="none" w:sz="0" w:space="0" w:color="auto"/>
        <w:left w:val="none" w:sz="0" w:space="0" w:color="auto"/>
        <w:bottom w:val="none" w:sz="0" w:space="0" w:color="auto"/>
        <w:right w:val="none" w:sz="0" w:space="0" w:color="auto"/>
      </w:divBdr>
    </w:div>
    <w:div w:id="24719025">
      <w:bodyDiv w:val="1"/>
      <w:marLeft w:val="0"/>
      <w:marRight w:val="0"/>
      <w:marTop w:val="0"/>
      <w:marBottom w:val="0"/>
      <w:divBdr>
        <w:top w:val="none" w:sz="0" w:space="0" w:color="auto"/>
        <w:left w:val="none" w:sz="0" w:space="0" w:color="auto"/>
        <w:bottom w:val="none" w:sz="0" w:space="0" w:color="auto"/>
        <w:right w:val="none" w:sz="0" w:space="0" w:color="auto"/>
      </w:divBdr>
    </w:div>
    <w:div w:id="26417300">
      <w:bodyDiv w:val="1"/>
      <w:marLeft w:val="0"/>
      <w:marRight w:val="0"/>
      <w:marTop w:val="0"/>
      <w:marBottom w:val="0"/>
      <w:divBdr>
        <w:top w:val="none" w:sz="0" w:space="0" w:color="auto"/>
        <w:left w:val="none" w:sz="0" w:space="0" w:color="auto"/>
        <w:bottom w:val="none" w:sz="0" w:space="0" w:color="auto"/>
        <w:right w:val="none" w:sz="0" w:space="0" w:color="auto"/>
      </w:divBdr>
    </w:div>
    <w:div w:id="28648047">
      <w:bodyDiv w:val="1"/>
      <w:marLeft w:val="0"/>
      <w:marRight w:val="0"/>
      <w:marTop w:val="0"/>
      <w:marBottom w:val="0"/>
      <w:divBdr>
        <w:top w:val="none" w:sz="0" w:space="0" w:color="auto"/>
        <w:left w:val="none" w:sz="0" w:space="0" w:color="auto"/>
        <w:bottom w:val="none" w:sz="0" w:space="0" w:color="auto"/>
        <w:right w:val="none" w:sz="0" w:space="0" w:color="auto"/>
      </w:divBdr>
    </w:div>
    <w:div w:id="30036173">
      <w:bodyDiv w:val="1"/>
      <w:marLeft w:val="0"/>
      <w:marRight w:val="0"/>
      <w:marTop w:val="0"/>
      <w:marBottom w:val="0"/>
      <w:divBdr>
        <w:top w:val="none" w:sz="0" w:space="0" w:color="auto"/>
        <w:left w:val="none" w:sz="0" w:space="0" w:color="auto"/>
        <w:bottom w:val="none" w:sz="0" w:space="0" w:color="auto"/>
        <w:right w:val="none" w:sz="0" w:space="0" w:color="auto"/>
      </w:divBdr>
    </w:div>
    <w:div w:id="30693407">
      <w:bodyDiv w:val="1"/>
      <w:marLeft w:val="0"/>
      <w:marRight w:val="0"/>
      <w:marTop w:val="0"/>
      <w:marBottom w:val="0"/>
      <w:divBdr>
        <w:top w:val="none" w:sz="0" w:space="0" w:color="auto"/>
        <w:left w:val="none" w:sz="0" w:space="0" w:color="auto"/>
        <w:bottom w:val="none" w:sz="0" w:space="0" w:color="auto"/>
        <w:right w:val="none" w:sz="0" w:space="0" w:color="auto"/>
      </w:divBdr>
    </w:div>
    <w:div w:id="33770236">
      <w:bodyDiv w:val="1"/>
      <w:marLeft w:val="0"/>
      <w:marRight w:val="0"/>
      <w:marTop w:val="0"/>
      <w:marBottom w:val="0"/>
      <w:divBdr>
        <w:top w:val="none" w:sz="0" w:space="0" w:color="auto"/>
        <w:left w:val="none" w:sz="0" w:space="0" w:color="auto"/>
        <w:bottom w:val="none" w:sz="0" w:space="0" w:color="auto"/>
        <w:right w:val="none" w:sz="0" w:space="0" w:color="auto"/>
      </w:divBdr>
    </w:div>
    <w:div w:id="37051025">
      <w:bodyDiv w:val="1"/>
      <w:marLeft w:val="0"/>
      <w:marRight w:val="0"/>
      <w:marTop w:val="0"/>
      <w:marBottom w:val="0"/>
      <w:divBdr>
        <w:top w:val="none" w:sz="0" w:space="0" w:color="auto"/>
        <w:left w:val="none" w:sz="0" w:space="0" w:color="auto"/>
        <w:bottom w:val="none" w:sz="0" w:space="0" w:color="auto"/>
        <w:right w:val="none" w:sz="0" w:space="0" w:color="auto"/>
      </w:divBdr>
    </w:div>
    <w:div w:id="37555569">
      <w:bodyDiv w:val="1"/>
      <w:marLeft w:val="0"/>
      <w:marRight w:val="0"/>
      <w:marTop w:val="0"/>
      <w:marBottom w:val="0"/>
      <w:divBdr>
        <w:top w:val="none" w:sz="0" w:space="0" w:color="auto"/>
        <w:left w:val="none" w:sz="0" w:space="0" w:color="auto"/>
        <w:bottom w:val="none" w:sz="0" w:space="0" w:color="auto"/>
        <w:right w:val="none" w:sz="0" w:space="0" w:color="auto"/>
      </w:divBdr>
    </w:div>
    <w:div w:id="37701372">
      <w:bodyDiv w:val="1"/>
      <w:marLeft w:val="0"/>
      <w:marRight w:val="0"/>
      <w:marTop w:val="0"/>
      <w:marBottom w:val="0"/>
      <w:divBdr>
        <w:top w:val="none" w:sz="0" w:space="0" w:color="auto"/>
        <w:left w:val="none" w:sz="0" w:space="0" w:color="auto"/>
        <w:bottom w:val="none" w:sz="0" w:space="0" w:color="auto"/>
        <w:right w:val="none" w:sz="0" w:space="0" w:color="auto"/>
      </w:divBdr>
    </w:div>
    <w:div w:id="41759049">
      <w:bodyDiv w:val="1"/>
      <w:marLeft w:val="0"/>
      <w:marRight w:val="0"/>
      <w:marTop w:val="0"/>
      <w:marBottom w:val="0"/>
      <w:divBdr>
        <w:top w:val="none" w:sz="0" w:space="0" w:color="auto"/>
        <w:left w:val="none" w:sz="0" w:space="0" w:color="auto"/>
        <w:bottom w:val="none" w:sz="0" w:space="0" w:color="auto"/>
        <w:right w:val="none" w:sz="0" w:space="0" w:color="auto"/>
      </w:divBdr>
    </w:div>
    <w:div w:id="42141492">
      <w:bodyDiv w:val="1"/>
      <w:marLeft w:val="0"/>
      <w:marRight w:val="0"/>
      <w:marTop w:val="0"/>
      <w:marBottom w:val="0"/>
      <w:divBdr>
        <w:top w:val="none" w:sz="0" w:space="0" w:color="auto"/>
        <w:left w:val="none" w:sz="0" w:space="0" w:color="auto"/>
        <w:bottom w:val="none" w:sz="0" w:space="0" w:color="auto"/>
        <w:right w:val="none" w:sz="0" w:space="0" w:color="auto"/>
      </w:divBdr>
      <w:divsChild>
        <w:div w:id="33628017">
          <w:marLeft w:val="640"/>
          <w:marRight w:val="0"/>
          <w:marTop w:val="0"/>
          <w:marBottom w:val="0"/>
          <w:divBdr>
            <w:top w:val="none" w:sz="0" w:space="0" w:color="auto"/>
            <w:left w:val="none" w:sz="0" w:space="0" w:color="auto"/>
            <w:bottom w:val="none" w:sz="0" w:space="0" w:color="auto"/>
            <w:right w:val="none" w:sz="0" w:space="0" w:color="auto"/>
          </w:divBdr>
        </w:div>
        <w:div w:id="66659127">
          <w:marLeft w:val="640"/>
          <w:marRight w:val="0"/>
          <w:marTop w:val="0"/>
          <w:marBottom w:val="0"/>
          <w:divBdr>
            <w:top w:val="none" w:sz="0" w:space="0" w:color="auto"/>
            <w:left w:val="none" w:sz="0" w:space="0" w:color="auto"/>
            <w:bottom w:val="none" w:sz="0" w:space="0" w:color="auto"/>
            <w:right w:val="none" w:sz="0" w:space="0" w:color="auto"/>
          </w:divBdr>
        </w:div>
        <w:div w:id="411970649">
          <w:marLeft w:val="640"/>
          <w:marRight w:val="0"/>
          <w:marTop w:val="0"/>
          <w:marBottom w:val="0"/>
          <w:divBdr>
            <w:top w:val="none" w:sz="0" w:space="0" w:color="auto"/>
            <w:left w:val="none" w:sz="0" w:space="0" w:color="auto"/>
            <w:bottom w:val="none" w:sz="0" w:space="0" w:color="auto"/>
            <w:right w:val="none" w:sz="0" w:space="0" w:color="auto"/>
          </w:divBdr>
        </w:div>
        <w:div w:id="1081105271">
          <w:marLeft w:val="640"/>
          <w:marRight w:val="0"/>
          <w:marTop w:val="0"/>
          <w:marBottom w:val="0"/>
          <w:divBdr>
            <w:top w:val="none" w:sz="0" w:space="0" w:color="auto"/>
            <w:left w:val="none" w:sz="0" w:space="0" w:color="auto"/>
            <w:bottom w:val="none" w:sz="0" w:space="0" w:color="auto"/>
            <w:right w:val="none" w:sz="0" w:space="0" w:color="auto"/>
          </w:divBdr>
        </w:div>
        <w:div w:id="1733113196">
          <w:marLeft w:val="640"/>
          <w:marRight w:val="0"/>
          <w:marTop w:val="0"/>
          <w:marBottom w:val="0"/>
          <w:divBdr>
            <w:top w:val="none" w:sz="0" w:space="0" w:color="auto"/>
            <w:left w:val="none" w:sz="0" w:space="0" w:color="auto"/>
            <w:bottom w:val="none" w:sz="0" w:space="0" w:color="auto"/>
            <w:right w:val="none" w:sz="0" w:space="0" w:color="auto"/>
          </w:divBdr>
        </w:div>
        <w:div w:id="1744984244">
          <w:marLeft w:val="640"/>
          <w:marRight w:val="0"/>
          <w:marTop w:val="0"/>
          <w:marBottom w:val="0"/>
          <w:divBdr>
            <w:top w:val="none" w:sz="0" w:space="0" w:color="auto"/>
            <w:left w:val="none" w:sz="0" w:space="0" w:color="auto"/>
            <w:bottom w:val="none" w:sz="0" w:space="0" w:color="auto"/>
            <w:right w:val="none" w:sz="0" w:space="0" w:color="auto"/>
          </w:divBdr>
        </w:div>
        <w:div w:id="1995523556">
          <w:marLeft w:val="640"/>
          <w:marRight w:val="0"/>
          <w:marTop w:val="0"/>
          <w:marBottom w:val="0"/>
          <w:divBdr>
            <w:top w:val="none" w:sz="0" w:space="0" w:color="auto"/>
            <w:left w:val="none" w:sz="0" w:space="0" w:color="auto"/>
            <w:bottom w:val="none" w:sz="0" w:space="0" w:color="auto"/>
            <w:right w:val="none" w:sz="0" w:space="0" w:color="auto"/>
          </w:divBdr>
        </w:div>
      </w:divsChild>
    </w:div>
    <w:div w:id="49228001">
      <w:bodyDiv w:val="1"/>
      <w:marLeft w:val="0"/>
      <w:marRight w:val="0"/>
      <w:marTop w:val="0"/>
      <w:marBottom w:val="0"/>
      <w:divBdr>
        <w:top w:val="none" w:sz="0" w:space="0" w:color="auto"/>
        <w:left w:val="none" w:sz="0" w:space="0" w:color="auto"/>
        <w:bottom w:val="none" w:sz="0" w:space="0" w:color="auto"/>
        <w:right w:val="none" w:sz="0" w:space="0" w:color="auto"/>
      </w:divBdr>
    </w:div>
    <w:div w:id="49963410">
      <w:bodyDiv w:val="1"/>
      <w:marLeft w:val="0"/>
      <w:marRight w:val="0"/>
      <w:marTop w:val="0"/>
      <w:marBottom w:val="0"/>
      <w:divBdr>
        <w:top w:val="none" w:sz="0" w:space="0" w:color="auto"/>
        <w:left w:val="none" w:sz="0" w:space="0" w:color="auto"/>
        <w:bottom w:val="none" w:sz="0" w:space="0" w:color="auto"/>
        <w:right w:val="none" w:sz="0" w:space="0" w:color="auto"/>
      </w:divBdr>
    </w:div>
    <w:div w:id="51196720">
      <w:bodyDiv w:val="1"/>
      <w:marLeft w:val="0"/>
      <w:marRight w:val="0"/>
      <w:marTop w:val="0"/>
      <w:marBottom w:val="0"/>
      <w:divBdr>
        <w:top w:val="none" w:sz="0" w:space="0" w:color="auto"/>
        <w:left w:val="none" w:sz="0" w:space="0" w:color="auto"/>
        <w:bottom w:val="none" w:sz="0" w:space="0" w:color="auto"/>
        <w:right w:val="none" w:sz="0" w:space="0" w:color="auto"/>
      </w:divBdr>
    </w:div>
    <w:div w:id="51269047">
      <w:bodyDiv w:val="1"/>
      <w:marLeft w:val="0"/>
      <w:marRight w:val="0"/>
      <w:marTop w:val="0"/>
      <w:marBottom w:val="0"/>
      <w:divBdr>
        <w:top w:val="none" w:sz="0" w:space="0" w:color="auto"/>
        <w:left w:val="none" w:sz="0" w:space="0" w:color="auto"/>
        <w:bottom w:val="none" w:sz="0" w:space="0" w:color="auto"/>
        <w:right w:val="none" w:sz="0" w:space="0" w:color="auto"/>
      </w:divBdr>
    </w:div>
    <w:div w:id="53160215">
      <w:bodyDiv w:val="1"/>
      <w:marLeft w:val="0"/>
      <w:marRight w:val="0"/>
      <w:marTop w:val="0"/>
      <w:marBottom w:val="0"/>
      <w:divBdr>
        <w:top w:val="none" w:sz="0" w:space="0" w:color="auto"/>
        <w:left w:val="none" w:sz="0" w:space="0" w:color="auto"/>
        <w:bottom w:val="none" w:sz="0" w:space="0" w:color="auto"/>
        <w:right w:val="none" w:sz="0" w:space="0" w:color="auto"/>
      </w:divBdr>
    </w:div>
    <w:div w:id="53817213">
      <w:bodyDiv w:val="1"/>
      <w:marLeft w:val="0"/>
      <w:marRight w:val="0"/>
      <w:marTop w:val="0"/>
      <w:marBottom w:val="0"/>
      <w:divBdr>
        <w:top w:val="none" w:sz="0" w:space="0" w:color="auto"/>
        <w:left w:val="none" w:sz="0" w:space="0" w:color="auto"/>
        <w:bottom w:val="none" w:sz="0" w:space="0" w:color="auto"/>
        <w:right w:val="none" w:sz="0" w:space="0" w:color="auto"/>
      </w:divBdr>
    </w:div>
    <w:div w:id="56630997">
      <w:bodyDiv w:val="1"/>
      <w:marLeft w:val="0"/>
      <w:marRight w:val="0"/>
      <w:marTop w:val="0"/>
      <w:marBottom w:val="0"/>
      <w:divBdr>
        <w:top w:val="none" w:sz="0" w:space="0" w:color="auto"/>
        <w:left w:val="none" w:sz="0" w:space="0" w:color="auto"/>
        <w:bottom w:val="none" w:sz="0" w:space="0" w:color="auto"/>
        <w:right w:val="none" w:sz="0" w:space="0" w:color="auto"/>
      </w:divBdr>
    </w:div>
    <w:div w:id="58670132">
      <w:bodyDiv w:val="1"/>
      <w:marLeft w:val="0"/>
      <w:marRight w:val="0"/>
      <w:marTop w:val="0"/>
      <w:marBottom w:val="0"/>
      <w:divBdr>
        <w:top w:val="none" w:sz="0" w:space="0" w:color="auto"/>
        <w:left w:val="none" w:sz="0" w:space="0" w:color="auto"/>
        <w:bottom w:val="none" w:sz="0" w:space="0" w:color="auto"/>
        <w:right w:val="none" w:sz="0" w:space="0" w:color="auto"/>
      </w:divBdr>
    </w:div>
    <w:div w:id="59329547">
      <w:bodyDiv w:val="1"/>
      <w:marLeft w:val="0"/>
      <w:marRight w:val="0"/>
      <w:marTop w:val="0"/>
      <w:marBottom w:val="0"/>
      <w:divBdr>
        <w:top w:val="none" w:sz="0" w:space="0" w:color="auto"/>
        <w:left w:val="none" w:sz="0" w:space="0" w:color="auto"/>
        <w:bottom w:val="none" w:sz="0" w:space="0" w:color="auto"/>
        <w:right w:val="none" w:sz="0" w:space="0" w:color="auto"/>
      </w:divBdr>
    </w:div>
    <w:div w:id="61494035">
      <w:bodyDiv w:val="1"/>
      <w:marLeft w:val="0"/>
      <w:marRight w:val="0"/>
      <w:marTop w:val="0"/>
      <w:marBottom w:val="0"/>
      <w:divBdr>
        <w:top w:val="none" w:sz="0" w:space="0" w:color="auto"/>
        <w:left w:val="none" w:sz="0" w:space="0" w:color="auto"/>
        <w:bottom w:val="none" w:sz="0" w:space="0" w:color="auto"/>
        <w:right w:val="none" w:sz="0" w:space="0" w:color="auto"/>
      </w:divBdr>
    </w:div>
    <w:div w:id="62412429">
      <w:bodyDiv w:val="1"/>
      <w:marLeft w:val="0"/>
      <w:marRight w:val="0"/>
      <w:marTop w:val="0"/>
      <w:marBottom w:val="0"/>
      <w:divBdr>
        <w:top w:val="none" w:sz="0" w:space="0" w:color="auto"/>
        <w:left w:val="none" w:sz="0" w:space="0" w:color="auto"/>
        <w:bottom w:val="none" w:sz="0" w:space="0" w:color="auto"/>
        <w:right w:val="none" w:sz="0" w:space="0" w:color="auto"/>
      </w:divBdr>
    </w:div>
    <w:div w:id="62916095">
      <w:bodyDiv w:val="1"/>
      <w:marLeft w:val="0"/>
      <w:marRight w:val="0"/>
      <w:marTop w:val="0"/>
      <w:marBottom w:val="0"/>
      <w:divBdr>
        <w:top w:val="none" w:sz="0" w:space="0" w:color="auto"/>
        <w:left w:val="none" w:sz="0" w:space="0" w:color="auto"/>
        <w:bottom w:val="none" w:sz="0" w:space="0" w:color="auto"/>
        <w:right w:val="none" w:sz="0" w:space="0" w:color="auto"/>
      </w:divBdr>
    </w:div>
    <w:div w:id="62992343">
      <w:bodyDiv w:val="1"/>
      <w:marLeft w:val="0"/>
      <w:marRight w:val="0"/>
      <w:marTop w:val="0"/>
      <w:marBottom w:val="0"/>
      <w:divBdr>
        <w:top w:val="none" w:sz="0" w:space="0" w:color="auto"/>
        <w:left w:val="none" w:sz="0" w:space="0" w:color="auto"/>
        <w:bottom w:val="none" w:sz="0" w:space="0" w:color="auto"/>
        <w:right w:val="none" w:sz="0" w:space="0" w:color="auto"/>
      </w:divBdr>
    </w:div>
    <w:div w:id="63185920">
      <w:bodyDiv w:val="1"/>
      <w:marLeft w:val="0"/>
      <w:marRight w:val="0"/>
      <w:marTop w:val="0"/>
      <w:marBottom w:val="0"/>
      <w:divBdr>
        <w:top w:val="none" w:sz="0" w:space="0" w:color="auto"/>
        <w:left w:val="none" w:sz="0" w:space="0" w:color="auto"/>
        <w:bottom w:val="none" w:sz="0" w:space="0" w:color="auto"/>
        <w:right w:val="none" w:sz="0" w:space="0" w:color="auto"/>
      </w:divBdr>
      <w:divsChild>
        <w:div w:id="470487495">
          <w:marLeft w:val="640"/>
          <w:marRight w:val="0"/>
          <w:marTop w:val="0"/>
          <w:marBottom w:val="0"/>
          <w:divBdr>
            <w:top w:val="none" w:sz="0" w:space="0" w:color="auto"/>
            <w:left w:val="none" w:sz="0" w:space="0" w:color="auto"/>
            <w:bottom w:val="none" w:sz="0" w:space="0" w:color="auto"/>
            <w:right w:val="none" w:sz="0" w:space="0" w:color="auto"/>
          </w:divBdr>
        </w:div>
        <w:div w:id="963929643">
          <w:marLeft w:val="640"/>
          <w:marRight w:val="0"/>
          <w:marTop w:val="0"/>
          <w:marBottom w:val="0"/>
          <w:divBdr>
            <w:top w:val="none" w:sz="0" w:space="0" w:color="auto"/>
            <w:left w:val="none" w:sz="0" w:space="0" w:color="auto"/>
            <w:bottom w:val="none" w:sz="0" w:space="0" w:color="auto"/>
            <w:right w:val="none" w:sz="0" w:space="0" w:color="auto"/>
          </w:divBdr>
        </w:div>
        <w:div w:id="1282230487">
          <w:marLeft w:val="640"/>
          <w:marRight w:val="0"/>
          <w:marTop w:val="0"/>
          <w:marBottom w:val="0"/>
          <w:divBdr>
            <w:top w:val="none" w:sz="0" w:space="0" w:color="auto"/>
            <w:left w:val="none" w:sz="0" w:space="0" w:color="auto"/>
            <w:bottom w:val="none" w:sz="0" w:space="0" w:color="auto"/>
            <w:right w:val="none" w:sz="0" w:space="0" w:color="auto"/>
          </w:divBdr>
        </w:div>
        <w:div w:id="2113819102">
          <w:marLeft w:val="640"/>
          <w:marRight w:val="0"/>
          <w:marTop w:val="0"/>
          <w:marBottom w:val="0"/>
          <w:divBdr>
            <w:top w:val="none" w:sz="0" w:space="0" w:color="auto"/>
            <w:left w:val="none" w:sz="0" w:space="0" w:color="auto"/>
            <w:bottom w:val="none" w:sz="0" w:space="0" w:color="auto"/>
            <w:right w:val="none" w:sz="0" w:space="0" w:color="auto"/>
          </w:divBdr>
        </w:div>
      </w:divsChild>
    </w:div>
    <w:div w:id="66003781">
      <w:bodyDiv w:val="1"/>
      <w:marLeft w:val="0"/>
      <w:marRight w:val="0"/>
      <w:marTop w:val="0"/>
      <w:marBottom w:val="0"/>
      <w:divBdr>
        <w:top w:val="none" w:sz="0" w:space="0" w:color="auto"/>
        <w:left w:val="none" w:sz="0" w:space="0" w:color="auto"/>
        <w:bottom w:val="none" w:sz="0" w:space="0" w:color="auto"/>
        <w:right w:val="none" w:sz="0" w:space="0" w:color="auto"/>
      </w:divBdr>
    </w:div>
    <w:div w:id="71195524">
      <w:bodyDiv w:val="1"/>
      <w:marLeft w:val="0"/>
      <w:marRight w:val="0"/>
      <w:marTop w:val="0"/>
      <w:marBottom w:val="0"/>
      <w:divBdr>
        <w:top w:val="none" w:sz="0" w:space="0" w:color="auto"/>
        <w:left w:val="none" w:sz="0" w:space="0" w:color="auto"/>
        <w:bottom w:val="none" w:sz="0" w:space="0" w:color="auto"/>
        <w:right w:val="none" w:sz="0" w:space="0" w:color="auto"/>
      </w:divBdr>
    </w:div>
    <w:div w:id="71513620">
      <w:bodyDiv w:val="1"/>
      <w:marLeft w:val="0"/>
      <w:marRight w:val="0"/>
      <w:marTop w:val="0"/>
      <w:marBottom w:val="0"/>
      <w:divBdr>
        <w:top w:val="none" w:sz="0" w:space="0" w:color="auto"/>
        <w:left w:val="none" w:sz="0" w:space="0" w:color="auto"/>
        <w:bottom w:val="none" w:sz="0" w:space="0" w:color="auto"/>
        <w:right w:val="none" w:sz="0" w:space="0" w:color="auto"/>
      </w:divBdr>
    </w:div>
    <w:div w:id="73287442">
      <w:bodyDiv w:val="1"/>
      <w:marLeft w:val="0"/>
      <w:marRight w:val="0"/>
      <w:marTop w:val="0"/>
      <w:marBottom w:val="0"/>
      <w:divBdr>
        <w:top w:val="none" w:sz="0" w:space="0" w:color="auto"/>
        <w:left w:val="none" w:sz="0" w:space="0" w:color="auto"/>
        <w:bottom w:val="none" w:sz="0" w:space="0" w:color="auto"/>
        <w:right w:val="none" w:sz="0" w:space="0" w:color="auto"/>
      </w:divBdr>
    </w:div>
    <w:div w:id="76440023">
      <w:bodyDiv w:val="1"/>
      <w:marLeft w:val="0"/>
      <w:marRight w:val="0"/>
      <w:marTop w:val="0"/>
      <w:marBottom w:val="0"/>
      <w:divBdr>
        <w:top w:val="none" w:sz="0" w:space="0" w:color="auto"/>
        <w:left w:val="none" w:sz="0" w:space="0" w:color="auto"/>
        <w:bottom w:val="none" w:sz="0" w:space="0" w:color="auto"/>
        <w:right w:val="none" w:sz="0" w:space="0" w:color="auto"/>
      </w:divBdr>
    </w:div>
    <w:div w:id="76874596">
      <w:bodyDiv w:val="1"/>
      <w:marLeft w:val="0"/>
      <w:marRight w:val="0"/>
      <w:marTop w:val="0"/>
      <w:marBottom w:val="0"/>
      <w:divBdr>
        <w:top w:val="none" w:sz="0" w:space="0" w:color="auto"/>
        <w:left w:val="none" w:sz="0" w:space="0" w:color="auto"/>
        <w:bottom w:val="none" w:sz="0" w:space="0" w:color="auto"/>
        <w:right w:val="none" w:sz="0" w:space="0" w:color="auto"/>
      </w:divBdr>
    </w:div>
    <w:div w:id="77143610">
      <w:bodyDiv w:val="1"/>
      <w:marLeft w:val="0"/>
      <w:marRight w:val="0"/>
      <w:marTop w:val="0"/>
      <w:marBottom w:val="0"/>
      <w:divBdr>
        <w:top w:val="none" w:sz="0" w:space="0" w:color="auto"/>
        <w:left w:val="none" w:sz="0" w:space="0" w:color="auto"/>
        <w:bottom w:val="none" w:sz="0" w:space="0" w:color="auto"/>
        <w:right w:val="none" w:sz="0" w:space="0" w:color="auto"/>
      </w:divBdr>
    </w:div>
    <w:div w:id="81218997">
      <w:bodyDiv w:val="1"/>
      <w:marLeft w:val="0"/>
      <w:marRight w:val="0"/>
      <w:marTop w:val="0"/>
      <w:marBottom w:val="0"/>
      <w:divBdr>
        <w:top w:val="none" w:sz="0" w:space="0" w:color="auto"/>
        <w:left w:val="none" w:sz="0" w:space="0" w:color="auto"/>
        <w:bottom w:val="none" w:sz="0" w:space="0" w:color="auto"/>
        <w:right w:val="none" w:sz="0" w:space="0" w:color="auto"/>
      </w:divBdr>
    </w:div>
    <w:div w:id="82721804">
      <w:bodyDiv w:val="1"/>
      <w:marLeft w:val="0"/>
      <w:marRight w:val="0"/>
      <w:marTop w:val="0"/>
      <w:marBottom w:val="0"/>
      <w:divBdr>
        <w:top w:val="none" w:sz="0" w:space="0" w:color="auto"/>
        <w:left w:val="none" w:sz="0" w:space="0" w:color="auto"/>
        <w:bottom w:val="none" w:sz="0" w:space="0" w:color="auto"/>
        <w:right w:val="none" w:sz="0" w:space="0" w:color="auto"/>
      </w:divBdr>
    </w:div>
    <w:div w:id="84739001">
      <w:bodyDiv w:val="1"/>
      <w:marLeft w:val="0"/>
      <w:marRight w:val="0"/>
      <w:marTop w:val="0"/>
      <w:marBottom w:val="0"/>
      <w:divBdr>
        <w:top w:val="none" w:sz="0" w:space="0" w:color="auto"/>
        <w:left w:val="none" w:sz="0" w:space="0" w:color="auto"/>
        <w:bottom w:val="none" w:sz="0" w:space="0" w:color="auto"/>
        <w:right w:val="none" w:sz="0" w:space="0" w:color="auto"/>
      </w:divBdr>
    </w:div>
    <w:div w:id="85613539">
      <w:bodyDiv w:val="1"/>
      <w:marLeft w:val="0"/>
      <w:marRight w:val="0"/>
      <w:marTop w:val="0"/>
      <w:marBottom w:val="0"/>
      <w:divBdr>
        <w:top w:val="none" w:sz="0" w:space="0" w:color="auto"/>
        <w:left w:val="none" w:sz="0" w:space="0" w:color="auto"/>
        <w:bottom w:val="none" w:sz="0" w:space="0" w:color="auto"/>
        <w:right w:val="none" w:sz="0" w:space="0" w:color="auto"/>
      </w:divBdr>
    </w:div>
    <w:div w:id="86121729">
      <w:bodyDiv w:val="1"/>
      <w:marLeft w:val="0"/>
      <w:marRight w:val="0"/>
      <w:marTop w:val="0"/>
      <w:marBottom w:val="0"/>
      <w:divBdr>
        <w:top w:val="none" w:sz="0" w:space="0" w:color="auto"/>
        <w:left w:val="none" w:sz="0" w:space="0" w:color="auto"/>
        <w:bottom w:val="none" w:sz="0" w:space="0" w:color="auto"/>
        <w:right w:val="none" w:sz="0" w:space="0" w:color="auto"/>
      </w:divBdr>
    </w:div>
    <w:div w:id="89546478">
      <w:bodyDiv w:val="1"/>
      <w:marLeft w:val="0"/>
      <w:marRight w:val="0"/>
      <w:marTop w:val="0"/>
      <w:marBottom w:val="0"/>
      <w:divBdr>
        <w:top w:val="none" w:sz="0" w:space="0" w:color="auto"/>
        <w:left w:val="none" w:sz="0" w:space="0" w:color="auto"/>
        <w:bottom w:val="none" w:sz="0" w:space="0" w:color="auto"/>
        <w:right w:val="none" w:sz="0" w:space="0" w:color="auto"/>
      </w:divBdr>
      <w:divsChild>
        <w:div w:id="420027867">
          <w:marLeft w:val="640"/>
          <w:marRight w:val="0"/>
          <w:marTop w:val="0"/>
          <w:marBottom w:val="0"/>
          <w:divBdr>
            <w:top w:val="none" w:sz="0" w:space="0" w:color="auto"/>
            <w:left w:val="none" w:sz="0" w:space="0" w:color="auto"/>
            <w:bottom w:val="none" w:sz="0" w:space="0" w:color="auto"/>
            <w:right w:val="none" w:sz="0" w:space="0" w:color="auto"/>
          </w:divBdr>
        </w:div>
        <w:div w:id="509301126">
          <w:marLeft w:val="640"/>
          <w:marRight w:val="0"/>
          <w:marTop w:val="0"/>
          <w:marBottom w:val="0"/>
          <w:divBdr>
            <w:top w:val="none" w:sz="0" w:space="0" w:color="auto"/>
            <w:left w:val="none" w:sz="0" w:space="0" w:color="auto"/>
            <w:bottom w:val="none" w:sz="0" w:space="0" w:color="auto"/>
            <w:right w:val="none" w:sz="0" w:space="0" w:color="auto"/>
          </w:divBdr>
        </w:div>
        <w:div w:id="529805432">
          <w:marLeft w:val="640"/>
          <w:marRight w:val="0"/>
          <w:marTop w:val="0"/>
          <w:marBottom w:val="0"/>
          <w:divBdr>
            <w:top w:val="none" w:sz="0" w:space="0" w:color="auto"/>
            <w:left w:val="none" w:sz="0" w:space="0" w:color="auto"/>
            <w:bottom w:val="none" w:sz="0" w:space="0" w:color="auto"/>
            <w:right w:val="none" w:sz="0" w:space="0" w:color="auto"/>
          </w:divBdr>
        </w:div>
        <w:div w:id="752701640">
          <w:marLeft w:val="640"/>
          <w:marRight w:val="0"/>
          <w:marTop w:val="0"/>
          <w:marBottom w:val="0"/>
          <w:divBdr>
            <w:top w:val="none" w:sz="0" w:space="0" w:color="auto"/>
            <w:left w:val="none" w:sz="0" w:space="0" w:color="auto"/>
            <w:bottom w:val="none" w:sz="0" w:space="0" w:color="auto"/>
            <w:right w:val="none" w:sz="0" w:space="0" w:color="auto"/>
          </w:divBdr>
        </w:div>
        <w:div w:id="816341803">
          <w:marLeft w:val="640"/>
          <w:marRight w:val="0"/>
          <w:marTop w:val="0"/>
          <w:marBottom w:val="0"/>
          <w:divBdr>
            <w:top w:val="none" w:sz="0" w:space="0" w:color="auto"/>
            <w:left w:val="none" w:sz="0" w:space="0" w:color="auto"/>
            <w:bottom w:val="none" w:sz="0" w:space="0" w:color="auto"/>
            <w:right w:val="none" w:sz="0" w:space="0" w:color="auto"/>
          </w:divBdr>
        </w:div>
        <w:div w:id="1666546224">
          <w:marLeft w:val="640"/>
          <w:marRight w:val="0"/>
          <w:marTop w:val="0"/>
          <w:marBottom w:val="0"/>
          <w:divBdr>
            <w:top w:val="none" w:sz="0" w:space="0" w:color="auto"/>
            <w:left w:val="none" w:sz="0" w:space="0" w:color="auto"/>
            <w:bottom w:val="none" w:sz="0" w:space="0" w:color="auto"/>
            <w:right w:val="none" w:sz="0" w:space="0" w:color="auto"/>
          </w:divBdr>
        </w:div>
      </w:divsChild>
    </w:div>
    <w:div w:id="92364664">
      <w:bodyDiv w:val="1"/>
      <w:marLeft w:val="0"/>
      <w:marRight w:val="0"/>
      <w:marTop w:val="0"/>
      <w:marBottom w:val="0"/>
      <w:divBdr>
        <w:top w:val="none" w:sz="0" w:space="0" w:color="auto"/>
        <w:left w:val="none" w:sz="0" w:space="0" w:color="auto"/>
        <w:bottom w:val="none" w:sz="0" w:space="0" w:color="auto"/>
        <w:right w:val="none" w:sz="0" w:space="0" w:color="auto"/>
      </w:divBdr>
    </w:div>
    <w:div w:id="93403563">
      <w:bodyDiv w:val="1"/>
      <w:marLeft w:val="0"/>
      <w:marRight w:val="0"/>
      <w:marTop w:val="0"/>
      <w:marBottom w:val="0"/>
      <w:divBdr>
        <w:top w:val="none" w:sz="0" w:space="0" w:color="auto"/>
        <w:left w:val="none" w:sz="0" w:space="0" w:color="auto"/>
        <w:bottom w:val="none" w:sz="0" w:space="0" w:color="auto"/>
        <w:right w:val="none" w:sz="0" w:space="0" w:color="auto"/>
      </w:divBdr>
    </w:div>
    <w:div w:id="95104510">
      <w:bodyDiv w:val="1"/>
      <w:marLeft w:val="0"/>
      <w:marRight w:val="0"/>
      <w:marTop w:val="0"/>
      <w:marBottom w:val="0"/>
      <w:divBdr>
        <w:top w:val="none" w:sz="0" w:space="0" w:color="auto"/>
        <w:left w:val="none" w:sz="0" w:space="0" w:color="auto"/>
        <w:bottom w:val="none" w:sz="0" w:space="0" w:color="auto"/>
        <w:right w:val="none" w:sz="0" w:space="0" w:color="auto"/>
      </w:divBdr>
    </w:div>
    <w:div w:id="95371064">
      <w:bodyDiv w:val="1"/>
      <w:marLeft w:val="0"/>
      <w:marRight w:val="0"/>
      <w:marTop w:val="0"/>
      <w:marBottom w:val="0"/>
      <w:divBdr>
        <w:top w:val="none" w:sz="0" w:space="0" w:color="auto"/>
        <w:left w:val="none" w:sz="0" w:space="0" w:color="auto"/>
        <w:bottom w:val="none" w:sz="0" w:space="0" w:color="auto"/>
        <w:right w:val="none" w:sz="0" w:space="0" w:color="auto"/>
      </w:divBdr>
    </w:div>
    <w:div w:id="95911477">
      <w:bodyDiv w:val="1"/>
      <w:marLeft w:val="0"/>
      <w:marRight w:val="0"/>
      <w:marTop w:val="0"/>
      <w:marBottom w:val="0"/>
      <w:divBdr>
        <w:top w:val="none" w:sz="0" w:space="0" w:color="auto"/>
        <w:left w:val="none" w:sz="0" w:space="0" w:color="auto"/>
        <w:bottom w:val="none" w:sz="0" w:space="0" w:color="auto"/>
        <w:right w:val="none" w:sz="0" w:space="0" w:color="auto"/>
      </w:divBdr>
    </w:div>
    <w:div w:id="96872243">
      <w:bodyDiv w:val="1"/>
      <w:marLeft w:val="0"/>
      <w:marRight w:val="0"/>
      <w:marTop w:val="0"/>
      <w:marBottom w:val="0"/>
      <w:divBdr>
        <w:top w:val="none" w:sz="0" w:space="0" w:color="auto"/>
        <w:left w:val="none" w:sz="0" w:space="0" w:color="auto"/>
        <w:bottom w:val="none" w:sz="0" w:space="0" w:color="auto"/>
        <w:right w:val="none" w:sz="0" w:space="0" w:color="auto"/>
      </w:divBdr>
    </w:div>
    <w:div w:id="99952021">
      <w:bodyDiv w:val="1"/>
      <w:marLeft w:val="0"/>
      <w:marRight w:val="0"/>
      <w:marTop w:val="0"/>
      <w:marBottom w:val="0"/>
      <w:divBdr>
        <w:top w:val="none" w:sz="0" w:space="0" w:color="auto"/>
        <w:left w:val="none" w:sz="0" w:space="0" w:color="auto"/>
        <w:bottom w:val="none" w:sz="0" w:space="0" w:color="auto"/>
        <w:right w:val="none" w:sz="0" w:space="0" w:color="auto"/>
      </w:divBdr>
    </w:div>
    <w:div w:id="100733122">
      <w:bodyDiv w:val="1"/>
      <w:marLeft w:val="0"/>
      <w:marRight w:val="0"/>
      <w:marTop w:val="0"/>
      <w:marBottom w:val="0"/>
      <w:divBdr>
        <w:top w:val="none" w:sz="0" w:space="0" w:color="auto"/>
        <w:left w:val="none" w:sz="0" w:space="0" w:color="auto"/>
        <w:bottom w:val="none" w:sz="0" w:space="0" w:color="auto"/>
        <w:right w:val="none" w:sz="0" w:space="0" w:color="auto"/>
      </w:divBdr>
    </w:div>
    <w:div w:id="101195745">
      <w:bodyDiv w:val="1"/>
      <w:marLeft w:val="0"/>
      <w:marRight w:val="0"/>
      <w:marTop w:val="0"/>
      <w:marBottom w:val="0"/>
      <w:divBdr>
        <w:top w:val="none" w:sz="0" w:space="0" w:color="auto"/>
        <w:left w:val="none" w:sz="0" w:space="0" w:color="auto"/>
        <w:bottom w:val="none" w:sz="0" w:space="0" w:color="auto"/>
        <w:right w:val="none" w:sz="0" w:space="0" w:color="auto"/>
      </w:divBdr>
    </w:div>
    <w:div w:id="102389268">
      <w:bodyDiv w:val="1"/>
      <w:marLeft w:val="0"/>
      <w:marRight w:val="0"/>
      <w:marTop w:val="0"/>
      <w:marBottom w:val="0"/>
      <w:divBdr>
        <w:top w:val="none" w:sz="0" w:space="0" w:color="auto"/>
        <w:left w:val="none" w:sz="0" w:space="0" w:color="auto"/>
        <w:bottom w:val="none" w:sz="0" w:space="0" w:color="auto"/>
        <w:right w:val="none" w:sz="0" w:space="0" w:color="auto"/>
      </w:divBdr>
    </w:div>
    <w:div w:id="103578667">
      <w:bodyDiv w:val="1"/>
      <w:marLeft w:val="0"/>
      <w:marRight w:val="0"/>
      <w:marTop w:val="0"/>
      <w:marBottom w:val="0"/>
      <w:divBdr>
        <w:top w:val="none" w:sz="0" w:space="0" w:color="auto"/>
        <w:left w:val="none" w:sz="0" w:space="0" w:color="auto"/>
        <w:bottom w:val="none" w:sz="0" w:space="0" w:color="auto"/>
        <w:right w:val="none" w:sz="0" w:space="0" w:color="auto"/>
      </w:divBdr>
    </w:div>
    <w:div w:id="105539120">
      <w:bodyDiv w:val="1"/>
      <w:marLeft w:val="0"/>
      <w:marRight w:val="0"/>
      <w:marTop w:val="0"/>
      <w:marBottom w:val="0"/>
      <w:divBdr>
        <w:top w:val="none" w:sz="0" w:space="0" w:color="auto"/>
        <w:left w:val="none" w:sz="0" w:space="0" w:color="auto"/>
        <w:bottom w:val="none" w:sz="0" w:space="0" w:color="auto"/>
        <w:right w:val="none" w:sz="0" w:space="0" w:color="auto"/>
      </w:divBdr>
    </w:div>
    <w:div w:id="106240006">
      <w:bodyDiv w:val="1"/>
      <w:marLeft w:val="0"/>
      <w:marRight w:val="0"/>
      <w:marTop w:val="0"/>
      <w:marBottom w:val="0"/>
      <w:divBdr>
        <w:top w:val="none" w:sz="0" w:space="0" w:color="auto"/>
        <w:left w:val="none" w:sz="0" w:space="0" w:color="auto"/>
        <w:bottom w:val="none" w:sz="0" w:space="0" w:color="auto"/>
        <w:right w:val="none" w:sz="0" w:space="0" w:color="auto"/>
      </w:divBdr>
    </w:div>
    <w:div w:id="106390032">
      <w:bodyDiv w:val="1"/>
      <w:marLeft w:val="0"/>
      <w:marRight w:val="0"/>
      <w:marTop w:val="0"/>
      <w:marBottom w:val="0"/>
      <w:divBdr>
        <w:top w:val="none" w:sz="0" w:space="0" w:color="auto"/>
        <w:left w:val="none" w:sz="0" w:space="0" w:color="auto"/>
        <w:bottom w:val="none" w:sz="0" w:space="0" w:color="auto"/>
        <w:right w:val="none" w:sz="0" w:space="0" w:color="auto"/>
      </w:divBdr>
    </w:div>
    <w:div w:id="108739939">
      <w:bodyDiv w:val="1"/>
      <w:marLeft w:val="0"/>
      <w:marRight w:val="0"/>
      <w:marTop w:val="0"/>
      <w:marBottom w:val="0"/>
      <w:divBdr>
        <w:top w:val="none" w:sz="0" w:space="0" w:color="auto"/>
        <w:left w:val="none" w:sz="0" w:space="0" w:color="auto"/>
        <w:bottom w:val="none" w:sz="0" w:space="0" w:color="auto"/>
        <w:right w:val="none" w:sz="0" w:space="0" w:color="auto"/>
      </w:divBdr>
    </w:div>
    <w:div w:id="109202271">
      <w:bodyDiv w:val="1"/>
      <w:marLeft w:val="0"/>
      <w:marRight w:val="0"/>
      <w:marTop w:val="0"/>
      <w:marBottom w:val="0"/>
      <w:divBdr>
        <w:top w:val="none" w:sz="0" w:space="0" w:color="auto"/>
        <w:left w:val="none" w:sz="0" w:space="0" w:color="auto"/>
        <w:bottom w:val="none" w:sz="0" w:space="0" w:color="auto"/>
        <w:right w:val="none" w:sz="0" w:space="0" w:color="auto"/>
      </w:divBdr>
    </w:div>
    <w:div w:id="109663718">
      <w:bodyDiv w:val="1"/>
      <w:marLeft w:val="0"/>
      <w:marRight w:val="0"/>
      <w:marTop w:val="0"/>
      <w:marBottom w:val="0"/>
      <w:divBdr>
        <w:top w:val="none" w:sz="0" w:space="0" w:color="auto"/>
        <w:left w:val="none" w:sz="0" w:space="0" w:color="auto"/>
        <w:bottom w:val="none" w:sz="0" w:space="0" w:color="auto"/>
        <w:right w:val="none" w:sz="0" w:space="0" w:color="auto"/>
      </w:divBdr>
    </w:div>
    <w:div w:id="109707598">
      <w:bodyDiv w:val="1"/>
      <w:marLeft w:val="0"/>
      <w:marRight w:val="0"/>
      <w:marTop w:val="0"/>
      <w:marBottom w:val="0"/>
      <w:divBdr>
        <w:top w:val="none" w:sz="0" w:space="0" w:color="auto"/>
        <w:left w:val="none" w:sz="0" w:space="0" w:color="auto"/>
        <w:bottom w:val="none" w:sz="0" w:space="0" w:color="auto"/>
        <w:right w:val="none" w:sz="0" w:space="0" w:color="auto"/>
      </w:divBdr>
    </w:div>
    <w:div w:id="109865805">
      <w:bodyDiv w:val="1"/>
      <w:marLeft w:val="0"/>
      <w:marRight w:val="0"/>
      <w:marTop w:val="0"/>
      <w:marBottom w:val="0"/>
      <w:divBdr>
        <w:top w:val="none" w:sz="0" w:space="0" w:color="auto"/>
        <w:left w:val="none" w:sz="0" w:space="0" w:color="auto"/>
        <w:bottom w:val="none" w:sz="0" w:space="0" w:color="auto"/>
        <w:right w:val="none" w:sz="0" w:space="0" w:color="auto"/>
      </w:divBdr>
    </w:div>
    <w:div w:id="110979696">
      <w:bodyDiv w:val="1"/>
      <w:marLeft w:val="0"/>
      <w:marRight w:val="0"/>
      <w:marTop w:val="0"/>
      <w:marBottom w:val="0"/>
      <w:divBdr>
        <w:top w:val="none" w:sz="0" w:space="0" w:color="auto"/>
        <w:left w:val="none" w:sz="0" w:space="0" w:color="auto"/>
        <w:bottom w:val="none" w:sz="0" w:space="0" w:color="auto"/>
        <w:right w:val="none" w:sz="0" w:space="0" w:color="auto"/>
      </w:divBdr>
    </w:div>
    <w:div w:id="112673366">
      <w:bodyDiv w:val="1"/>
      <w:marLeft w:val="0"/>
      <w:marRight w:val="0"/>
      <w:marTop w:val="0"/>
      <w:marBottom w:val="0"/>
      <w:divBdr>
        <w:top w:val="none" w:sz="0" w:space="0" w:color="auto"/>
        <w:left w:val="none" w:sz="0" w:space="0" w:color="auto"/>
        <w:bottom w:val="none" w:sz="0" w:space="0" w:color="auto"/>
        <w:right w:val="none" w:sz="0" w:space="0" w:color="auto"/>
      </w:divBdr>
    </w:div>
    <w:div w:id="113254309">
      <w:bodyDiv w:val="1"/>
      <w:marLeft w:val="0"/>
      <w:marRight w:val="0"/>
      <w:marTop w:val="0"/>
      <w:marBottom w:val="0"/>
      <w:divBdr>
        <w:top w:val="none" w:sz="0" w:space="0" w:color="auto"/>
        <w:left w:val="none" w:sz="0" w:space="0" w:color="auto"/>
        <w:bottom w:val="none" w:sz="0" w:space="0" w:color="auto"/>
        <w:right w:val="none" w:sz="0" w:space="0" w:color="auto"/>
      </w:divBdr>
    </w:div>
    <w:div w:id="118232047">
      <w:bodyDiv w:val="1"/>
      <w:marLeft w:val="0"/>
      <w:marRight w:val="0"/>
      <w:marTop w:val="0"/>
      <w:marBottom w:val="0"/>
      <w:divBdr>
        <w:top w:val="none" w:sz="0" w:space="0" w:color="auto"/>
        <w:left w:val="none" w:sz="0" w:space="0" w:color="auto"/>
        <w:bottom w:val="none" w:sz="0" w:space="0" w:color="auto"/>
        <w:right w:val="none" w:sz="0" w:space="0" w:color="auto"/>
      </w:divBdr>
    </w:div>
    <w:div w:id="121463072">
      <w:bodyDiv w:val="1"/>
      <w:marLeft w:val="0"/>
      <w:marRight w:val="0"/>
      <w:marTop w:val="0"/>
      <w:marBottom w:val="0"/>
      <w:divBdr>
        <w:top w:val="none" w:sz="0" w:space="0" w:color="auto"/>
        <w:left w:val="none" w:sz="0" w:space="0" w:color="auto"/>
        <w:bottom w:val="none" w:sz="0" w:space="0" w:color="auto"/>
        <w:right w:val="none" w:sz="0" w:space="0" w:color="auto"/>
      </w:divBdr>
    </w:div>
    <w:div w:id="122769790">
      <w:bodyDiv w:val="1"/>
      <w:marLeft w:val="0"/>
      <w:marRight w:val="0"/>
      <w:marTop w:val="0"/>
      <w:marBottom w:val="0"/>
      <w:divBdr>
        <w:top w:val="none" w:sz="0" w:space="0" w:color="auto"/>
        <w:left w:val="none" w:sz="0" w:space="0" w:color="auto"/>
        <w:bottom w:val="none" w:sz="0" w:space="0" w:color="auto"/>
        <w:right w:val="none" w:sz="0" w:space="0" w:color="auto"/>
      </w:divBdr>
    </w:div>
    <w:div w:id="123544755">
      <w:bodyDiv w:val="1"/>
      <w:marLeft w:val="0"/>
      <w:marRight w:val="0"/>
      <w:marTop w:val="0"/>
      <w:marBottom w:val="0"/>
      <w:divBdr>
        <w:top w:val="none" w:sz="0" w:space="0" w:color="auto"/>
        <w:left w:val="none" w:sz="0" w:space="0" w:color="auto"/>
        <w:bottom w:val="none" w:sz="0" w:space="0" w:color="auto"/>
        <w:right w:val="none" w:sz="0" w:space="0" w:color="auto"/>
      </w:divBdr>
    </w:div>
    <w:div w:id="123692713">
      <w:bodyDiv w:val="1"/>
      <w:marLeft w:val="0"/>
      <w:marRight w:val="0"/>
      <w:marTop w:val="0"/>
      <w:marBottom w:val="0"/>
      <w:divBdr>
        <w:top w:val="none" w:sz="0" w:space="0" w:color="auto"/>
        <w:left w:val="none" w:sz="0" w:space="0" w:color="auto"/>
        <w:bottom w:val="none" w:sz="0" w:space="0" w:color="auto"/>
        <w:right w:val="none" w:sz="0" w:space="0" w:color="auto"/>
      </w:divBdr>
      <w:divsChild>
        <w:div w:id="202835970">
          <w:marLeft w:val="640"/>
          <w:marRight w:val="0"/>
          <w:marTop w:val="0"/>
          <w:marBottom w:val="0"/>
          <w:divBdr>
            <w:top w:val="none" w:sz="0" w:space="0" w:color="auto"/>
            <w:left w:val="none" w:sz="0" w:space="0" w:color="auto"/>
            <w:bottom w:val="none" w:sz="0" w:space="0" w:color="auto"/>
            <w:right w:val="none" w:sz="0" w:space="0" w:color="auto"/>
          </w:divBdr>
        </w:div>
        <w:div w:id="944074282">
          <w:marLeft w:val="640"/>
          <w:marRight w:val="0"/>
          <w:marTop w:val="0"/>
          <w:marBottom w:val="0"/>
          <w:divBdr>
            <w:top w:val="none" w:sz="0" w:space="0" w:color="auto"/>
            <w:left w:val="none" w:sz="0" w:space="0" w:color="auto"/>
            <w:bottom w:val="none" w:sz="0" w:space="0" w:color="auto"/>
            <w:right w:val="none" w:sz="0" w:space="0" w:color="auto"/>
          </w:divBdr>
        </w:div>
        <w:div w:id="1321731317">
          <w:marLeft w:val="640"/>
          <w:marRight w:val="0"/>
          <w:marTop w:val="0"/>
          <w:marBottom w:val="0"/>
          <w:divBdr>
            <w:top w:val="none" w:sz="0" w:space="0" w:color="auto"/>
            <w:left w:val="none" w:sz="0" w:space="0" w:color="auto"/>
            <w:bottom w:val="none" w:sz="0" w:space="0" w:color="auto"/>
            <w:right w:val="none" w:sz="0" w:space="0" w:color="auto"/>
          </w:divBdr>
        </w:div>
        <w:div w:id="1486585605">
          <w:marLeft w:val="640"/>
          <w:marRight w:val="0"/>
          <w:marTop w:val="0"/>
          <w:marBottom w:val="0"/>
          <w:divBdr>
            <w:top w:val="none" w:sz="0" w:space="0" w:color="auto"/>
            <w:left w:val="none" w:sz="0" w:space="0" w:color="auto"/>
            <w:bottom w:val="none" w:sz="0" w:space="0" w:color="auto"/>
            <w:right w:val="none" w:sz="0" w:space="0" w:color="auto"/>
          </w:divBdr>
        </w:div>
        <w:div w:id="1586567790">
          <w:marLeft w:val="640"/>
          <w:marRight w:val="0"/>
          <w:marTop w:val="0"/>
          <w:marBottom w:val="0"/>
          <w:divBdr>
            <w:top w:val="none" w:sz="0" w:space="0" w:color="auto"/>
            <w:left w:val="none" w:sz="0" w:space="0" w:color="auto"/>
            <w:bottom w:val="none" w:sz="0" w:space="0" w:color="auto"/>
            <w:right w:val="none" w:sz="0" w:space="0" w:color="auto"/>
          </w:divBdr>
        </w:div>
        <w:div w:id="1835563774">
          <w:marLeft w:val="640"/>
          <w:marRight w:val="0"/>
          <w:marTop w:val="0"/>
          <w:marBottom w:val="0"/>
          <w:divBdr>
            <w:top w:val="none" w:sz="0" w:space="0" w:color="auto"/>
            <w:left w:val="none" w:sz="0" w:space="0" w:color="auto"/>
            <w:bottom w:val="none" w:sz="0" w:space="0" w:color="auto"/>
            <w:right w:val="none" w:sz="0" w:space="0" w:color="auto"/>
          </w:divBdr>
        </w:div>
      </w:divsChild>
    </w:div>
    <w:div w:id="123931866">
      <w:bodyDiv w:val="1"/>
      <w:marLeft w:val="0"/>
      <w:marRight w:val="0"/>
      <w:marTop w:val="0"/>
      <w:marBottom w:val="0"/>
      <w:divBdr>
        <w:top w:val="none" w:sz="0" w:space="0" w:color="auto"/>
        <w:left w:val="none" w:sz="0" w:space="0" w:color="auto"/>
        <w:bottom w:val="none" w:sz="0" w:space="0" w:color="auto"/>
        <w:right w:val="none" w:sz="0" w:space="0" w:color="auto"/>
      </w:divBdr>
    </w:div>
    <w:div w:id="125397124">
      <w:bodyDiv w:val="1"/>
      <w:marLeft w:val="0"/>
      <w:marRight w:val="0"/>
      <w:marTop w:val="0"/>
      <w:marBottom w:val="0"/>
      <w:divBdr>
        <w:top w:val="none" w:sz="0" w:space="0" w:color="auto"/>
        <w:left w:val="none" w:sz="0" w:space="0" w:color="auto"/>
        <w:bottom w:val="none" w:sz="0" w:space="0" w:color="auto"/>
        <w:right w:val="none" w:sz="0" w:space="0" w:color="auto"/>
      </w:divBdr>
    </w:div>
    <w:div w:id="131601556">
      <w:bodyDiv w:val="1"/>
      <w:marLeft w:val="0"/>
      <w:marRight w:val="0"/>
      <w:marTop w:val="0"/>
      <w:marBottom w:val="0"/>
      <w:divBdr>
        <w:top w:val="none" w:sz="0" w:space="0" w:color="auto"/>
        <w:left w:val="none" w:sz="0" w:space="0" w:color="auto"/>
        <w:bottom w:val="none" w:sz="0" w:space="0" w:color="auto"/>
        <w:right w:val="none" w:sz="0" w:space="0" w:color="auto"/>
      </w:divBdr>
    </w:div>
    <w:div w:id="132597705">
      <w:bodyDiv w:val="1"/>
      <w:marLeft w:val="0"/>
      <w:marRight w:val="0"/>
      <w:marTop w:val="0"/>
      <w:marBottom w:val="0"/>
      <w:divBdr>
        <w:top w:val="none" w:sz="0" w:space="0" w:color="auto"/>
        <w:left w:val="none" w:sz="0" w:space="0" w:color="auto"/>
        <w:bottom w:val="none" w:sz="0" w:space="0" w:color="auto"/>
        <w:right w:val="none" w:sz="0" w:space="0" w:color="auto"/>
      </w:divBdr>
    </w:div>
    <w:div w:id="136802769">
      <w:bodyDiv w:val="1"/>
      <w:marLeft w:val="0"/>
      <w:marRight w:val="0"/>
      <w:marTop w:val="0"/>
      <w:marBottom w:val="0"/>
      <w:divBdr>
        <w:top w:val="none" w:sz="0" w:space="0" w:color="auto"/>
        <w:left w:val="none" w:sz="0" w:space="0" w:color="auto"/>
        <w:bottom w:val="none" w:sz="0" w:space="0" w:color="auto"/>
        <w:right w:val="none" w:sz="0" w:space="0" w:color="auto"/>
      </w:divBdr>
    </w:div>
    <w:div w:id="136803445">
      <w:bodyDiv w:val="1"/>
      <w:marLeft w:val="0"/>
      <w:marRight w:val="0"/>
      <w:marTop w:val="0"/>
      <w:marBottom w:val="0"/>
      <w:divBdr>
        <w:top w:val="none" w:sz="0" w:space="0" w:color="auto"/>
        <w:left w:val="none" w:sz="0" w:space="0" w:color="auto"/>
        <w:bottom w:val="none" w:sz="0" w:space="0" w:color="auto"/>
        <w:right w:val="none" w:sz="0" w:space="0" w:color="auto"/>
      </w:divBdr>
    </w:div>
    <w:div w:id="139033741">
      <w:bodyDiv w:val="1"/>
      <w:marLeft w:val="0"/>
      <w:marRight w:val="0"/>
      <w:marTop w:val="0"/>
      <w:marBottom w:val="0"/>
      <w:divBdr>
        <w:top w:val="none" w:sz="0" w:space="0" w:color="auto"/>
        <w:left w:val="none" w:sz="0" w:space="0" w:color="auto"/>
        <w:bottom w:val="none" w:sz="0" w:space="0" w:color="auto"/>
        <w:right w:val="none" w:sz="0" w:space="0" w:color="auto"/>
      </w:divBdr>
    </w:div>
    <w:div w:id="143744917">
      <w:bodyDiv w:val="1"/>
      <w:marLeft w:val="0"/>
      <w:marRight w:val="0"/>
      <w:marTop w:val="0"/>
      <w:marBottom w:val="0"/>
      <w:divBdr>
        <w:top w:val="none" w:sz="0" w:space="0" w:color="auto"/>
        <w:left w:val="none" w:sz="0" w:space="0" w:color="auto"/>
        <w:bottom w:val="none" w:sz="0" w:space="0" w:color="auto"/>
        <w:right w:val="none" w:sz="0" w:space="0" w:color="auto"/>
      </w:divBdr>
    </w:div>
    <w:div w:id="145097955">
      <w:bodyDiv w:val="1"/>
      <w:marLeft w:val="0"/>
      <w:marRight w:val="0"/>
      <w:marTop w:val="0"/>
      <w:marBottom w:val="0"/>
      <w:divBdr>
        <w:top w:val="none" w:sz="0" w:space="0" w:color="auto"/>
        <w:left w:val="none" w:sz="0" w:space="0" w:color="auto"/>
        <w:bottom w:val="none" w:sz="0" w:space="0" w:color="auto"/>
        <w:right w:val="none" w:sz="0" w:space="0" w:color="auto"/>
      </w:divBdr>
    </w:div>
    <w:div w:id="147094238">
      <w:bodyDiv w:val="1"/>
      <w:marLeft w:val="0"/>
      <w:marRight w:val="0"/>
      <w:marTop w:val="0"/>
      <w:marBottom w:val="0"/>
      <w:divBdr>
        <w:top w:val="none" w:sz="0" w:space="0" w:color="auto"/>
        <w:left w:val="none" w:sz="0" w:space="0" w:color="auto"/>
        <w:bottom w:val="none" w:sz="0" w:space="0" w:color="auto"/>
        <w:right w:val="none" w:sz="0" w:space="0" w:color="auto"/>
      </w:divBdr>
    </w:div>
    <w:div w:id="155653411">
      <w:bodyDiv w:val="1"/>
      <w:marLeft w:val="0"/>
      <w:marRight w:val="0"/>
      <w:marTop w:val="0"/>
      <w:marBottom w:val="0"/>
      <w:divBdr>
        <w:top w:val="none" w:sz="0" w:space="0" w:color="auto"/>
        <w:left w:val="none" w:sz="0" w:space="0" w:color="auto"/>
        <w:bottom w:val="none" w:sz="0" w:space="0" w:color="auto"/>
        <w:right w:val="none" w:sz="0" w:space="0" w:color="auto"/>
      </w:divBdr>
    </w:div>
    <w:div w:id="156389477">
      <w:bodyDiv w:val="1"/>
      <w:marLeft w:val="0"/>
      <w:marRight w:val="0"/>
      <w:marTop w:val="0"/>
      <w:marBottom w:val="0"/>
      <w:divBdr>
        <w:top w:val="none" w:sz="0" w:space="0" w:color="auto"/>
        <w:left w:val="none" w:sz="0" w:space="0" w:color="auto"/>
        <w:bottom w:val="none" w:sz="0" w:space="0" w:color="auto"/>
        <w:right w:val="none" w:sz="0" w:space="0" w:color="auto"/>
      </w:divBdr>
    </w:div>
    <w:div w:id="157616047">
      <w:bodyDiv w:val="1"/>
      <w:marLeft w:val="0"/>
      <w:marRight w:val="0"/>
      <w:marTop w:val="0"/>
      <w:marBottom w:val="0"/>
      <w:divBdr>
        <w:top w:val="none" w:sz="0" w:space="0" w:color="auto"/>
        <w:left w:val="none" w:sz="0" w:space="0" w:color="auto"/>
        <w:bottom w:val="none" w:sz="0" w:space="0" w:color="auto"/>
        <w:right w:val="none" w:sz="0" w:space="0" w:color="auto"/>
      </w:divBdr>
    </w:div>
    <w:div w:id="158155455">
      <w:bodyDiv w:val="1"/>
      <w:marLeft w:val="0"/>
      <w:marRight w:val="0"/>
      <w:marTop w:val="0"/>
      <w:marBottom w:val="0"/>
      <w:divBdr>
        <w:top w:val="none" w:sz="0" w:space="0" w:color="auto"/>
        <w:left w:val="none" w:sz="0" w:space="0" w:color="auto"/>
        <w:bottom w:val="none" w:sz="0" w:space="0" w:color="auto"/>
        <w:right w:val="none" w:sz="0" w:space="0" w:color="auto"/>
      </w:divBdr>
    </w:div>
    <w:div w:id="158232300">
      <w:bodyDiv w:val="1"/>
      <w:marLeft w:val="0"/>
      <w:marRight w:val="0"/>
      <w:marTop w:val="0"/>
      <w:marBottom w:val="0"/>
      <w:divBdr>
        <w:top w:val="none" w:sz="0" w:space="0" w:color="auto"/>
        <w:left w:val="none" w:sz="0" w:space="0" w:color="auto"/>
        <w:bottom w:val="none" w:sz="0" w:space="0" w:color="auto"/>
        <w:right w:val="none" w:sz="0" w:space="0" w:color="auto"/>
      </w:divBdr>
    </w:div>
    <w:div w:id="158473396">
      <w:bodyDiv w:val="1"/>
      <w:marLeft w:val="0"/>
      <w:marRight w:val="0"/>
      <w:marTop w:val="0"/>
      <w:marBottom w:val="0"/>
      <w:divBdr>
        <w:top w:val="none" w:sz="0" w:space="0" w:color="auto"/>
        <w:left w:val="none" w:sz="0" w:space="0" w:color="auto"/>
        <w:bottom w:val="none" w:sz="0" w:space="0" w:color="auto"/>
        <w:right w:val="none" w:sz="0" w:space="0" w:color="auto"/>
      </w:divBdr>
    </w:div>
    <w:div w:id="160319219">
      <w:bodyDiv w:val="1"/>
      <w:marLeft w:val="0"/>
      <w:marRight w:val="0"/>
      <w:marTop w:val="0"/>
      <w:marBottom w:val="0"/>
      <w:divBdr>
        <w:top w:val="none" w:sz="0" w:space="0" w:color="auto"/>
        <w:left w:val="none" w:sz="0" w:space="0" w:color="auto"/>
        <w:bottom w:val="none" w:sz="0" w:space="0" w:color="auto"/>
        <w:right w:val="none" w:sz="0" w:space="0" w:color="auto"/>
      </w:divBdr>
    </w:div>
    <w:div w:id="162552694">
      <w:bodyDiv w:val="1"/>
      <w:marLeft w:val="0"/>
      <w:marRight w:val="0"/>
      <w:marTop w:val="0"/>
      <w:marBottom w:val="0"/>
      <w:divBdr>
        <w:top w:val="none" w:sz="0" w:space="0" w:color="auto"/>
        <w:left w:val="none" w:sz="0" w:space="0" w:color="auto"/>
        <w:bottom w:val="none" w:sz="0" w:space="0" w:color="auto"/>
        <w:right w:val="none" w:sz="0" w:space="0" w:color="auto"/>
      </w:divBdr>
    </w:div>
    <w:div w:id="163251014">
      <w:bodyDiv w:val="1"/>
      <w:marLeft w:val="0"/>
      <w:marRight w:val="0"/>
      <w:marTop w:val="0"/>
      <w:marBottom w:val="0"/>
      <w:divBdr>
        <w:top w:val="none" w:sz="0" w:space="0" w:color="auto"/>
        <w:left w:val="none" w:sz="0" w:space="0" w:color="auto"/>
        <w:bottom w:val="none" w:sz="0" w:space="0" w:color="auto"/>
        <w:right w:val="none" w:sz="0" w:space="0" w:color="auto"/>
      </w:divBdr>
    </w:div>
    <w:div w:id="164058929">
      <w:bodyDiv w:val="1"/>
      <w:marLeft w:val="0"/>
      <w:marRight w:val="0"/>
      <w:marTop w:val="0"/>
      <w:marBottom w:val="0"/>
      <w:divBdr>
        <w:top w:val="none" w:sz="0" w:space="0" w:color="auto"/>
        <w:left w:val="none" w:sz="0" w:space="0" w:color="auto"/>
        <w:bottom w:val="none" w:sz="0" w:space="0" w:color="auto"/>
        <w:right w:val="none" w:sz="0" w:space="0" w:color="auto"/>
      </w:divBdr>
    </w:div>
    <w:div w:id="165022977">
      <w:bodyDiv w:val="1"/>
      <w:marLeft w:val="0"/>
      <w:marRight w:val="0"/>
      <w:marTop w:val="0"/>
      <w:marBottom w:val="0"/>
      <w:divBdr>
        <w:top w:val="none" w:sz="0" w:space="0" w:color="auto"/>
        <w:left w:val="none" w:sz="0" w:space="0" w:color="auto"/>
        <w:bottom w:val="none" w:sz="0" w:space="0" w:color="auto"/>
        <w:right w:val="none" w:sz="0" w:space="0" w:color="auto"/>
      </w:divBdr>
    </w:div>
    <w:div w:id="165681048">
      <w:bodyDiv w:val="1"/>
      <w:marLeft w:val="0"/>
      <w:marRight w:val="0"/>
      <w:marTop w:val="0"/>
      <w:marBottom w:val="0"/>
      <w:divBdr>
        <w:top w:val="none" w:sz="0" w:space="0" w:color="auto"/>
        <w:left w:val="none" w:sz="0" w:space="0" w:color="auto"/>
        <w:bottom w:val="none" w:sz="0" w:space="0" w:color="auto"/>
        <w:right w:val="none" w:sz="0" w:space="0" w:color="auto"/>
      </w:divBdr>
    </w:div>
    <w:div w:id="166209822">
      <w:bodyDiv w:val="1"/>
      <w:marLeft w:val="0"/>
      <w:marRight w:val="0"/>
      <w:marTop w:val="0"/>
      <w:marBottom w:val="0"/>
      <w:divBdr>
        <w:top w:val="none" w:sz="0" w:space="0" w:color="auto"/>
        <w:left w:val="none" w:sz="0" w:space="0" w:color="auto"/>
        <w:bottom w:val="none" w:sz="0" w:space="0" w:color="auto"/>
        <w:right w:val="none" w:sz="0" w:space="0" w:color="auto"/>
      </w:divBdr>
    </w:div>
    <w:div w:id="166287960">
      <w:bodyDiv w:val="1"/>
      <w:marLeft w:val="0"/>
      <w:marRight w:val="0"/>
      <w:marTop w:val="0"/>
      <w:marBottom w:val="0"/>
      <w:divBdr>
        <w:top w:val="none" w:sz="0" w:space="0" w:color="auto"/>
        <w:left w:val="none" w:sz="0" w:space="0" w:color="auto"/>
        <w:bottom w:val="none" w:sz="0" w:space="0" w:color="auto"/>
        <w:right w:val="none" w:sz="0" w:space="0" w:color="auto"/>
      </w:divBdr>
    </w:div>
    <w:div w:id="167408221">
      <w:bodyDiv w:val="1"/>
      <w:marLeft w:val="0"/>
      <w:marRight w:val="0"/>
      <w:marTop w:val="0"/>
      <w:marBottom w:val="0"/>
      <w:divBdr>
        <w:top w:val="none" w:sz="0" w:space="0" w:color="auto"/>
        <w:left w:val="none" w:sz="0" w:space="0" w:color="auto"/>
        <w:bottom w:val="none" w:sz="0" w:space="0" w:color="auto"/>
        <w:right w:val="none" w:sz="0" w:space="0" w:color="auto"/>
      </w:divBdr>
    </w:div>
    <w:div w:id="167598406">
      <w:bodyDiv w:val="1"/>
      <w:marLeft w:val="0"/>
      <w:marRight w:val="0"/>
      <w:marTop w:val="0"/>
      <w:marBottom w:val="0"/>
      <w:divBdr>
        <w:top w:val="none" w:sz="0" w:space="0" w:color="auto"/>
        <w:left w:val="none" w:sz="0" w:space="0" w:color="auto"/>
        <w:bottom w:val="none" w:sz="0" w:space="0" w:color="auto"/>
        <w:right w:val="none" w:sz="0" w:space="0" w:color="auto"/>
      </w:divBdr>
    </w:div>
    <w:div w:id="168910950">
      <w:bodyDiv w:val="1"/>
      <w:marLeft w:val="0"/>
      <w:marRight w:val="0"/>
      <w:marTop w:val="0"/>
      <w:marBottom w:val="0"/>
      <w:divBdr>
        <w:top w:val="none" w:sz="0" w:space="0" w:color="auto"/>
        <w:left w:val="none" w:sz="0" w:space="0" w:color="auto"/>
        <w:bottom w:val="none" w:sz="0" w:space="0" w:color="auto"/>
        <w:right w:val="none" w:sz="0" w:space="0" w:color="auto"/>
      </w:divBdr>
    </w:div>
    <w:div w:id="173501787">
      <w:bodyDiv w:val="1"/>
      <w:marLeft w:val="0"/>
      <w:marRight w:val="0"/>
      <w:marTop w:val="0"/>
      <w:marBottom w:val="0"/>
      <w:divBdr>
        <w:top w:val="none" w:sz="0" w:space="0" w:color="auto"/>
        <w:left w:val="none" w:sz="0" w:space="0" w:color="auto"/>
        <w:bottom w:val="none" w:sz="0" w:space="0" w:color="auto"/>
        <w:right w:val="none" w:sz="0" w:space="0" w:color="auto"/>
      </w:divBdr>
    </w:div>
    <w:div w:id="175005112">
      <w:bodyDiv w:val="1"/>
      <w:marLeft w:val="0"/>
      <w:marRight w:val="0"/>
      <w:marTop w:val="0"/>
      <w:marBottom w:val="0"/>
      <w:divBdr>
        <w:top w:val="none" w:sz="0" w:space="0" w:color="auto"/>
        <w:left w:val="none" w:sz="0" w:space="0" w:color="auto"/>
        <w:bottom w:val="none" w:sz="0" w:space="0" w:color="auto"/>
        <w:right w:val="none" w:sz="0" w:space="0" w:color="auto"/>
      </w:divBdr>
    </w:div>
    <w:div w:id="180777690">
      <w:bodyDiv w:val="1"/>
      <w:marLeft w:val="0"/>
      <w:marRight w:val="0"/>
      <w:marTop w:val="0"/>
      <w:marBottom w:val="0"/>
      <w:divBdr>
        <w:top w:val="none" w:sz="0" w:space="0" w:color="auto"/>
        <w:left w:val="none" w:sz="0" w:space="0" w:color="auto"/>
        <w:bottom w:val="none" w:sz="0" w:space="0" w:color="auto"/>
        <w:right w:val="none" w:sz="0" w:space="0" w:color="auto"/>
      </w:divBdr>
    </w:div>
    <w:div w:id="181869329">
      <w:bodyDiv w:val="1"/>
      <w:marLeft w:val="0"/>
      <w:marRight w:val="0"/>
      <w:marTop w:val="0"/>
      <w:marBottom w:val="0"/>
      <w:divBdr>
        <w:top w:val="none" w:sz="0" w:space="0" w:color="auto"/>
        <w:left w:val="none" w:sz="0" w:space="0" w:color="auto"/>
        <w:bottom w:val="none" w:sz="0" w:space="0" w:color="auto"/>
        <w:right w:val="none" w:sz="0" w:space="0" w:color="auto"/>
      </w:divBdr>
    </w:div>
    <w:div w:id="182478213">
      <w:bodyDiv w:val="1"/>
      <w:marLeft w:val="0"/>
      <w:marRight w:val="0"/>
      <w:marTop w:val="0"/>
      <w:marBottom w:val="0"/>
      <w:divBdr>
        <w:top w:val="none" w:sz="0" w:space="0" w:color="auto"/>
        <w:left w:val="none" w:sz="0" w:space="0" w:color="auto"/>
        <w:bottom w:val="none" w:sz="0" w:space="0" w:color="auto"/>
        <w:right w:val="none" w:sz="0" w:space="0" w:color="auto"/>
      </w:divBdr>
    </w:div>
    <w:div w:id="183440006">
      <w:bodyDiv w:val="1"/>
      <w:marLeft w:val="0"/>
      <w:marRight w:val="0"/>
      <w:marTop w:val="0"/>
      <w:marBottom w:val="0"/>
      <w:divBdr>
        <w:top w:val="none" w:sz="0" w:space="0" w:color="auto"/>
        <w:left w:val="none" w:sz="0" w:space="0" w:color="auto"/>
        <w:bottom w:val="none" w:sz="0" w:space="0" w:color="auto"/>
        <w:right w:val="none" w:sz="0" w:space="0" w:color="auto"/>
      </w:divBdr>
    </w:div>
    <w:div w:id="183787555">
      <w:bodyDiv w:val="1"/>
      <w:marLeft w:val="0"/>
      <w:marRight w:val="0"/>
      <w:marTop w:val="0"/>
      <w:marBottom w:val="0"/>
      <w:divBdr>
        <w:top w:val="none" w:sz="0" w:space="0" w:color="auto"/>
        <w:left w:val="none" w:sz="0" w:space="0" w:color="auto"/>
        <w:bottom w:val="none" w:sz="0" w:space="0" w:color="auto"/>
        <w:right w:val="none" w:sz="0" w:space="0" w:color="auto"/>
      </w:divBdr>
    </w:div>
    <w:div w:id="186263326">
      <w:bodyDiv w:val="1"/>
      <w:marLeft w:val="0"/>
      <w:marRight w:val="0"/>
      <w:marTop w:val="0"/>
      <w:marBottom w:val="0"/>
      <w:divBdr>
        <w:top w:val="none" w:sz="0" w:space="0" w:color="auto"/>
        <w:left w:val="none" w:sz="0" w:space="0" w:color="auto"/>
        <w:bottom w:val="none" w:sz="0" w:space="0" w:color="auto"/>
        <w:right w:val="none" w:sz="0" w:space="0" w:color="auto"/>
      </w:divBdr>
    </w:div>
    <w:div w:id="186873901">
      <w:bodyDiv w:val="1"/>
      <w:marLeft w:val="0"/>
      <w:marRight w:val="0"/>
      <w:marTop w:val="0"/>
      <w:marBottom w:val="0"/>
      <w:divBdr>
        <w:top w:val="none" w:sz="0" w:space="0" w:color="auto"/>
        <w:left w:val="none" w:sz="0" w:space="0" w:color="auto"/>
        <w:bottom w:val="none" w:sz="0" w:space="0" w:color="auto"/>
        <w:right w:val="none" w:sz="0" w:space="0" w:color="auto"/>
      </w:divBdr>
    </w:div>
    <w:div w:id="188221182">
      <w:bodyDiv w:val="1"/>
      <w:marLeft w:val="0"/>
      <w:marRight w:val="0"/>
      <w:marTop w:val="0"/>
      <w:marBottom w:val="0"/>
      <w:divBdr>
        <w:top w:val="none" w:sz="0" w:space="0" w:color="auto"/>
        <w:left w:val="none" w:sz="0" w:space="0" w:color="auto"/>
        <w:bottom w:val="none" w:sz="0" w:space="0" w:color="auto"/>
        <w:right w:val="none" w:sz="0" w:space="0" w:color="auto"/>
      </w:divBdr>
    </w:div>
    <w:div w:id="188688393">
      <w:bodyDiv w:val="1"/>
      <w:marLeft w:val="0"/>
      <w:marRight w:val="0"/>
      <w:marTop w:val="0"/>
      <w:marBottom w:val="0"/>
      <w:divBdr>
        <w:top w:val="none" w:sz="0" w:space="0" w:color="auto"/>
        <w:left w:val="none" w:sz="0" w:space="0" w:color="auto"/>
        <w:bottom w:val="none" w:sz="0" w:space="0" w:color="auto"/>
        <w:right w:val="none" w:sz="0" w:space="0" w:color="auto"/>
      </w:divBdr>
    </w:div>
    <w:div w:id="189340964">
      <w:bodyDiv w:val="1"/>
      <w:marLeft w:val="0"/>
      <w:marRight w:val="0"/>
      <w:marTop w:val="0"/>
      <w:marBottom w:val="0"/>
      <w:divBdr>
        <w:top w:val="none" w:sz="0" w:space="0" w:color="auto"/>
        <w:left w:val="none" w:sz="0" w:space="0" w:color="auto"/>
        <w:bottom w:val="none" w:sz="0" w:space="0" w:color="auto"/>
        <w:right w:val="none" w:sz="0" w:space="0" w:color="auto"/>
      </w:divBdr>
    </w:div>
    <w:div w:id="189537096">
      <w:bodyDiv w:val="1"/>
      <w:marLeft w:val="0"/>
      <w:marRight w:val="0"/>
      <w:marTop w:val="0"/>
      <w:marBottom w:val="0"/>
      <w:divBdr>
        <w:top w:val="none" w:sz="0" w:space="0" w:color="auto"/>
        <w:left w:val="none" w:sz="0" w:space="0" w:color="auto"/>
        <w:bottom w:val="none" w:sz="0" w:space="0" w:color="auto"/>
        <w:right w:val="none" w:sz="0" w:space="0" w:color="auto"/>
      </w:divBdr>
    </w:div>
    <w:div w:id="189606139">
      <w:bodyDiv w:val="1"/>
      <w:marLeft w:val="0"/>
      <w:marRight w:val="0"/>
      <w:marTop w:val="0"/>
      <w:marBottom w:val="0"/>
      <w:divBdr>
        <w:top w:val="none" w:sz="0" w:space="0" w:color="auto"/>
        <w:left w:val="none" w:sz="0" w:space="0" w:color="auto"/>
        <w:bottom w:val="none" w:sz="0" w:space="0" w:color="auto"/>
        <w:right w:val="none" w:sz="0" w:space="0" w:color="auto"/>
      </w:divBdr>
    </w:div>
    <w:div w:id="192350274">
      <w:bodyDiv w:val="1"/>
      <w:marLeft w:val="0"/>
      <w:marRight w:val="0"/>
      <w:marTop w:val="0"/>
      <w:marBottom w:val="0"/>
      <w:divBdr>
        <w:top w:val="none" w:sz="0" w:space="0" w:color="auto"/>
        <w:left w:val="none" w:sz="0" w:space="0" w:color="auto"/>
        <w:bottom w:val="none" w:sz="0" w:space="0" w:color="auto"/>
        <w:right w:val="none" w:sz="0" w:space="0" w:color="auto"/>
      </w:divBdr>
    </w:div>
    <w:div w:id="195197804">
      <w:bodyDiv w:val="1"/>
      <w:marLeft w:val="0"/>
      <w:marRight w:val="0"/>
      <w:marTop w:val="0"/>
      <w:marBottom w:val="0"/>
      <w:divBdr>
        <w:top w:val="none" w:sz="0" w:space="0" w:color="auto"/>
        <w:left w:val="none" w:sz="0" w:space="0" w:color="auto"/>
        <w:bottom w:val="none" w:sz="0" w:space="0" w:color="auto"/>
        <w:right w:val="none" w:sz="0" w:space="0" w:color="auto"/>
      </w:divBdr>
    </w:div>
    <w:div w:id="197818434">
      <w:bodyDiv w:val="1"/>
      <w:marLeft w:val="0"/>
      <w:marRight w:val="0"/>
      <w:marTop w:val="0"/>
      <w:marBottom w:val="0"/>
      <w:divBdr>
        <w:top w:val="none" w:sz="0" w:space="0" w:color="auto"/>
        <w:left w:val="none" w:sz="0" w:space="0" w:color="auto"/>
        <w:bottom w:val="none" w:sz="0" w:space="0" w:color="auto"/>
        <w:right w:val="none" w:sz="0" w:space="0" w:color="auto"/>
      </w:divBdr>
    </w:div>
    <w:div w:id="198012547">
      <w:bodyDiv w:val="1"/>
      <w:marLeft w:val="0"/>
      <w:marRight w:val="0"/>
      <w:marTop w:val="0"/>
      <w:marBottom w:val="0"/>
      <w:divBdr>
        <w:top w:val="none" w:sz="0" w:space="0" w:color="auto"/>
        <w:left w:val="none" w:sz="0" w:space="0" w:color="auto"/>
        <w:bottom w:val="none" w:sz="0" w:space="0" w:color="auto"/>
        <w:right w:val="none" w:sz="0" w:space="0" w:color="auto"/>
      </w:divBdr>
    </w:div>
    <w:div w:id="201596172">
      <w:bodyDiv w:val="1"/>
      <w:marLeft w:val="0"/>
      <w:marRight w:val="0"/>
      <w:marTop w:val="0"/>
      <w:marBottom w:val="0"/>
      <w:divBdr>
        <w:top w:val="none" w:sz="0" w:space="0" w:color="auto"/>
        <w:left w:val="none" w:sz="0" w:space="0" w:color="auto"/>
        <w:bottom w:val="none" w:sz="0" w:space="0" w:color="auto"/>
        <w:right w:val="none" w:sz="0" w:space="0" w:color="auto"/>
      </w:divBdr>
      <w:divsChild>
        <w:div w:id="444351008">
          <w:marLeft w:val="640"/>
          <w:marRight w:val="0"/>
          <w:marTop w:val="0"/>
          <w:marBottom w:val="0"/>
          <w:divBdr>
            <w:top w:val="none" w:sz="0" w:space="0" w:color="auto"/>
            <w:left w:val="none" w:sz="0" w:space="0" w:color="auto"/>
            <w:bottom w:val="none" w:sz="0" w:space="0" w:color="auto"/>
            <w:right w:val="none" w:sz="0" w:space="0" w:color="auto"/>
          </w:divBdr>
        </w:div>
        <w:div w:id="1243024995">
          <w:marLeft w:val="640"/>
          <w:marRight w:val="0"/>
          <w:marTop w:val="0"/>
          <w:marBottom w:val="0"/>
          <w:divBdr>
            <w:top w:val="none" w:sz="0" w:space="0" w:color="auto"/>
            <w:left w:val="none" w:sz="0" w:space="0" w:color="auto"/>
            <w:bottom w:val="none" w:sz="0" w:space="0" w:color="auto"/>
            <w:right w:val="none" w:sz="0" w:space="0" w:color="auto"/>
          </w:divBdr>
        </w:div>
        <w:div w:id="1595430982">
          <w:marLeft w:val="640"/>
          <w:marRight w:val="0"/>
          <w:marTop w:val="0"/>
          <w:marBottom w:val="0"/>
          <w:divBdr>
            <w:top w:val="none" w:sz="0" w:space="0" w:color="auto"/>
            <w:left w:val="none" w:sz="0" w:space="0" w:color="auto"/>
            <w:bottom w:val="none" w:sz="0" w:space="0" w:color="auto"/>
            <w:right w:val="none" w:sz="0" w:space="0" w:color="auto"/>
          </w:divBdr>
        </w:div>
        <w:div w:id="2031181624">
          <w:marLeft w:val="640"/>
          <w:marRight w:val="0"/>
          <w:marTop w:val="0"/>
          <w:marBottom w:val="0"/>
          <w:divBdr>
            <w:top w:val="none" w:sz="0" w:space="0" w:color="auto"/>
            <w:left w:val="none" w:sz="0" w:space="0" w:color="auto"/>
            <w:bottom w:val="none" w:sz="0" w:space="0" w:color="auto"/>
            <w:right w:val="none" w:sz="0" w:space="0" w:color="auto"/>
          </w:divBdr>
        </w:div>
      </w:divsChild>
    </w:div>
    <w:div w:id="202135851">
      <w:bodyDiv w:val="1"/>
      <w:marLeft w:val="0"/>
      <w:marRight w:val="0"/>
      <w:marTop w:val="0"/>
      <w:marBottom w:val="0"/>
      <w:divBdr>
        <w:top w:val="none" w:sz="0" w:space="0" w:color="auto"/>
        <w:left w:val="none" w:sz="0" w:space="0" w:color="auto"/>
        <w:bottom w:val="none" w:sz="0" w:space="0" w:color="auto"/>
        <w:right w:val="none" w:sz="0" w:space="0" w:color="auto"/>
      </w:divBdr>
    </w:div>
    <w:div w:id="207180914">
      <w:bodyDiv w:val="1"/>
      <w:marLeft w:val="0"/>
      <w:marRight w:val="0"/>
      <w:marTop w:val="0"/>
      <w:marBottom w:val="0"/>
      <w:divBdr>
        <w:top w:val="none" w:sz="0" w:space="0" w:color="auto"/>
        <w:left w:val="none" w:sz="0" w:space="0" w:color="auto"/>
        <w:bottom w:val="none" w:sz="0" w:space="0" w:color="auto"/>
        <w:right w:val="none" w:sz="0" w:space="0" w:color="auto"/>
      </w:divBdr>
      <w:divsChild>
        <w:div w:id="631330790">
          <w:marLeft w:val="640"/>
          <w:marRight w:val="0"/>
          <w:marTop w:val="0"/>
          <w:marBottom w:val="0"/>
          <w:divBdr>
            <w:top w:val="none" w:sz="0" w:space="0" w:color="auto"/>
            <w:left w:val="none" w:sz="0" w:space="0" w:color="auto"/>
            <w:bottom w:val="none" w:sz="0" w:space="0" w:color="auto"/>
            <w:right w:val="none" w:sz="0" w:space="0" w:color="auto"/>
          </w:divBdr>
        </w:div>
        <w:div w:id="717435395">
          <w:marLeft w:val="640"/>
          <w:marRight w:val="0"/>
          <w:marTop w:val="0"/>
          <w:marBottom w:val="0"/>
          <w:divBdr>
            <w:top w:val="none" w:sz="0" w:space="0" w:color="auto"/>
            <w:left w:val="none" w:sz="0" w:space="0" w:color="auto"/>
            <w:bottom w:val="none" w:sz="0" w:space="0" w:color="auto"/>
            <w:right w:val="none" w:sz="0" w:space="0" w:color="auto"/>
          </w:divBdr>
        </w:div>
        <w:div w:id="786004249">
          <w:marLeft w:val="640"/>
          <w:marRight w:val="0"/>
          <w:marTop w:val="0"/>
          <w:marBottom w:val="0"/>
          <w:divBdr>
            <w:top w:val="none" w:sz="0" w:space="0" w:color="auto"/>
            <w:left w:val="none" w:sz="0" w:space="0" w:color="auto"/>
            <w:bottom w:val="none" w:sz="0" w:space="0" w:color="auto"/>
            <w:right w:val="none" w:sz="0" w:space="0" w:color="auto"/>
          </w:divBdr>
        </w:div>
        <w:div w:id="1024986227">
          <w:marLeft w:val="640"/>
          <w:marRight w:val="0"/>
          <w:marTop w:val="0"/>
          <w:marBottom w:val="0"/>
          <w:divBdr>
            <w:top w:val="none" w:sz="0" w:space="0" w:color="auto"/>
            <w:left w:val="none" w:sz="0" w:space="0" w:color="auto"/>
            <w:bottom w:val="none" w:sz="0" w:space="0" w:color="auto"/>
            <w:right w:val="none" w:sz="0" w:space="0" w:color="auto"/>
          </w:divBdr>
        </w:div>
        <w:div w:id="1692950488">
          <w:marLeft w:val="640"/>
          <w:marRight w:val="0"/>
          <w:marTop w:val="0"/>
          <w:marBottom w:val="0"/>
          <w:divBdr>
            <w:top w:val="none" w:sz="0" w:space="0" w:color="auto"/>
            <w:left w:val="none" w:sz="0" w:space="0" w:color="auto"/>
            <w:bottom w:val="none" w:sz="0" w:space="0" w:color="auto"/>
            <w:right w:val="none" w:sz="0" w:space="0" w:color="auto"/>
          </w:divBdr>
        </w:div>
        <w:div w:id="2086948003">
          <w:marLeft w:val="640"/>
          <w:marRight w:val="0"/>
          <w:marTop w:val="0"/>
          <w:marBottom w:val="0"/>
          <w:divBdr>
            <w:top w:val="none" w:sz="0" w:space="0" w:color="auto"/>
            <w:left w:val="none" w:sz="0" w:space="0" w:color="auto"/>
            <w:bottom w:val="none" w:sz="0" w:space="0" w:color="auto"/>
            <w:right w:val="none" w:sz="0" w:space="0" w:color="auto"/>
          </w:divBdr>
        </w:div>
      </w:divsChild>
    </w:div>
    <w:div w:id="209389820">
      <w:bodyDiv w:val="1"/>
      <w:marLeft w:val="0"/>
      <w:marRight w:val="0"/>
      <w:marTop w:val="0"/>
      <w:marBottom w:val="0"/>
      <w:divBdr>
        <w:top w:val="none" w:sz="0" w:space="0" w:color="auto"/>
        <w:left w:val="none" w:sz="0" w:space="0" w:color="auto"/>
        <w:bottom w:val="none" w:sz="0" w:space="0" w:color="auto"/>
        <w:right w:val="none" w:sz="0" w:space="0" w:color="auto"/>
      </w:divBdr>
    </w:div>
    <w:div w:id="213077609">
      <w:bodyDiv w:val="1"/>
      <w:marLeft w:val="0"/>
      <w:marRight w:val="0"/>
      <w:marTop w:val="0"/>
      <w:marBottom w:val="0"/>
      <w:divBdr>
        <w:top w:val="none" w:sz="0" w:space="0" w:color="auto"/>
        <w:left w:val="none" w:sz="0" w:space="0" w:color="auto"/>
        <w:bottom w:val="none" w:sz="0" w:space="0" w:color="auto"/>
        <w:right w:val="none" w:sz="0" w:space="0" w:color="auto"/>
      </w:divBdr>
      <w:divsChild>
        <w:div w:id="481508381">
          <w:marLeft w:val="640"/>
          <w:marRight w:val="0"/>
          <w:marTop w:val="0"/>
          <w:marBottom w:val="0"/>
          <w:divBdr>
            <w:top w:val="none" w:sz="0" w:space="0" w:color="auto"/>
            <w:left w:val="none" w:sz="0" w:space="0" w:color="auto"/>
            <w:bottom w:val="none" w:sz="0" w:space="0" w:color="auto"/>
            <w:right w:val="none" w:sz="0" w:space="0" w:color="auto"/>
          </w:divBdr>
        </w:div>
        <w:div w:id="513303151">
          <w:marLeft w:val="640"/>
          <w:marRight w:val="0"/>
          <w:marTop w:val="0"/>
          <w:marBottom w:val="0"/>
          <w:divBdr>
            <w:top w:val="none" w:sz="0" w:space="0" w:color="auto"/>
            <w:left w:val="none" w:sz="0" w:space="0" w:color="auto"/>
            <w:bottom w:val="none" w:sz="0" w:space="0" w:color="auto"/>
            <w:right w:val="none" w:sz="0" w:space="0" w:color="auto"/>
          </w:divBdr>
        </w:div>
        <w:div w:id="805009196">
          <w:marLeft w:val="640"/>
          <w:marRight w:val="0"/>
          <w:marTop w:val="0"/>
          <w:marBottom w:val="0"/>
          <w:divBdr>
            <w:top w:val="none" w:sz="0" w:space="0" w:color="auto"/>
            <w:left w:val="none" w:sz="0" w:space="0" w:color="auto"/>
            <w:bottom w:val="none" w:sz="0" w:space="0" w:color="auto"/>
            <w:right w:val="none" w:sz="0" w:space="0" w:color="auto"/>
          </w:divBdr>
        </w:div>
        <w:div w:id="858932373">
          <w:marLeft w:val="640"/>
          <w:marRight w:val="0"/>
          <w:marTop w:val="0"/>
          <w:marBottom w:val="0"/>
          <w:divBdr>
            <w:top w:val="none" w:sz="0" w:space="0" w:color="auto"/>
            <w:left w:val="none" w:sz="0" w:space="0" w:color="auto"/>
            <w:bottom w:val="none" w:sz="0" w:space="0" w:color="auto"/>
            <w:right w:val="none" w:sz="0" w:space="0" w:color="auto"/>
          </w:divBdr>
        </w:div>
        <w:div w:id="949317401">
          <w:marLeft w:val="640"/>
          <w:marRight w:val="0"/>
          <w:marTop w:val="0"/>
          <w:marBottom w:val="0"/>
          <w:divBdr>
            <w:top w:val="none" w:sz="0" w:space="0" w:color="auto"/>
            <w:left w:val="none" w:sz="0" w:space="0" w:color="auto"/>
            <w:bottom w:val="none" w:sz="0" w:space="0" w:color="auto"/>
            <w:right w:val="none" w:sz="0" w:space="0" w:color="auto"/>
          </w:divBdr>
        </w:div>
        <w:div w:id="1061488878">
          <w:marLeft w:val="640"/>
          <w:marRight w:val="0"/>
          <w:marTop w:val="0"/>
          <w:marBottom w:val="0"/>
          <w:divBdr>
            <w:top w:val="none" w:sz="0" w:space="0" w:color="auto"/>
            <w:left w:val="none" w:sz="0" w:space="0" w:color="auto"/>
            <w:bottom w:val="none" w:sz="0" w:space="0" w:color="auto"/>
            <w:right w:val="none" w:sz="0" w:space="0" w:color="auto"/>
          </w:divBdr>
        </w:div>
        <w:div w:id="1367487733">
          <w:marLeft w:val="640"/>
          <w:marRight w:val="0"/>
          <w:marTop w:val="0"/>
          <w:marBottom w:val="0"/>
          <w:divBdr>
            <w:top w:val="none" w:sz="0" w:space="0" w:color="auto"/>
            <w:left w:val="none" w:sz="0" w:space="0" w:color="auto"/>
            <w:bottom w:val="none" w:sz="0" w:space="0" w:color="auto"/>
            <w:right w:val="none" w:sz="0" w:space="0" w:color="auto"/>
          </w:divBdr>
        </w:div>
        <w:div w:id="1408108436">
          <w:marLeft w:val="640"/>
          <w:marRight w:val="0"/>
          <w:marTop w:val="0"/>
          <w:marBottom w:val="0"/>
          <w:divBdr>
            <w:top w:val="none" w:sz="0" w:space="0" w:color="auto"/>
            <w:left w:val="none" w:sz="0" w:space="0" w:color="auto"/>
            <w:bottom w:val="none" w:sz="0" w:space="0" w:color="auto"/>
            <w:right w:val="none" w:sz="0" w:space="0" w:color="auto"/>
          </w:divBdr>
        </w:div>
        <w:div w:id="1629774062">
          <w:marLeft w:val="640"/>
          <w:marRight w:val="0"/>
          <w:marTop w:val="0"/>
          <w:marBottom w:val="0"/>
          <w:divBdr>
            <w:top w:val="none" w:sz="0" w:space="0" w:color="auto"/>
            <w:left w:val="none" w:sz="0" w:space="0" w:color="auto"/>
            <w:bottom w:val="none" w:sz="0" w:space="0" w:color="auto"/>
            <w:right w:val="none" w:sz="0" w:space="0" w:color="auto"/>
          </w:divBdr>
        </w:div>
        <w:div w:id="1875655556">
          <w:marLeft w:val="640"/>
          <w:marRight w:val="0"/>
          <w:marTop w:val="0"/>
          <w:marBottom w:val="0"/>
          <w:divBdr>
            <w:top w:val="none" w:sz="0" w:space="0" w:color="auto"/>
            <w:left w:val="none" w:sz="0" w:space="0" w:color="auto"/>
            <w:bottom w:val="none" w:sz="0" w:space="0" w:color="auto"/>
            <w:right w:val="none" w:sz="0" w:space="0" w:color="auto"/>
          </w:divBdr>
        </w:div>
      </w:divsChild>
    </w:div>
    <w:div w:id="218709475">
      <w:bodyDiv w:val="1"/>
      <w:marLeft w:val="0"/>
      <w:marRight w:val="0"/>
      <w:marTop w:val="0"/>
      <w:marBottom w:val="0"/>
      <w:divBdr>
        <w:top w:val="none" w:sz="0" w:space="0" w:color="auto"/>
        <w:left w:val="none" w:sz="0" w:space="0" w:color="auto"/>
        <w:bottom w:val="none" w:sz="0" w:space="0" w:color="auto"/>
        <w:right w:val="none" w:sz="0" w:space="0" w:color="auto"/>
      </w:divBdr>
    </w:div>
    <w:div w:id="219631249">
      <w:bodyDiv w:val="1"/>
      <w:marLeft w:val="0"/>
      <w:marRight w:val="0"/>
      <w:marTop w:val="0"/>
      <w:marBottom w:val="0"/>
      <w:divBdr>
        <w:top w:val="none" w:sz="0" w:space="0" w:color="auto"/>
        <w:left w:val="none" w:sz="0" w:space="0" w:color="auto"/>
        <w:bottom w:val="none" w:sz="0" w:space="0" w:color="auto"/>
        <w:right w:val="none" w:sz="0" w:space="0" w:color="auto"/>
      </w:divBdr>
    </w:div>
    <w:div w:id="220140752">
      <w:bodyDiv w:val="1"/>
      <w:marLeft w:val="0"/>
      <w:marRight w:val="0"/>
      <w:marTop w:val="0"/>
      <w:marBottom w:val="0"/>
      <w:divBdr>
        <w:top w:val="none" w:sz="0" w:space="0" w:color="auto"/>
        <w:left w:val="none" w:sz="0" w:space="0" w:color="auto"/>
        <w:bottom w:val="none" w:sz="0" w:space="0" w:color="auto"/>
        <w:right w:val="none" w:sz="0" w:space="0" w:color="auto"/>
      </w:divBdr>
    </w:div>
    <w:div w:id="220286412">
      <w:bodyDiv w:val="1"/>
      <w:marLeft w:val="0"/>
      <w:marRight w:val="0"/>
      <w:marTop w:val="0"/>
      <w:marBottom w:val="0"/>
      <w:divBdr>
        <w:top w:val="none" w:sz="0" w:space="0" w:color="auto"/>
        <w:left w:val="none" w:sz="0" w:space="0" w:color="auto"/>
        <w:bottom w:val="none" w:sz="0" w:space="0" w:color="auto"/>
        <w:right w:val="none" w:sz="0" w:space="0" w:color="auto"/>
      </w:divBdr>
    </w:div>
    <w:div w:id="222720676">
      <w:bodyDiv w:val="1"/>
      <w:marLeft w:val="0"/>
      <w:marRight w:val="0"/>
      <w:marTop w:val="0"/>
      <w:marBottom w:val="0"/>
      <w:divBdr>
        <w:top w:val="none" w:sz="0" w:space="0" w:color="auto"/>
        <w:left w:val="none" w:sz="0" w:space="0" w:color="auto"/>
        <w:bottom w:val="none" w:sz="0" w:space="0" w:color="auto"/>
        <w:right w:val="none" w:sz="0" w:space="0" w:color="auto"/>
      </w:divBdr>
    </w:div>
    <w:div w:id="225725318">
      <w:bodyDiv w:val="1"/>
      <w:marLeft w:val="0"/>
      <w:marRight w:val="0"/>
      <w:marTop w:val="0"/>
      <w:marBottom w:val="0"/>
      <w:divBdr>
        <w:top w:val="none" w:sz="0" w:space="0" w:color="auto"/>
        <w:left w:val="none" w:sz="0" w:space="0" w:color="auto"/>
        <w:bottom w:val="none" w:sz="0" w:space="0" w:color="auto"/>
        <w:right w:val="none" w:sz="0" w:space="0" w:color="auto"/>
      </w:divBdr>
    </w:div>
    <w:div w:id="225799926">
      <w:bodyDiv w:val="1"/>
      <w:marLeft w:val="0"/>
      <w:marRight w:val="0"/>
      <w:marTop w:val="0"/>
      <w:marBottom w:val="0"/>
      <w:divBdr>
        <w:top w:val="none" w:sz="0" w:space="0" w:color="auto"/>
        <w:left w:val="none" w:sz="0" w:space="0" w:color="auto"/>
        <w:bottom w:val="none" w:sz="0" w:space="0" w:color="auto"/>
        <w:right w:val="none" w:sz="0" w:space="0" w:color="auto"/>
      </w:divBdr>
    </w:div>
    <w:div w:id="227421231">
      <w:bodyDiv w:val="1"/>
      <w:marLeft w:val="0"/>
      <w:marRight w:val="0"/>
      <w:marTop w:val="0"/>
      <w:marBottom w:val="0"/>
      <w:divBdr>
        <w:top w:val="none" w:sz="0" w:space="0" w:color="auto"/>
        <w:left w:val="none" w:sz="0" w:space="0" w:color="auto"/>
        <w:bottom w:val="none" w:sz="0" w:space="0" w:color="auto"/>
        <w:right w:val="none" w:sz="0" w:space="0" w:color="auto"/>
      </w:divBdr>
    </w:div>
    <w:div w:id="230623808">
      <w:bodyDiv w:val="1"/>
      <w:marLeft w:val="0"/>
      <w:marRight w:val="0"/>
      <w:marTop w:val="0"/>
      <w:marBottom w:val="0"/>
      <w:divBdr>
        <w:top w:val="none" w:sz="0" w:space="0" w:color="auto"/>
        <w:left w:val="none" w:sz="0" w:space="0" w:color="auto"/>
        <w:bottom w:val="none" w:sz="0" w:space="0" w:color="auto"/>
        <w:right w:val="none" w:sz="0" w:space="0" w:color="auto"/>
      </w:divBdr>
    </w:div>
    <w:div w:id="234509952">
      <w:bodyDiv w:val="1"/>
      <w:marLeft w:val="0"/>
      <w:marRight w:val="0"/>
      <w:marTop w:val="0"/>
      <w:marBottom w:val="0"/>
      <w:divBdr>
        <w:top w:val="none" w:sz="0" w:space="0" w:color="auto"/>
        <w:left w:val="none" w:sz="0" w:space="0" w:color="auto"/>
        <w:bottom w:val="none" w:sz="0" w:space="0" w:color="auto"/>
        <w:right w:val="none" w:sz="0" w:space="0" w:color="auto"/>
      </w:divBdr>
    </w:div>
    <w:div w:id="237981822">
      <w:bodyDiv w:val="1"/>
      <w:marLeft w:val="0"/>
      <w:marRight w:val="0"/>
      <w:marTop w:val="0"/>
      <w:marBottom w:val="0"/>
      <w:divBdr>
        <w:top w:val="none" w:sz="0" w:space="0" w:color="auto"/>
        <w:left w:val="none" w:sz="0" w:space="0" w:color="auto"/>
        <w:bottom w:val="none" w:sz="0" w:space="0" w:color="auto"/>
        <w:right w:val="none" w:sz="0" w:space="0" w:color="auto"/>
      </w:divBdr>
    </w:div>
    <w:div w:id="239756537">
      <w:bodyDiv w:val="1"/>
      <w:marLeft w:val="0"/>
      <w:marRight w:val="0"/>
      <w:marTop w:val="0"/>
      <w:marBottom w:val="0"/>
      <w:divBdr>
        <w:top w:val="none" w:sz="0" w:space="0" w:color="auto"/>
        <w:left w:val="none" w:sz="0" w:space="0" w:color="auto"/>
        <w:bottom w:val="none" w:sz="0" w:space="0" w:color="auto"/>
        <w:right w:val="none" w:sz="0" w:space="0" w:color="auto"/>
      </w:divBdr>
    </w:div>
    <w:div w:id="240141725">
      <w:bodyDiv w:val="1"/>
      <w:marLeft w:val="0"/>
      <w:marRight w:val="0"/>
      <w:marTop w:val="0"/>
      <w:marBottom w:val="0"/>
      <w:divBdr>
        <w:top w:val="none" w:sz="0" w:space="0" w:color="auto"/>
        <w:left w:val="none" w:sz="0" w:space="0" w:color="auto"/>
        <w:bottom w:val="none" w:sz="0" w:space="0" w:color="auto"/>
        <w:right w:val="none" w:sz="0" w:space="0" w:color="auto"/>
      </w:divBdr>
    </w:div>
    <w:div w:id="244150835">
      <w:bodyDiv w:val="1"/>
      <w:marLeft w:val="0"/>
      <w:marRight w:val="0"/>
      <w:marTop w:val="0"/>
      <w:marBottom w:val="0"/>
      <w:divBdr>
        <w:top w:val="none" w:sz="0" w:space="0" w:color="auto"/>
        <w:left w:val="none" w:sz="0" w:space="0" w:color="auto"/>
        <w:bottom w:val="none" w:sz="0" w:space="0" w:color="auto"/>
        <w:right w:val="none" w:sz="0" w:space="0" w:color="auto"/>
      </w:divBdr>
    </w:div>
    <w:div w:id="247346125">
      <w:bodyDiv w:val="1"/>
      <w:marLeft w:val="0"/>
      <w:marRight w:val="0"/>
      <w:marTop w:val="0"/>
      <w:marBottom w:val="0"/>
      <w:divBdr>
        <w:top w:val="none" w:sz="0" w:space="0" w:color="auto"/>
        <w:left w:val="none" w:sz="0" w:space="0" w:color="auto"/>
        <w:bottom w:val="none" w:sz="0" w:space="0" w:color="auto"/>
        <w:right w:val="none" w:sz="0" w:space="0" w:color="auto"/>
      </w:divBdr>
    </w:div>
    <w:div w:id="250937686">
      <w:bodyDiv w:val="1"/>
      <w:marLeft w:val="0"/>
      <w:marRight w:val="0"/>
      <w:marTop w:val="0"/>
      <w:marBottom w:val="0"/>
      <w:divBdr>
        <w:top w:val="none" w:sz="0" w:space="0" w:color="auto"/>
        <w:left w:val="none" w:sz="0" w:space="0" w:color="auto"/>
        <w:bottom w:val="none" w:sz="0" w:space="0" w:color="auto"/>
        <w:right w:val="none" w:sz="0" w:space="0" w:color="auto"/>
      </w:divBdr>
    </w:div>
    <w:div w:id="254020729">
      <w:bodyDiv w:val="1"/>
      <w:marLeft w:val="0"/>
      <w:marRight w:val="0"/>
      <w:marTop w:val="0"/>
      <w:marBottom w:val="0"/>
      <w:divBdr>
        <w:top w:val="none" w:sz="0" w:space="0" w:color="auto"/>
        <w:left w:val="none" w:sz="0" w:space="0" w:color="auto"/>
        <w:bottom w:val="none" w:sz="0" w:space="0" w:color="auto"/>
        <w:right w:val="none" w:sz="0" w:space="0" w:color="auto"/>
      </w:divBdr>
    </w:div>
    <w:div w:id="255066175">
      <w:bodyDiv w:val="1"/>
      <w:marLeft w:val="0"/>
      <w:marRight w:val="0"/>
      <w:marTop w:val="0"/>
      <w:marBottom w:val="0"/>
      <w:divBdr>
        <w:top w:val="none" w:sz="0" w:space="0" w:color="auto"/>
        <w:left w:val="none" w:sz="0" w:space="0" w:color="auto"/>
        <w:bottom w:val="none" w:sz="0" w:space="0" w:color="auto"/>
        <w:right w:val="none" w:sz="0" w:space="0" w:color="auto"/>
      </w:divBdr>
    </w:div>
    <w:div w:id="255212493">
      <w:bodyDiv w:val="1"/>
      <w:marLeft w:val="0"/>
      <w:marRight w:val="0"/>
      <w:marTop w:val="0"/>
      <w:marBottom w:val="0"/>
      <w:divBdr>
        <w:top w:val="none" w:sz="0" w:space="0" w:color="auto"/>
        <w:left w:val="none" w:sz="0" w:space="0" w:color="auto"/>
        <w:bottom w:val="none" w:sz="0" w:space="0" w:color="auto"/>
        <w:right w:val="none" w:sz="0" w:space="0" w:color="auto"/>
      </w:divBdr>
    </w:div>
    <w:div w:id="256403706">
      <w:bodyDiv w:val="1"/>
      <w:marLeft w:val="0"/>
      <w:marRight w:val="0"/>
      <w:marTop w:val="0"/>
      <w:marBottom w:val="0"/>
      <w:divBdr>
        <w:top w:val="none" w:sz="0" w:space="0" w:color="auto"/>
        <w:left w:val="none" w:sz="0" w:space="0" w:color="auto"/>
        <w:bottom w:val="none" w:sz="0" w:space="0" w:color="auto"/>
        <w:right w:val="none" w:sz="0" w:space="0" w:color="auto"/>
      </w:divBdr>
    </w:div>
    <w:div w:id="257372118">
      <w:bodyDiv w:val="1"/>
      <w:marLeft w:val="0"/>
      <w:marRight w:val="0"/>
      <w:marTop w:val="0"/>
      <w:marBottom w:val="0"/>
      <w:divBdr>
        <w:top w:val="none" w:sz="0" w:space="0" w:color="auto"/>
        <w:left w:val="none" w:sz="0" w:space="0" w:color="auto"/>
        <w:bottom w:val="none" w:sz="0" w:space="0" w:color="auto"/>
        <w:right w:val="none" w:sz="0" w:space="0" w:color="auto"/>
      </w:divBdr>
    </w:div>
    <w:div w:id="258757952">
      <w:bodyDiv w:val="1"/>
      <w:marLeft w:val="0"/>
      <w:marRight w:val="0"/>
      <w:marTop w:val="0"/>
      <w:marBottom w:val="0"/>
      <w:divBdr>
        <w:top w:val="none" w:sz="0" w:space="0" w:color="auto"/>
        <w:left w:val="none" w:sz="0" w:space="0" w:color="auto"/>
        <w:bottom w:val="none" w:sz="0" w:space="0" w:color="auto"/>
        <w:right w:val="none" w:sz="0" w:space="0" w:color="auto"/>
      </w:divBdr>
    </w:div>
    <w:div w:id="260338585">
      <w:bodyDiv w:val="1"/>
      <w:marLeft w:val="0"/>
      <w:marRight w:val="0"/>
      <w:marTop w:val="0"/>
      <w:marBottom w:val="0"/>
      <w:divBdr>
        <w:top w:val="none" w:sz="0" w:space="0" w:color="auto"/>
        <w:left w:val="none" w:sz="0" w:space="0" w:color="auto"/>
        <w:bottom w:val="none" w:sz="0" w:space="0" w:color="auto"/>
        <w:right w:val="none" w:sz="0" w:space="0" w:color="auto"/>
      </w:divBdr>
    </w:div>
    <w:div w:id="262222652">
      <w:bodyDiv w:val="1"/>
      <w:marLeft w:val="0"/>
      <w:marRight w:val="0"/>
      <w:marTop w:val="0"/>
      <w:marBottom w:val="0"/>
      <w:divBdr>
        <w:top w:val="none" w:sz="0" w:space="0" w:color="auto"/>
        <w:left w:val="none" w:sz="0" w:space="0" w:color="auto"/>
        <w:bottom w:val="none" w:sz="0" w:space="0" w:color="auto"/>
        <w:right w:val="none" w:sz="0" w:space="0" w:color="auto"/>
      </w:divBdr>
    </w:div>
    <w:div w:id="263461400">
      <w:bodyDiv w:val="1"/>
      <w:marLeft w:val="0"/>
      <w:marRight w:val="0"/>
      <w:marTop w:val="0"/>
      <w:marBottom w:val="0"/>
      <w:divBdr>
        <w:top w:val="none" w:sz="0" w:space="0" w:color="auto"/>
        <w:left w:val="none" w:sz="0" w:space="0" w:color="auto"/>
        <w:bottom w:val="none" w:sz="0" w:space="0" w:color="auto"/>
        <w:right w:val="none" w:sz="0" w:space="0" w:color="auto"/>
      </w:divBdr>
    </w:div>
    <w:div w:id="264311350">
      <w:bodyDiv w:val="1"/>
      <w:marLeft w:val="0"/>
      <w:marRight w:val="0"/>
      <w:marTop w:val="0"/>
      <w:marBottom w:val="0"/>
      <w:divBdr>
        <w:top w:val="none" w:sz="0" w:space="0" w:color="auto"/>
        <w:left w:val="none" w:sz="0" w:space="0" w:color="auto"/>
        <w:bottom w:val="none" w:sz="0" w:space="0" w:color="auto"/>
        <w:right w:val="none" w:sz="0" w:space="0" w:color="auto"/>
      </w:divBdr>
    </w:div>
    <w:div w:id="264655795">
      <w:bodyDiv w:val="1"/>
      <w:marLeft w:val="0"/>
      <w:marRight w:val="0"/>
      <w:marTop w:val="0"/>
      <w:marBottom w:val="0"/>
      <w:divBdr>
        <w:top w:val="none" w:sz="0" w:space="0" w:color="auto"/>
        <w:left w:val="none" w:sz="0" w:space="0" w:color="auto"/>
        <w:bottom w:val="none" w:sz="0" w:space="0" w:color="auto"/>
        <w:right w:val="none" w:sz="0" w:space="0" w:color="auto"/>
      </w:divBdr>
    </w:div>
    <w:div w:id="268198303">
      <w:bodyDiv w:val="1"/>
      <w:marLeft w:val="0"/>
      <w:marRight w:val="0"/>
      <w:marTop w:val="0"/>
      <w:marBottom w:val="0"/>
      <w:divBdr>
        <w:top w:val="none" w:sz="0" w:space="0" w:color="auto"/>
        <w:left w:val="none" w:sz="0" w:space="0" w:color="auto"/>
        <w:bottom w:val="none" w:sz="0" w:space="0" w:color="auto"/>
        <w:right w:val="none" w:sz="0" w:space="0" w:color="auto"/>
      </w:divBdr>
    </w:div>
    <w:div w:id="269901411">
      <w:bodyDiv w:val="1"/>
      <w:marLeft w:val="0"/>
      <w:marRight w:val="0"/>
      <w:marTop w:val="0"/>
      <w:marBottom w:val="0"/>
      <w:divBdr>
        <w:top w:val="none" w:sz="0" w:space="0" w:color="auto"/>
        <w:left w:val="none" w:sz="0" w:space="0" w:color="auto"/>
        <w:bottom w:val="none" w:sz="0" w:space="0" w:color="auto"/>
        <w:right w:val="none" w:sz="0" w:space="0" w:color="auto"/>
      </w:divBdr>
    </w:div>
    <w:div w:id="272134164">
      <w:bodyDiv w:val="1"/>
      <w:marLeft w:val="0"/>
      <w:marRight w:val="0"/>
      <w:marTop w:val="0"/>
      <w:marBottom w:val="0"/>
      <w:divBdr>
        <w:top w:val="none" w:sz="0" w:space="0" w:color="auto"/>
        <w:left w:val="none" w:sz="0" w:space="0" w:color="auto"/>
        <w:bottom w:val="none" w:sz="0" w:space="0" w:color="auto"/>
        <w:right w:val="none" w:sz="0" w:space="0" w:color="auto"/>
      </w:divBdr>
    </w:div>
    <w:div w:id="277026939">
      <w:bodyDiv w:val="1"/>
      <w:marLeft w:val="0"/>
      <w:marRight w:val="0"/>
      <w:marTop w:val="0"/>
      <w:marBottom w:val="0"/>
      <w:divBdr>
        <w:top w:val="none" w:sz="0" w:space="0" w:color="auto"/>
        <w:left w:val="none" w:sz="0" w:space="0" w:color="auto"/>
        <w:bottom w:val="none" w:sz="0" w:space="0" w:color="auto"/>
        <w:right w:val="none" w:sz="0" w:space="0" w:color="auto"/>
      </w:divBdr>
    </w:div>
    <w:div w:id="284312906">
      <w:bodyDiv w:val="1"/>
      <w:marLeft w:val="0"/>
      <w:marRight w:val="0"/>
      <w:marTop w:val="0"/>
      <w:marBottom w:val="0"/>
      <w:divBdr>
        <w:top w:val="none" w:sz="0" w:space="0" w:color="auto"/>
        <w:left w:val="none" w:sz="0" w:space="0" w:color="auto"/>
        <w:bottom w:val="none" w:sz="0" w:space="0" w:color="auto"/>
        <w:right w:val="none" w:sz="0" w:space="0" w:color="auto"/>
      </w:divBdr>
    </w:div>
    <w:div w:id="285163559">
      <w:bodyDiv w:val="1"/>
      <w:marLeft w:val="0"/>
      <w:marRight w:val="0"/>
      <w:marTop w:val="0"/>
      <w:marBottom w:val="0"/>
      <w:divBdr>
        <w:top w:val="none" w:sz="0" w:space="0" w:color="auto"/>
        <w:left w:val="none" w:sz="0" w:space="0" w:color="auto"/>
        <w:bottom w:val="none" w:sz="0" w:space="0" w:color="auto"/>
        <w:right w:val="none" w:sz="0" w:space="0" w:color="auto"/>
      </w:divBdr>
    </w:div>
    <w:div w:id="287853727">
      <w:bodyDiv w:val="1"/>
      <w:marLeft w:val="0"/>
      <w:marRight w:val="0"/>
      <w:marTop w:val="0"/>
      <w:marBottom w:val="0"/>
      <w:divBdr>
        <w:top w:val="none" w:sz="0" w:space="0" w:color="auto"/>
        <w:left w:val="none" w:sz="0" w:space="0" w:color="auto"/>
        <w:bottom w:val="none" w:sz="0" w:space="0" w:color="auto"/>
        <w:right w:val="none" w:sz="0" w:space="0" w:color="auto"/>
      </w:divBdr>
    </w:div>
    <w:div w:id="289357907">
      <w:bodyDiv w:val="1"/>
      <w:marLeft w:val="0"/>
      <w:marRight w:val="0"/>
      <w:marTop w:val="0"/>
      <w:marBottom w:val="0"/>
      <w:divBdr>
        <w:top w:val="none" w:sz="0" w:space="0" w:color="auto"/>
        <w:left w:val="none" w:sz="0" w:space="0" w:color="auto"/>
        <w:bottom w:val="none" w:sz="0" w:space="0" w:color="auto"/>
        <w:right w:val="none" w:sz="0" w:space="0" w:color="auto"/>
      </w:divBdr>
    </w:div>
    <w:div w:id="290749739">
      <w:bodyDiv w:val="1"/>
      <w:marLeft w:val="0"/>
      <w:marRight w:val="0"/>
      <w:marTop w:val="0"/>
      <w:marBottom w:val="0"/>
      <w:divBdr>
        <w:top w:val="none" w:sz="0" w:space="0" w:color="auto"/>
        <w:left w:val="none" w:sz="0" w:space="0" w:color="auto"/>
        <w:bottom w:val="none" w:sz="0" w:space="0" w:color="auto"/>
        <w:right w:val="none" w:sz="0" w:space="0" w:color="auto"/>
      </w:divBdr>
    </w:div>
    <w:div w:id="291832258">
      <w:bodyDiv w:val="1"/>
      <w:marLeft w:val="0"/>
      <w:marRight w:val="0"/>
      <w:marTop w:val="0"/>
      <w:marBottom w:val="0"/>
      <w:divBdr>
        <w:top w:val="none" w:sz="0" w:space="0" w:color="auto"/>
        <w:left w:val="none" w:sz="0" w:space="0" w:color="auto"/>
        <w:bottom w:val="none" w:sz="0" w:space="0" w:color="auto"/>
        <w:right w:val="none" w:sz="0" w:space="0" w:color="auto"/>
      </w:divBdr>
    </w:div>
    <w:div w:id="293603925">
      <w:bodyDiv w:val="1"/>
      <w:marLeft w:val="0"/>
      <w:marRight w:val="0"/>
      <w:marTop w:val="0"/>
      <w:marBottom w:val="0"/>
      <w:divBdr>
        <w:top w:val="none" w:sz="0" w:space="0" w:color="auto"/>
        <w:left w:val="none" w:sz="0" w:space="0" w:color="auto"/>
        <w:bottom w:val="none" w:sz="0" w:space="0" w:color="auto"/>
        <w:right w:val="none" w:sz="0" w:space="0" w:color="auto"/>
      </w:divBdr>
    </w:div>
    <w:div w:id="294719582">
      <w:bodyDiv w:val="1"/>
      <w:marLeft w:val="0"/>
      <w:marRight w:val="0"/>
      <w:marTop w:val="0"/>
      <w:marBottom w:val="0"/>
      <w:divBdr>
        <w:top w:val="none" w:sz="0" w:space="0" w:color="auto"/>
        <w:left w:val="none" w:sz="0" w:space="0" w:color="auto"/>
        <w:bottom w:val="none" w:sz="0" w:space="0" w:color="auto"/>
        <w:right w:val="none" w:sz="0" w:space="0" w:color="auto"/>
      </w:divBdr>
    </w:div>
    <w:div w:id="295840562">
      <w:bodyDiv w:val="1"/>
      <w:marLeft w:val="0"/>
      <w:marRight w:val="0"/>
      <w:marTop w:val="0"/>
      <w:marBottom w:val="0"/>
      <w:divBdr>
        <w:top w:val="none" w:sz="0" w:space="0" w:color="auto"/>
        <w:left w:val="none" w:sz="0" w:space="0" w:color="auto"/>
        <w:bottom w:val="none" w:sz="0" w:space="0" w:color="auto"/>
        <w:right w:val="none" w:sz="0" w:space="0" w:color="auto"/>
      </w:divBdr>
    </w:div>
    <w:div w:id="297229127">
      <w:bodyDiv w:val="1"/>
      <w:marLeft w:val="0"/>
      <w:marRight w:val="0"/>
      <w:marTop w:val="0"/>
      <w:marBottom w:val="0"/>
      <w:divBdr>
        <w:top w:val="none" w:sz="0" w:space="0" w:color="auto"/>
        <w:left w:val="none" w:sz="0" w:space="0" w:color="auto"/>
        <w:bottom w:val="none" w:sz="0" w:space="0" w:color="auto"/>
        <w:right w:val="none" w:sz="0" w:space="0" w:color="auto"/>
      </w:divBdr>
    </w:div>
    <w:div w:id="304315622">
      <w:bodyDiv w:val="1"/>
      <w:marLeft w:val="0"/>
      <w:marRight w:val="0"/>
      <w:marTop w:val="0"/>
      <w:marBottom w:val="0"/>
      <w:divBdr>
        <w:top w:val="none" w:sz="0" w:space="0" w:color="auto"/>
        <w:left w:val="none" w:sz="0" w:space="0" w:color="auto"/>
        <w:bottom w:val="none" w:sz="0" w:space="0" w:color="auto"/>
        <w:right w:val="none" w:sz="0" w:space="0" w:color="auto"/>
      </w:divBdr>
    </w:div>
    <w:div w:id="306513289">
      <w:bodyDiv w:val="1"/>
      <w:marLeft w:val="0"/>
      <w:marRight w:val="0"/>
      <w:marTop w:val="0"/>
      <w:marBottom w:val="0"/>
      <w:divBdr>
        <w:top w:val="none" w:sz="0" w:space="0" w:color="auto"/>
        <w:left w:val="none" w:sz="0" w:space="0" w:color="auto"/>
        <w:bottom w:val="none" w:sz="0" w:space="0" w:color="auto"/>
        <w:right w:val="none" w:sz="0" w:space="0" w:color="auto"/>
      </w:divBdr>
    </w:div>
    <w:div w:id="307326312">
      <w:bodyDiv w:val="1"/>
      <w:marLeft w:val="0"/>
      <w:marRight w:val="0"/>
      <w:marTop w:val="0"/>
      <w:marBottom w:val="0"/>
      <w:divBdr>
        <w:top w:val="none" w:sz="0" w:space="0" w:color="auto"/>
        <w:left w:val="none" w:sz="0" w:space="0" w:color="auto"/>
        <w:bottom w:val="none" w:sz="0" w:space="0" w:color="auto"/>
        <w:right w:val="none" w:sz="0" w:space="0" w:color="auto"/>
      </w:divBdr>
    </w:div>
    <w:div w:id="308485252">
      <w:bodyDiv w:val="1"/>
      <w:marLeft w:val="0"/>
      <w:marRight w:val="0"/>
      <w:marTop w:val="0"/>
      <w:marBottom w:val="0"/>
      <w:divBdr>
        <w:top w:val="none" w:sz="0" w:space="0" w:color="auto"/>
        <w:left w:val="none" w:sz="0" w:space="0" w:color="auto"/>
        <w:bottom w:val="none" w:sz="0" w:space="0" w:color="auto"/>
        <w:right w:val="none" w:sz="0" w:space="0" w:color="auto"/>
      </w:divBdr>
    </w:div>
    <w:div w:id="310720823">
      <w:bodyDiv w:val="1"/>
      <w:marLeft w:val="0"/>
      <w:marRight w:val="0"/>
      <w:marTop w:val="0"/>
      <w:marBottom w:val="0"/>
      <w:divBdr>
        <w:top w:val="none" w:sz="0" w:space="0" w:color="auto"/>
        <w:left w:val="none" w:sz="0" w:space="0" w:color="auto"/>
        <w:bottom w:val="none" w:sz="0" w:space="0" w:color="auto"/>
        <w:right w:val="none" w:sz="0" w:space="0" w:color="auto"/>
      </w:divBdr>
    </w:div>
    <w:div w:id="312099382">
      <w:bodyDiv w:val="1"/>
      <w:marLeft w:val="0"/>
      <w:marRight w:val="0"/>
      <w:marTop w:val="0"/>
      <w:marBottom w:val="0"/>
      <w:divBdr>
        <w:top w:val="none" w:sz="0" w:space="0" w:color="auto"/>
        <w:left w:val="none" w:sz="0" w:space="0" w:color="auto"/>
        <w:bottom w:val="none" w:sz="0" w:space="0" w:color="auto"/>
        <w:right w:val="none" w:sz="0" w:space="0" w:color="auto"/>
      </w:divBdr>
    </w:div>
    <w:div w:id="313027861">
      <w:bodyDiv w:val="1"/>
      <w:marLeft w:val="0"/>
      <w:marRight w:val="0"/>
      <w:marTop w:val="0"/>
      <w:marBottom w:val="0"/>
      <w:divBdr>
        <w:top w:val="none" w:sz="0" w:space="0" w:color="auto"/>
        <w:left w:val="none" w:sz="0" w:space="0" w:color="auto"/>
        <w:bottom w:val="none" w:sz="0" w:space="0" w:color="auto"/>
        <w:right w:val="none" w:sz="0" w:space="0" w:color="auto"/>
      </w:divBdr>
    </w:div>
    <w:div w:id="315114851">
      <w:bodyDiv w:val="1"/>
      <w:marLeft w:val="0"/>
      <w:marRight w:val="0"/>
      <w:marTop w:val="0"/>
      <w:marBottom w:val="0"/>
      <w:divBdr>
        <w:top w:val="none" w:sz="0" w:space="0" w:color="auto"/>
        <w:left w:val="none" w:sz="0" w:space="0" w:color="auto"/>
        <w:bottom w:val="none" w:sz="0" w:space="0" w:color="auto"/>
        <w:right w:val="none" w:sz="0" w:space="0" w:color="auto"/>
      </w:divBdr>
    </w:div>
    <w:div w:id="315183549">
      <w:bodyDiv w:val="1"/>
      <w:marLeft w:val="0"/>
      <w:marRight w:val="0"/>
      <w:marTop w:val="0"/>
      <w:marBottom w:val="0"/>
      <w:divBdr>
        <w:top w:val="none" w:sz="0" w:space="0" w:color="auto"/>
        <w:left w:val="none" w:sz="0" w:space="0" w:color="auto"/>
        <w:bottom w:val="none" w:sz="0" w:space="0" w:color="auto"/>
        <w:right w:val="none" w:sz="0" w:space="0" w:color="auto"/>
      </w:divBdr>
    </w:div>
    <w:div w:id="315450921">
      <w:bodyDiv w:val="1"/>
      <w:marLeft w:val="0"/>
      <w:marRight w:val="0"/>
      <w:marTop w:val="0"/>
      <w:marBottom w:val="0"/>
      <w:divBdr>
        <w:top w:val="none" w:sz="0" w:space="0" w:color="auto"/>
        <w:left w:val="none" w:sz="0" w:space="0" w:color="auto"/>
        <w:bottom w:val="none" w:sz="0" w:space="0" w:color="auto"/>
        <w:right w:val="none" w:sz="0" w:space="0" w:color="auto"/>
      </w:divBdr>
    </w:div>
    <w:div w:id="318271260">
      <w:bodyDiv w:val="1"/>
      <w:marLeft w:val="0"/>
      <w:marRight w:val="0"/>
      <w:marTop w:val="0"/>
      <w:marBottom w:val="0"/>
      <w:divBdr>
        <w:top w:val="none" w:sz="0" w:space="0" w:color="auto"/>
        <w:left w:val="none" w:sz="0" w:space="0" w:color="auto"/>
        <w:bottom w:val="none" w:sz="0" w:space="0" w:color="auto"/>
        <w:right w:val="none" w:sz="0" w:space="0" w:color="auto"/>
      </w:divBdr>
    </w:div>
    <w:div w:id="320044661">
      <w:bodyDiv w:val="1"/>
      <w:marLeft w:val="0"/>
      <w:marRight w:val="0"/>
      <w:marTop w:val="0"/>
      <w:marBottom w:val="0"/>
      <w:divBdr>
        <w:top w:val="none" w:sz="0" w:space="0" w:color="auto"/>
        <w:left w:val="none" w:sz="0" w:space="0" w:color="auto"/>
        <w:bottom w:val="none" w:sz="0" w:space="0" w:color="auto"/>
        <w:right w:val="none" w:sz="0" w:space="0" w:color="auto"/>
      </w:divBdr>
    </w:div>
    <w:div w:id="320817928">
      <w:bodyDiv w:val="1"/>
      <w:marLeft w:val="0"/>
      <w:marRight w:val="0"/>
      <w:marTop w:val="0"/>
      <w:marBottom w:val="0"/>
      <w:divBdr>
        <w:top w:val="none" w:sz="0" w:space="0" w:color="auto"/>
        <w:left w:val="none" w:sz="0" w:space="0" w:color="auto"/>
        <w:bottom w:val="none" w:sz="0" w:space="0" w:color="auto"/>
        <w:right w:val="none" w:sz="0" w:space="0" w:color="auto"/>
      </w:divBdr>
    </w:div>
    <w:div w:id="321586800">
      <w:bodyDiv w:val="1"/>
      <w:marLeft w:val="0"/>
      <w:marRight w:val="0"/>
      <w:marTop w:val="0"/>
      <w:marBottom w:val="0"/>
      <w:divBdr>
        <w:top w:val="none" w:sz="0" w:space="0" w:color="auto"/>
        <w:left w:val="none" w:sz="0" w:space="0" w:color="auto"/>
        <w:bottom w:val="none" w:sz="0" w:space="0" w:color="auto"/>
        <w:right w:val="none" w:sz="0" w:space="0" w:color="auto"/>
      </w:divBdr>
    </w:div>
    <w:div w:id="321662643">
      <w:bodyDiv w:val="1"/>
      <w:marLeft w:val="0"/>
      <w:marRight w:val="0"/>
      <w:marTop w:val="0"/>
      <w:marBottom w:val="0"/>
      <w:divBdr>
        <w:top w:val="none" w:sz="0" w:space="0" w:color="auto"/>
        <w:left w:val="none" w:sz="0" w:space="0" w:color="auto"/>
        <w:bottom w:val="none" w:sz="0" w:space="0" w:color="auto"/>
        <w:right w:val="none" w:sz="0" w:space="0" w:color="auto"/>
      </w:divBdr>
    </w:div>
    <w:div w:id="322122533">
      <w:bodyDiv w:val="1"/>
      <w:marLeft w:val="0"/>
      <w:marRight w:val="0"/>
      <w:marTop w:val="0"/>
      <w:marBottom w:val="0"/>
      <w:divBdr>
        <w:top w:val="none" w:sz="0" w:space="0" w:color="auto"/>
        <w:left w:val="none" w:sz="0" w:space="0" w:color="auto"/>
        <w:bottom w:val="none" w:sz="0" w:space="0" w:color="auto"/>
        <w:right w:val="none" w:sz="0" w:space="0" w:color="auto"/>
      </w:divBdr>
    </w:div>
    <w:div w:id="322590638">
      <w:bodyDiv w:val="1"/>
      <w:marLeft w:val="0"/>
      <w:marRight w:val="0"/>
      <w:marTop w:val="0"/>
      <w:marBottom w:val="0"/>
      <w:divBdr>
        <w:top w:val="none" w:sz="0" w:space="0" w:color="auto"/>
        <w:left w:val="none" w:sz="0" w:space="0" w:color="auto"/>
        <w:bottom w:val="none" w:sz="0" w:space="0" w:color="auto"/>
        <w:right w:val="none" w:sz="0" w:space="0" w:color="auto"/>
      </w:divBdr>
    </w:div>
    <w:div w:id="336541713">
      <w:bodyDiv w:val="1"/>
      <w:marLeft w:val="0"/>
      <w:marRight w:val="0"/>
      <w:marTop w:val="0"/>
      <w:marBottom w:val="0"/>
      <w:divBdr>
        <w:top w:val="none" w:sz="0" w:space="0" w:color="auto"/>
        <w:left w:val="none" w:sz="0" w:space="0" w:color="auto"/>
        <w:bottom w:val="none" w:sz="0" w:space="0" w:color="auto"/>
        <w:right w:val="none" w:sz="0" w:space="0" w:color="auto"/>
      </w:divBdr>
    </w:div>
    <w:div w:id="341006509">
      <w:bodyDiv w:val="1"/>
      <w:marLeft w:val="0"/>
      <w:marRight w:val="0"/>
      <w:marTop w:val="0"/>
      <w:marBottom w:val="0"/>
      <w:divBdr>
        <w:top w:val="none" w:sz="0" w:space="0" w:color="auto"/>
        <w:left w:val="none" w:sz="0" w:space="0" w:color="auto"/>
        <w:bottom w:val="none" w:sz="0" w:space="0" w:color="auto"/>
        <w:right w:val="none" w:sz="0" w:space="0" w:color="auto"/>
      </w:divBdr>
    </w:div>
    <w:div w:id="341081740">
      <w:bodyDiv w:val="1"/>
      <w:marLeft w:val="0"/>
      <w:marRight w:val="0"/>
      <w:marTop w:val="0"/>
      <w:marBottom w:val="0"/>
      <w:divBdr>
        <w:top w:val="none" w:sz="0" w:space="0" w:color="auto"/>
        <w:left w:val="none" w:sz="0" w:space="0" w:color="auto"/>
        <w:bottom w:val="none" w:sz="0" w:space="0" w:color="auto"/>
        <w:right w:val="none" w:sz="0" w:space="0" w:color="auto"/>
      </w:divBdr>
    </w:div>
    <w:div w:id="342391557">
      <w:bodyDiv w:val="1"/>
      <w:marLeft w:val="0"/>
      <w:marRight w:val="0"/>
      <w:marTop w:val="0"/>
      <w:marBottom w:val="0"/>
      <w:divBdr>
        <w:top w:val="none" w:sz="0" w:space="0" w:color="auto"/>
        <w:left w:val="none" w:sz="0" w:space="0" w:color="auto"/>
        <w:bottom w:val="none" w:sz="0" w:space="0" w:color="auto"/>
        <w:right w:val="none" w:sz="0" w:space="0" w:color="auto"/>
      </w:divBdr>
    </w:div>
    <w:div w:id="345060405">
      <w:bodyDiv w:val="1"/>
      <w:marLeft w:val="0"/>
      <w:marRight w:val="0"/>
      <w:marTop w:val="0"/>
      <w:marBottom w:val="0"/>
      <w:divBdr>
        <w:top w:val="none" w:sz="0" w:space="0" w:color="auto"/>
        <w:left w:val="none" w:sz="0" w:space="0" w:color="auto"/>
        <w:bottom w:val="none" w:sz="0" w:space="0" w:color="auto"/>
        <w:right w:val="none" w:sz="0" w:space="0" w:color="auto"/>
      </w:divBdr>
    </w:div>
    <w:div w:id="345209918">
      <w:bodyDiv w:val="1"/>
      <w:marLeft w:val="0"/>
      <w:marRight w:val="0"/>
      <w:marTop w:val="0"/>
      <w:marBottom w:val="0"/>
      <w:divBdr>
        <w:top w:val="none" w:sz="0" w:space="0" w:color="auto"/>
        <w:left w:val="none" w:sz="0" w:space="0" w:color="auto"/>
        <w:bottom w:val="none" w:sz="0" w:space="0" w:color="auto"/>
        <w:right w:val="none" w:sz="0" w:space="0" w:color="auto"/>
      </w:divBdr>
    </w:div>
    <w:div w:id="356272179">
      <w:bodyDiv w:val="1"/>
      <w:marLeft w:val="0"/>
      <w:marRight w:val="0"/>
      <w:marTop w:val="0"/>
      <w:marBottom w:val="0"/>
      <w:divBdr>
        <w:top w:val="none" w:sz="0" w:space="0" w:color="auto"/>
        <w:left w:val="none" w:sz="0" w:space="0" w:color="auto"/>
        <w:bottom w:val="none" w:sz="0" w:space="0" w:color="auto"/>
        <w:right w:val="none" w:sz="0" w:space="0" w:color="auto"/>
      </w:divBdr>
    </w:div>
    <w:div w:id="364451676">
      <w:bodyDiv w:val="1"/>
      <w:marLeft w:val="0"/>
      <w:marRight w:val="0"/>
      <w:marTop w:val="0"/>
      <w:marBottom w:val="0"/>
      <w:divBdr>
        <w:top w:val="none" w:sz="0" w:space="0" w:color="auto"/>
        <w:left w:val="none" w:sz="0" w:space="0" w:color="auto"/>
        <w:bottom w:val="none" w:sz="0" w:space="0" w:color="auto"/>
        <w:right w:val="none" w:sz="0" w:space="0" w:color="auto"/>
      </w:divBdr>
    </w:div>
    <w:div w:id="367995299">
      <w:bodyDiv w:val="1"/>
      <w:marLeft w:val="0"/>
      <w:marRight w:val="0"/>
      <w:marTop w:val="0"/>
      <w:marBottom w:val="0"/>
      <w:divBdr>
        <w:top w:val="none" w:sz="0" w:space="0" w:color="auto"/>
        <w:left w:val="none" w:sz="0" w:space="0" w:color="auto"/>
        <w:bottom w:val="none" w:sz="0" w:space="0" w:color="auto"/>
        <w:right w:val="none" w:sz="0" w:space="0" w:color="auto"/>
      </w:divBdr>
    </w:div>
    <w:div w:id="374504968">
      <w:bodyDiv w:val="1"/>
      <w:marLeft w:val="0"/>
      <w:marRight w:val="0"/>
      <w:marTop w:val="0"/>
      <w:marBottom w:val="0"/>
      <w:divBdr>
        <w:top w:val="none" w:sz="0" w:space="0" w:color="auto"/>
        <w:left w:val="none" w:sz="0" w:space="0" w:color="auto"/>
        <w:bottom w:val="none" w:sz="0" w:space="0" w:color="auto"/>
        <w:right w:val="none" w:sz="0" w:space="0" w:color="auto"/>
      </w:divBdr>
    </w:div>
    <w:div w:id="377705047">
      <w:bodyDiv w:val="1"/>
      <w:marLeft w:val="0"/>
      <w:marRight w:val="0"/>
      <w:marTop w:val="0"/>
      <w:marBottom w:val="0"/>
      <w:divBdr>
        <w:top w:val="none" w:sz="0" w:space="0" w:color="auto"/>
        <w:left w:val="none" w:sz="0" w:space="0" w:color="auto"/>
        <w:bottom w:val="none" w:sz="0" w:space="0" w:color="auto"/>
        <w:right w:val="none" w:sz="0" w:space="0" w:color="auto"/>
      </w:divBdr>
    </w:div>
    <w:div w:id="378210917">
      <w:bodyDiv w:val="1"/>
      <w:marLeft w:val="0"/>
      <w:marRight w:val="0"/>
      <w:marTop w:val="0"/>
      <w:marBottom w:val="0"/>
      <w:divBdr>
        <w:top w:val="none" w:sz="0" w:space="0" w:color="auto"/>
        <w:left w:val="none" w:sz="0" w:space="0" w:color="auto"/>
        <w:bottom w:val="none" w:sz="0" w:space="0" w:color="auto"/>
        <w:right w:val="none" w:sz="0" w:space="0" w:color="auto"/>
      </w:divBdr>
      <w:divsChild>
        <w:div w:id="758646416">
          <w:marLeft w:val="640"/>
          <w:marRight w:val="0"/>
          <w:marTop w:val="0"/>
          <w:marBottom w:val="0"/>
          <w:divBdr>
            <w:top w:val="none" w:sz="0" w:space="0" w:color="auto"/>
            <w:left w:val="none" w:sz="0" w:space="0" w:color="auto"/>
            <w:bottom w:val="none" w:sz="0" w:space="0" w:color="auto"/>
            <w:right w:val="none" w:sz="0" w:space="0" w:color="auto"/>
          </w:divBdr>
        </w:div>
        <w:div w:id="803737397">
          <w:marLeft w:val="640"/>
          <w:marRight w:val="0"/>
          <w:marTop w:val="0"/>
          <w:marBottom w:val="0"/>
          <w:divBdr>
            <w:top w:val="none" w:sz="0" w:space="0" w:color="auto"/>
            <w:left w:val="none" w:sz="0" w:space="0" w:color="auto"/>
            <w:bottom w:val="none" w:sz="0" w:space="0" w:color="auto"/>
            <w:right w:val="none" w:sz="0" w:space="0" w:color="auto"/>
          </w:divBdr>
        </w:div>
        <w:div w:id="859202828">
          <w:marLeft w:val="640"/>
          <w:marRight w:val="0"/>
          <w:marTop w:val="0"/>
          <w:marBottom w:val="0"/>
          <w:divBdr>
            <w:top w:val="none" w:sz="0" w:space="0" w:color="auto"/>
            <w:left w:val="none" w:sz="0" w:space="0" w:color="auto"/>
            <w:bottom w:val="none" w:sz="0" w:space="0" w:color="auto"/>
            <w:right w:val="none" w:sz="0" w:space="0" w:color="auto"/>
          </w:divBdr>
        </w:div>
        <w:div w:id="1018894788">
          <w:marLeft w:val="640"/>
          <w:marRight w:val="0"/>
          <w:marTop w:val="0"/>
          <w:marBottom w:val="0"/>
          <w:divBdr>
            <w:top w:val="none" w:sz="0" w:space="0" w:color="auto"/>
            <w:left w:val="none" w:sz="0" w:space="0" w:color="auto"/>
            <w:bottom w:val="none" w:sz="0" w:space="0" w:color="auto"/>
            <w:right w:val="none" w:sz="0" w:space="0" w:color="auto"/>
          </w:divBdr>
        </w:div>
        <w:div w:id="1961257702">
          <w:marLeft w:val="640"/>
          <w:marRight w:val="0"/>
          <w:marTop w:val="0"/>
          <w:marBottom w:val="0"/>
          <w:divBdr>
            <w:top w:val="none" w:sz="0" w:space="0" w:color="auto"/>
            <w:left w:val="none" w:sz="0" w:space="0" w:color="auto"/>
            <w:bottom w:val="none" w:sz="0" w:space="0" w:color="auto"/>
            <w:right w:val="none" w:sz="0" w:space="0" w:color="auto"/>
          </w:divBdr>
        </w:div>
        <w:div w:id="2104835334">
          <w:marLeft w:val="640"/>
          <w:marRight w:val="0"/>
          <w:marTop w:val="0"/>
          <w:marBottom w:val="0"/>
          <w:divBdr>
            <w:top w:val="none" w:sz="0" w:space="0" w:color="auto"/>
            <w:left w:val="none" w:sz="0" w:space="0" w:color="auto"/>
            <w:bottom w:val="none" w:sz="0" w:space="0" w:color="auto"/>
            <w:right w:val="none" w:sz="0" w:space="0" w:color="auto"/>
          </w:divBdr>
        </w:div>
      </w:divsChild>
    </w:div>
    <w:div w:id="379596234">
      <w:bodyDiv w:val="1"/>
      <w:marLeft w:val="0"/>
      <w:marRight w:val="0"/>
      <w:marTop w:val="0"/>
      <w:marBottom w:val="0"/>
      <w:divBdr>
        <w:top w:val="none" w:sz="0" w:space="0" w:color="auto"/>
        <w:left w:val="none" w:sz="0" w:space="0" w:color="auto"/>
        <w:bottom w:val="none" w:sz="0" w:space="0" w:color="auto"/>
        <w:right w:val="none" w:sz="0" w:space="0" w:color="auto"/>
      </w:divBdr>
    </w:div>
    <w:div w:id="382102964">
      <w:bodyDiv w:val="1"/>
      <w:marLeft w:val="0"/>
      <w:marRight w:val="0"/>
      <w:marTop w:val="0"/>
      <w:marBottom w:val="0"/>
      <w:divBdr>
        <w:top w:val="none" w:sz="0" w:space="0" w:color="auto"/>
        <w:left w:val="none" w:sz="0" w:space="0" w:color="auto"/>
        <w:bottom w:val="none" w:sz="0" w:space="0" w:color="auto"/>
        <w:right w:val="none" w:sz="0" w:space="0" w:color="auto"/>
      </w:divBdr>
    </w:div>
    <w:div w:id="384838303">
      <w:bodyDiv w:val="1"/>
      <w:marLeft w:val="0"/>
      <w:marRight w:val="0"/>
      <w:marTop w:val="0"/>
      <w:marBottom w:val="0"/>
      <w:divBdr>
        <w:top w:val="none" w:sz="0" w:space="0" w:color="auto"/>
        <w:left w:val="none" w:sz="0" w:space="0" w:color="auto"/>
        <w:bottom w:val="none" w:sz="0" w:space="0" w:color="auto"/>
        <w:right w:val="none" w:sz="0" w:space="0" w:color="auto"/>
      </w:divBdr>
    </w:div>
    <w:div w:id="387539469">
      <w:bodyDiv w:val="1"/>
      <w:marLeft w:val="0"/>
      <w:marRight w:val="0"/>
      <w:marTop w:val="0"/>
      <w:marBottom w:val="0"/>
      <w:divBdr>
        <w:top w:val="none" w:sz="0" w:space="0" w:color="auto"/>
        <w:left w:val="none" w:sz="0" w:space="0" w:color="auto"/>
        <w:bottom w:val="none" w:sz="0" w:space="0" w:color="auto"/>
        <w:right w:val="none" w:sz="0" w:space="0" w:color="auto"/>
      </w:divBdr>
    </w:div>
    <w:div w:id="388919760">
      <w:bodyDiv w:val="1"/>
      <w:marLeft w:val="0"/>
      <w:marRight w:val="0"/>
      <w:marTop w:val="0"/>
      <w:marBottom w:val="0"/>
      <w:divBdr>
        <w:top w:val="none" w:sz="0" w:space="0" w:color="auto"/>
        <w:left w:val="none" w:sz="0" w:space="0" w:color="auto"/>
        <w:bottom w:val="none" w:sz="0" w:space="0" w:color="auto"/>
        <w:right w:val="none" w:sz="0" w:space="0" w:color="auto"/>
      </w:divBdr>
    </w:div>
    <w:div w:id="389578520">
      <w:bodyDiv w:val="1"/>
      <w:marLeft w:val="0"/>
      <w:marRight w:val="0"/>
      <w:marTop w:val="0"/>
      <w:marBottom w:val="0"/>
      <w:divBdr>
        <w:top w:val="none" w:sz="0" w:space="0" w:color="auto"/>
        <w:left w:val="none" w:sz="0" w:space="0" w:color="auto"/>
        <w:bottom w:val="none" w:sz="0" w:space="0" w:color="auto"/>
        <w:right w:val="none" w:sz="0" w:space="0" w:color="auto"/>
      </w:divBdr>
    </w:div>
    <w:div w:id="394741016">
      <w:bodyDiv w:val="1"/>
      <w:marLeft w:val="0"/>
      <w:marRight w:val="0"/>
      <w:marTop w:val="0"/>
      <w:marBottom w:val="0"/>
      <w:divBdr>
        <w:top w:val="none" w:sz="0" w:space="0" w:color="auto"/>
        <w:left w:val="none" w:sz="0" w:space="0" w:color="auto"/>
        <w:bottom w:val="none" w:sz="0" w:space="0" w:color="auto"/>
        <w:right w:val="none" w:sz="0" w:space="0" w:color="auto"/>
      </w:divBdr>
    </w:div>
    <w:div w:id="395007961">
      <w:bodyDiv w:val="1"/>
      <w:marLeft w:val="0"/>
      <w:marRight w:val="0"/>
      <w:marTop w:val="0"/>
      <w:marBottom w:val="0"/>
      <w:divBdr>
        <w:top w:val="none" w:sz="0" w:space="0" w:color="auto"/>
        <w:left w:val="none" w:sz="0" w:space="0" w:color="auto"/>
        <w:bottom w:val="none" w:sz="0" w:space="0" w:color="auto"/>
        <w:right w:val="none" w:sz="0" w:space="0" w:color="auto"/>
      </w:divBdr>
    </w:div>
    <w:div w:id="398862889">
      <w:bodyDiv w:val="1"/>
      <w:marLeft w:val="0"/>
      <w:marRight w:val="0"/>
      <w:marTop w:val="0"/>
      <w:marBottom w:val="0"/>
      <w:divBdr>
        <w:top w:val="none" w:sz="0" w:space="0" w:color="auto"/>
        <w:left w:val="none" w:sz="0" w:space="0" w:color="auto"/>
        <w:bottom w:val="none" w:sz="0" w:space="0" w:color="auto"/>
        <w:right w:val="none" w:sz="0" w:space="0" w:color="auto"/>
      </w:divBdr>
    </w:div>
    <w:div w:id="399329405">
      <w:bodyDiv w:val="1"/>
      <w:marLeft w:val="0"/>
      <w:marRight w:val="0"/>
      <w:marTop w:val="0"/>
      <w:marBottom w:val="0"/>
      <w:divBdr>
        <w:top w:val="none" w:sz="0" w:space="0" w:color="auto"/>
        <w:left w:val="none" w:sz="0" w:space="0" w:color="auto"/>
        <w:bottom w:val="none" w:sz="0" w:space="0" w:color="auto"/>
        <w:right w:val="none" w:sz="0" w:space="0" w:color="auto"/>
      </w:divBdr>
    </w:div>
    <w:div w:id="403575099">
      <w:bodyDiv w:val="1"/>
      <w:marLeft w:val="0"/>
      <w:marRight w:val="0"/>
      <w:marTop w:val="0"/>
      <w:marBottom w:val="0"/>
      <w:divBdr>
        <w:top w:val="none" w:sz="0" w:space="0" w:color="auto"/>
        <w:left w:val="none" w:sz="0" w:space="0" w:color="auto"/>
        <w:bottom w:val="none" w:sz="0" w:space="0" w:color="auto"/>
        <w:right w:val="none" w:sz="0" w:space="0" w:color="auto"/>
      </w:divBdr>
    </w:div>
    <w:div w:id="403794881">
      <w:bodyDiv w:val="1"/>
      <w:marLeft w:val="0"/>
      <w:marRight w:val="0"/>
      <w:marTop w:val="0"/>
      <w:marBottom w:val="0"/>
      <w:divBdr>
        <w:top w:val="none" w:sz="0" w:space="0" w:color="auto"/>
        <w:left w:val="none" w:sz="0" w:space="0" w:color="auto"/>
        <w:bottom w:val="none" w:sz="0" w:space="0" w:color="auto"/>
        <w:right w:val="none" w:sz="0" w:space="0" w:color="auto"/>
      </w:divBdr>
      <w:divsChild>
        <w:div w:id="337512034">
          <w:marLeft w:val="640"/>
          <w:marRight w:val="0"/>
          <w:marTop w:val="0"/>
          <w:marBottom w:val="0"/>
          <w:divBdr>
            <w:top w:val="none" w:sz="0" w:space="0" w:color="auto"/>
            <w:left w:val="none" w:sz="0" w:space="0" w:color="auto"/>
            <w:bottom w:val="none" w:sz="0" w:space="0" w:color="auto"/>
            <w:right w:val="none" w:sz="0" w:space="0" w:color="auto"/>
          </w:divBdr>
        </w:div>
        <w:div w:id="447896249">
          <w:marLeft w:val="640"/>
          <w:marRight w:val="0"/>
          <w:marTop w:val="0"/>
          <w:marBottom w:val="0"/>
          <w:divBdr>
            <w:top w:val="none" w:sz="0" w:space="0" w:color="auto"/>
            <w:left w:val="none" w:sz="0" w:space="0" w:color="auto"/>
            <w:bottom w:val="none" w:sz="0" w:space="0" w:color="auto"/>
            <w:right w:val="none" w:sz="0" w:space="0" w:color="auto"/>
          </w:divBdr>
        </w:div>
        <w:div w:id="535315225">
          <w:marLeft w:val="640"/>
          <w:marRight w:val="0"/>
          <w:marTop w:val="0"/>
          <w:marBottom w:val="0"/>
          <w:divBdr>
            <w:top w:val="none" w:sz="0" w:space="0" w:color="auto"/>
            <w:left w:val="none" w:sz="0" w:space="0" w:color="auto"/>
            <w:bottom w:val="none" w:sz="0" w:space="0" w:color="auto"/>
            <w:right w:val="none" w:sz="0" w:space="0" w:color="auto"/>
          </w:divBdr>
        </w:div>
        <w:div w:id="549003874">
          <w:marLeft w:val="640"/>
          <w:marRight w:val="0"/>
          <w:marTop w:val="0"/>
          <w:marBottom w:val="0"/>
          <w:divBdr>
            <w:top w:val="none" w:sz="0" w:space="0" w:color="auto"/>
            <w:left w:val="none" w:sz="0" w:space="0" w:color="auto"/>
            <w:bottom w:val="none" w:sz="0" w:space="0" w:color="auto"/>
            <w:right w:val="none" w:sz="0" w:space="0" w:color="auto"/>
          </w:divBdr>
        </w:div>
        <w:div w:id="591204964">
          <w:marLeft w:val="640"/>
          <w:marRight w:val="0"/>
          <w:marTop w:val="0"/>
          <w:marBottom w:val="0"/>
          <w:divBdr>
            <w:top w:val="none" w:sz="0" w:space="0" w:color="auto"/>
            <w:left w:val="none" w:sz="0" w:space="0" w:color="auto"/>
            <w:bottom w:val="none" w:sz="0" w:space="0" w:color="auto"/>
            <w:right w:val="none" w:sz="0" w:space="0" w:color="auto"/>
          </w:divBdr>
        </w:div>
        <w:div w:id="1516966413">
          <w:marLeft w:val="640"/>
          <w:marRight w:val="0"/>
          <w:marTop w:val="0"/>
          <w:marBottom w:val="0"/>
          <w:divBdr>
            <w:top w:val="none" w:sz="0" w:space="0" w:color="auto"/>
            <w:left w:val="none" w:sz="0" w:space="0" w:color="auto"/>
            <w:bottom w:val="none" w:sz="0" w:space="0" w:color="auto"/>
            <w:right w:val="none" w:sz="0" w:space="0" w:color="auto"/>
          </w:divBdr>
        </w:div>
        <w:div w:id="1579051476">
          <w:marLeft w:val="640"/>
          <w:marRight w:val="0"/>
          <w:marTop w:val="0"/>
          <w:marBottom w:val="0"/>
          <w:divBdr>
            <w:top w:val="none" w:sz="0" w:space="0" w:color="auto"/>
            <w:left w:val="none" w:sz="0" w:space="0" w:color="auto"/>
            <w:bottom w:val="none" w:sz="0" w:space="0" w:color="auto"/>
            <w:right w:val="none" w:sz="0" w:space="0" w:color="auto"/>
          </w:divBdr>
        </w:div>
        <w:div w:id="1891574011">
          <w:marLeft w:val="640"/>
          <w:marRight w:val="0"/>
          <w:marTop w:val="0"/>
          <w:marBottom w:val="0"/>
          <w:divBdr>
            <w:top w:val="none" w:sz="0" w:space="0" w:color="auto"/>
            <w:left w:val="none" w:sz="0" w:space="0" w:color="auto"/>
            <w:bottom w:val="none" w:sz="0" w:space="0" w:color="auto"/>
            <w:right w:val="none" w:sz="0" w:space="0" w:color="auto"/>
          </w:divBdr>
        </w:div>
        <w:div w:id="1899896680">
          <w:marLeft w:val="640"/>
          <w:marRight w:val="0"/>
          <w:marTop w:val="0"/>
          <w:marBottom w:val="0"/>
          <w:divBdr>
            <w:top w:val="none" w:sz="0" w:space="0" w:color="auto"/>
            <w:left w:val="none" w:sz="0" w:space="0" w:color="auto"/>
            <w:bottom w:val="none" w:sz="0" w:space="0" w:color="auto"/>
            <w:right w:val="none" w:sz="0" w:space="0" w:color="auto"/>
          </w:divBdr>
        </w:div>
        <w:div w:id="2145154030">
          <w:marLeft w:val="640"/>
          <w:marRight w:val="0"/>
          <w:marTop w:val="0"/>
          <w:marBottom w:val="0"/>
          <w:divBdr>
            <w:top w:val="none" w:sz="0" w:space="0" w:color="auto"/>
            <w:left w:val="none" w:sz="0" w:space="0" w:color="auto"/>
            <w:bottom w:val="none" w:sz="0" w:space="0" w:color="auto"/>
            <w:right w:val="none" w:sz="0" w:space="0" w:color="auto"/>
          </w:divBdr>
        </w:div>
      </w:divsChild>
    </w:div>
    <w:div w:id="404568458">
      <w:bodyDiv w:val="1"/>
      <w:marLeft w:val="0"/>
      <w:marRight w:val="0"/>
      <w:marTop w:val="0"/>
      <w:marBottom w:val="0"/>
      <w:divBdr>
        <w:top w:val="none" w:sz="0" w:space="0" w:color="auto"/>
        <w:left w:val="none" w:sz="0" w:space="0" w:color="auto"/>
        <w:bottom w:val="none" w:sz="0" w:space="0" w:color="auto"/>
        <w:right w:val="none" w:sz="0" w:space="0" w:color="auto"/>
      </w:divBdr>
    </w:div>
    <w:div w:id="404843945">
      <w:bodyDiv w:val="1"/>
      <w:marLeft w:val="0"/>
      <w:marRight w:val="0"/>
      <w:marTop w:val="0"/>
      <w:marBottom w:val="0"/>
      <w:divBdr>
        <w:top w:val="none" w:sz="0" w:space="0" w:color="auto"/>
        <w:left w:val="none" w:sz="0" w:space="0" w:color="auto"/>
        <w:bottom w:val="none" w:sz="0" w:space="0" w:color="auto"/>
        <w:right w:val="none" w:sz="0" w:space="0" w:color="auto"/>
      </w:divBdr>
    </w:div>
    <w:div w:id="408696923">
      <w:bodyDiv w:val="1"/>
      <w:marLeft w:val="0"/>
      <w:marRight w:val="0"/>
      <w:marTop w:val="0"/>
      <w:marBottom w:val="0"/>
      <w:divBdr>
        <w:top w:val="none" w:sz="0" w:space="0" w:color="auto"/>
        <w:left w:val="none" w:sz="0" w:space="0" w:color="auto"/>
        <w:bottom w:val="none" w:sz="0" w:space="0" w:color="auto"/>
        <w:right w:val="none" w:sz="0" w:space="0" w:color="auto"/>
      </w:divBdr>
    </w:div>
    <w:div w:id="409042575">
      <w:bodyDiv w:val="1"/>
      <w:marLeft w:val="0"/>
      <w:marRight w:val="0"/>
      <w:marTop w:val="0"/>
      <w:marBottom w:val="0"/>
      <w:divBdr>
        <w:top w:val="none" w:sz="0" w:space="0" w:color="auto"/>
        <w:left w:val="none" w:sz="0" w:space="0" w:color="auto"/>
        <w:bottom w:val="none" w:sz="0" w:space="0" w:color="auto"/>
        <w:right w:val="none" w:sz="0" w:space="0" w:color="auto"/>
      </w:divBdr>
    </w:div>
    <w:div w:id="410738657">
      <w:bodyDiv w:val="1"/>
      <w:marLeft w:val="0"/>
      <w:marRight w:val="0"/>
      <w:marTop w:val="0"/>
      <w:marBottom w:val="0"/>
      <w:divBdr>
        <w:top w:val="none" w:sz="0" w:space="0" w:color="auto"/>
        <w:left w:val="none" w:sz="0" w:space="0" w:color="auto"/>
        <w:bottom w:val="none" w:sz="0" w:space="0" w:color="auto"/>
        <w:right w:val="none" w:sz="0" w:space="0" w:color="auto"/>
      </w:divBdr>
    </w:div>
    <w:div w:id="413286724">
      <w:bodyDiv w:val="1"/>
      <w:marLeft w:val="0"/>
      <w:marRight w:val="0"/>
      <w:marTop w:val="0"/>
      <w:marBottom w:val="0"/>
      <w:divBdr>
        <w:top w:val="none" w:sz="0" w:space="0" w:color="auto"/>
        <w:left w:val="none" w:sz="0" w:space="0" w:color="auto"/>
        <w:bottom w:val="none" w:sz="0" w:space="0" w:color="auto"/>
        <w:right w:val="none" w:sz="0" w:space="0" w:color="auto"/>
      </w:divBdr>
    </w:div>
    <w:div w:id="413672251">
      <w:bodyDiv w:val="1"/>
      <w:marLeft w:val="0"/>
      <w:marRight w:val="0"/>
      <w:marTop w:val="0"/>
      <w:marBottom w:val="0"/>
      <w:divBdr>
        <w:top w:val="none" w:sz="0" w:space="0" w:color="auto"/>
        <w:left w:val="none" w:sz="0" w:space="0" w:color="auto"/>
        <w:bottom w:val="none" w:sz="0" w:space="0" w:color="auto"/>
        <w:right w:val="none" w:sz="0" w:space="0" w:color="auto"/>
      </w:divBdr>
    </w:div>
    <w:div w:id="414329517">
      <w:bodyDiv w:val="1"/>
      <w:marLeft w:val="0"/>
      <w:marRight w:val="0"/>
      <w:marTop w:val="0"/>
      <w:marBottom w:val="0"/>
      <w:divBdr>
        <w:top w:val="none" w:sz="0" w:space="0" w:color="auto"/>
        <w:left w:val="none" w:sz="0" w:space="0" w:color="auto"/>
        <w:bottom w:val="none" w:sz="0" w:space="0" w:color="auto"/>
        <w:right w:val="none" w:sz="0" w:space="0" w:color="auto"/>
      </w:divBdr>
    </w:div>
    <w:div w:id="417098751">
      <w:bodyDiv w:val="1"/>
      <w:marLeft w:val="0"/>
      <w:marRight w:val="0"/>
      <w:marTop w:val="0"/>
      <w:marBottom w:val="0"/>
      <w:divBdr>
        <w:top w:val="none" w:sz="0" w:space="0" w:color="auto"/>
        <w:left w:val="none" w:sz="0" w:space="0" w:color="auto"/>
        <w:bottom w:val="none" w:sz="0" w:space="0" w:color="auto"/>
        <w:right w:val="none" w:sz="0" w:space="0" w:color="auto"/>
      </w:divBdr>
    </w:div>
    <w:div w:id="417411523">
      <w:bodyDiv w:val="1"/>
      <w:marLeft w:val="0"/>
      <w:marRight w:val="0"/>
      <w:marTop w:val="0"/>
      <w:marBottom w:val="0"/>
      <w:divBdr>
        <w:top w:val="none" w:sz="0" w:space="0" w:color="auto"/>
        <w:left w:val="none" w:sz="0" w:space="0" w:color="auto"/>
        <w:bottom w:val="none" w:sz="0" w:space="0" w:color="auto"/>
        <w:right w:val="none" w:sz="0" w:space="0" w:color="auto"/>
      </w:divBdr>
    </w:div>
    <w:div w:id="418795952">
      <w:bodyDiv w:val="1"/>
      <w:marLeft w:val="0"/>
      <w:marRight w:val="0"/>
      <w:marTop w:val="0"/>
      <w:marBottom w:val="0"/>
      <w:divBdr>
        <w:top w:val="none" w:sz="0" w:space="0" w:color="auto"/>
        <w:left w:val="none" w:sz="0" w:space="0" w:color="auto"/>
        <w:bottom w:val="none" w:sz="0" w:space="0" w:color="auto"/>
        <w:right w:val="none" w:sz="0" w:space="0" w:color="auto"/>
      </w:divBdr>
    </w:div>
    <w:div w:id="419647485">
      <w:bodyDiv w:val="1"/>
      <w:marLeft w:val="0"/>
      <w:marRight w:val="0"/>
      <w:marTop w:val="0"/>
      <w:marBottom w:val="0"/>
      <w:divBdr>
        <w:top w:val="none" w:sz="0" w:space="0" w:color="auto"/>
        <w:left w:val="none" w:sz="0" w:space="0" w:color="auto"/>
        <w:bottom w:val="none" w:sz="0" w:space="0" w:color="auto"/>
        <w:right w:val="none" w:sz="0" w:space="0" w:color="auto"/>
      </w:divBdr>
    </w:div>
    <w:div w:id="421030384">
      <w:bodyDiv w:val="1"/>
      <w:marLeft w:val="0"/>
      <w:marRight w:val="0"/>
      <w:marTop w:val="0"/>
      <w:marBottom w:val="0"/>
      <w:divBdr>
        <w:top w:val="none" w:sz="0" w:space="0" w:color="auto"/>
        <w:left w:val="none" w:sz="0" w:space="0" w:color="auto"/>
        <w:bottom w:val="none" w:sz="0" w:space="0" w:color="auto"/>
        <w:right w:val="none" w:sz="0" w:space="0" w:color="auto"/>
      </w:divBdr>
    </w:div>
    <w:div w:id="423693323">
      <w:bodyDiv w:val="1"/>
      <w:marLeft w:val="0"/>
      <w:marRight w:val="0"/>
      <w:marTop w:val="0"/>
      <w:marBottom w:val="0"/>
      <w:divBdr>
        <w:top w:val="none" w:sz="0" w:space="0" w:color="auto"/>
        <w:left w:val="none" w:sz="0" w:space="0" w:color="auto"/>
        <w:bottom w:val="none" w:sz="0" w:space="0" w:color="auto"/>
        <w:right w:val="none" w:sz="0" w:space="0" w:color="auto"/>
      </w:divBdr>
    </w:div>
    <w:div w:id="424545825">
      <w:bodyDiv w:val="1"/>
      <w:marLeft w:val="0"/>
      <w:marRight w:val="0"/>
      <w:marTop w:val="0"/>
      <w:marBottom w:val="0"/>
      <w:divBdr>
        <w:top w:val="none" w:sz="0" w:space="0" w:color="auto"/>
        <w:left w:val="none" w:sz="0" w:space="0" w:color="auto"/>
        <w:bottom w:val="none" w:sz="0" w:space="0" w:color="auto"/>
        <w:right w:val="none" w:sz="0" w:space="0" w:color="auto"/>
      </w:divBdr>
    </w:div>
    <w:div w:id="424574180">
      <w:bodyDiv w:val="1"/>
      <w:marLeft w:val="0"/>
      <w:marRight w:val="0"/>
      <w:marTop w:val="0"/>
      <w:marBottom w:val="0"/>
      <w:divBdr>
        <w:top w:val="none" w:sz="0" w:space="0" w:color="auto"/>
        <w:left w:val="none" w:sz="0" w:space="0" w:color="auto"/>
        <w:bottom w:val="none" w:sz="0" w:space="0" w:color="auto"/>
        <w:right w:val="none" w:sz="0" w:space="0" w:color="auto"/>
      </w:divBdr>
    </w:div>
    <w:div w:id="424958061">
      <w:bodyDiv w:val="1"/>
      <w:marLeft w:val="0"/>
      <w:marRight w:val="0"/>
      <w:marTop w:val="0"/>
      <w:marBottom w:val="0"/>
      <w:divBdr>
        <w:top w:val="none" w:sz="0" w:space="0" w:color="auto"/>
        <w:left w:val="none" w:sz="0" w:space="0" w:color="auto"/>
        <w:bottom w:val="none" w:sz="0" w:space="0" w:color="auto"/>
        <w:right w:val="none" w:sz="0" w:space="0" w:color="auto"/>
      </w:divBdr>
    </w:div>
    <w:div w:id="428163974">
      <w:bodyDiv w:val="1"/>
      <w:marLeft w:val="0"/>
      <w:marRight w:val="0"/>
      <w:marTop w:val="0"/>
      <w:marBottom w:val="0"/>
      <w:divBdr>
        <w:top w:val="none" w:sz="0" w:space="0" w:color="auto"/>
        <w:left w:val="none" w:sz="0" w:space="0" w:color="auto"/>
        <w:bottom w:val="none" w:sz="0" w:space="0" w:color="auto"/>
        <w:right w:val="none" w:sz="0" w:space="0" w:color="auto"/>
      </w:divBdr>
    </w:div>
    <w:div w:id="434131806">
      <w:bodyDiv w:val="1"/>
      <w:marLeft w:val="0"/>
      <w:marRight w:val="0"/>
      <w:marTop w:val="0"/>
      <w:marBottom w:val="0"/>
      <w:divBdr>
        <w:top w:val="none" w:sz="0" w:space="0" w:color="auto"/>
        <w:left w:val="none" w:sz="0" w:space="0" w:color="auto"/>
        <w:bottom w:val="none" w:sz="0" w:space="0" w:color="auto"/>
        <w:right w:val="none" w:sz="0" w:space="0" w:color="auto"/>
      </w:divBdr>
    </w:div>
    <w:div w:id="436678572">
      <w:bodyDiv w:val="1"/>
      <w:marLeft w:val="0"/>
      <w:marRight w:val="0"/>
      <w:marTop w:val="0"/>
      <w:marBottom w:val="0"/>
      <w:divBdr>
        <w:top w:val="none" w:sz="0" w:space="0" w:color="auto"/>
        <w:left w:val="none" w:sz="0" w:space="0" w:color="auto"/>
        <w:bottom w:val="none" w:sz="0" w:space="0" w:color="auto"/>
        <w:right w:val="none" w:sz="0" w:space="0" w:color="auto"/>
      </w:divBdr>
    </w:div>
    <w:div w:id="437912062">
      <w:bodyDiv w:val="1"/>
      <w:marLeft w:val="0"/>
      <w:marRight w:val="0"/>
      <w:marTop w:val="0"/>
      <w:marBottom w:val="0"/>
      <w:divBdr>
        <w:top w:val="none" w:sz="0" w:space="0" w:color="auto"/>
        <w:left w:val="none" w:sz="0" w:space="0" w:color="auto"/>
        <w:bottom w:val="none" w:sz="0" w:space="0" w:color="auto"/>
        <w:right w:val="none" w:sz="0" w:space="0" w:color="auto"/>
      </w:divBdr>
    </w:div>
    <w:div w:id="441582583">
      <w:bodyDiv w:val="1"/>
      <w:marLeft w:val="0"/>
      <w:marRight w:val="0"/>
      <w:marTop w:val="0"/>
      <w:marBottom w:val="0"/>
      <w:divBdr>
        <w:top w:val="none" w:sz="0" w:space="0" w:color="auto"/>
        <w:left w:val="none" w:sz="0" w:space="0" w:color="auto"/>
        <w:bottom w:val="none" w:sz="0" w:space="0" w:color="auto"/>
        <w:right w:val="none" w:sz="0" w:space="0" w:color="auto"/>
      </w:divBdr>
    </w:div>
    <w:div w:id="443967533">
      <w:bodyDiv w:val="1"/>
      <w:marLeft w:val="0"/>
      <w:marRight w:val="0"/>
      <w:marTop w:val="0"/>
      <w:marBottom w:val="0"/>
      <w:divBdr>
        <w:top w:val="none" w:sz="0" w:space="0" w:color="auto"/>
        <w:left w:val="none" w:sz="0" w:space="0" w:color="auto"/>
        <w:bottom w:val="none" w:sz="0" w:space="0" w:color="auto"/>
        <w:right w:val="none" w:sz="0" w:space="0" w:color="auto"/>
      </w:divBdr>
    </w:div>
    <w:div w:id="444078658">
      <w:bodyDiv w:val="1"/>
      <w:marLeft w:val="0"/>
      <w:marRight w:val="0"/>
      <w:marTop w:val="0"/>
      <w:marBottom w:val="0"/>
      <w:divBdr>
        <w:top w:val="none" w:sz="0" w:space="0" w:color="auto"/>
        <w:left w:val="none" w:sz="0" w:space="0" w:color="auto"/>
        <w:bottom w:val="none" w:sz="0" w:space="0" w:color="auto"/>
        <w:right w:val="none" w:sz="0" w:space="0" w:color="auto"/>
      </w:divBdr>
      <w:divsChild>
        <w:div w:id="121771754">
          <w:marLeft w:val="640"/>
          <w:marRight w:val="0"/>
          <w:marTop w:val="0"/>
          <w:marBottom w:val="0"/>
          <w:divBdr>
            <w:top w:val="none" w:sz="0" w:space="0" w:color="auto"/>
            <w:left w:val="none" w:sz="0" w:space="0" w:color="auto"/>
            <w:bottom w:val="none" w:sz="0" w:space="0" w:color="auto"/>
            <w:right w:val="none" w:sz="0" w:space="0" w:color="auto"/>
          </w:divBdr>
        </w:div>
        <w:div w:id="434330649">
          <w:marLeft w:val="640"/>
          <w:marRight w:val="0"/>
          <w:marTop w:val="0"/>
          <w:marBottom w:val="0"/>
          <w:divBdr>
            <w:top w:val="none" w:sz="0" w:space="0" w:color="auto"/>
            <w:left w:val="none" w:sz="0" w:space="0" w:color="auto"/>
            <w:bottom w:val="none" w:sz="0" w:space="0" w:color="auto"/>
            <w:right w:val="none" w:sz="0" w:space="0" w:color="auto"/>
          </w:divBdr>
        </w:div>
        <w:div w:id="674112831">
          <w:marLeft w:val="640"/>
          <w:marRight w:val="0"/>
          <w:marTop w:val="0"/>
          <w:marBottom w:val="0"/>
          <w:divBdr>
            <w:top w:val="none" w:sz="0" w:space="0" w:color="auto"/>
            <w:left w:val="none" w:sz="0" w:space="0" w:color="auto"/>
            <w:bottom w:val="none" w:sz="0" w:space="0" w:color="auto"/>
            <w:right w:val="none" w:sz="0" w:space="0" w:color="auto"/>
          </w:divBdr>
        </w:div>
        <w:div w:id="891814813">
          <w:marLeft w:val="640"/>
          <w:marRight w:val="0"/>
          <w:marTop w:val="0"/>
          <w:marBottom w:val="0"/>
          <w:divBdr>
            <w:top w:val="none" w:sz="0" w:space="0" w:color="auto"/>
            <w:left w:val="none" w:sz="0" w:space="0" w:color="auto"/>
            <w:bottom w:val="none" w:sz="0" w:space="0" w:color="auto"/>
            <w:right w:val="none" w:sz="0" w:space="0" w:color="auto"/>
          </w:divBdr>
        </w:div>
        <w:div w:id="919171338">
          <w:marLeft w:val="640"/>
          <w:marRight w:val="0"/>
          <w:marTop w:val="0"/>
          <w:marBottom w:val="0"/>
          <w:divBdr>
            <w:top w:val="none" w:sz="0" w:space="0" w:color="auto"/>
            <w:left w:val="none" w:sz="0" w:space="0" w:color="auto"/>
            <w:bottom w:val="none" w:sz="0" w:space="0" w:color="auto"/>
            <w:right w:val="none" w:sz="0" w:space="0" w:color="auto"/>
          </w:divBdr>
        </w:div>
        <w:div w:id="1065684707">
          <w:marLeft w:val="640"/>
          <w:marRight w:val="0"/>
          <w:marTop w:val="0"/>
          <w:marBottom w:val="0"/>
          <w:divBdr>
            <w:top w:val="none" w:sz="0" w:space="0" w:color="auto"/>
            <w:left w:val="none" w:sz="0" w:space="0" w:color="auto"/>
            <w:bottom w:val="none" w:sz="0" w:space="0" w:color="auto"/>
            <w:right w:val="none" w:sz="0" w:space="0" w:color="auto"/>
          </w:divBdr>
        </w:div>
        <w:div w:id="1890534496">
          <w:marLeft w:val="640"/>
          <w:marRight w:val="0"/>
          <w:marTop w:val="0"/>
          <w:marBottom w:val="0"/>
          <w:divBdr>
            <w:top w:val="none" w:sz="0" w:space="0" w:color="auto"/>
            <w:left w:val="none" w:sz="0" w:space="0" w:color="auto"/>
            <w:bottom w:val="none" w:sz="0" w:space="0" w:color="auto"/>
            <w:right w:val="none" w:sz="0" w:space="0" w:color="auto"/>
          </w:divBdr>
        </w:div>
      </w:divsChild>
    </w:div>
    <w:div w:id="444078806">
      <w:bodyDiv w:val="1"/>
      <w:marLeft w:val="0"/>
      <w:marRight w:val="0"/>
      <w:marTop w:val="0"/>
      <w:marBottom w:val="0"/>
      <w:divBdr>
        <w:top w:val="none" w:sz="0" w:space="0" w:color="auto"/>
        <w:left w:val="none" w:sz="0" w:space="0" w:color="auto"/>
        <w:bottom w:val="none" w:sz="0" w:space="0" w:color="auto"/>
        <w:right w:val="none" w:sz="0" w:space="0" w:color="auto"/>
      </w:divBdr>
    </w:div>
    <w:div w:id="444232570">
      <w:bodyDiv w:val="1"/>
      <w:marLeft w:val="0"/>
      <w:marRight w:val="0"/>
      <w:marTop w:val="0"/>
      <w:marBottom w:val="0"/>
      <w:divBdr>
        <w:top w:val="none" w:sz="0" w:space="0" w:color="auto"/>
        <w:left w:val="none" w:sz="0" w:space="0" w:color="auto"/>
        <w:bottom w:val="none" w:sz="0" w:space="0" w:color="auto"/>
        <w:right w:val="none" w:sz="0" w:space="0" w:color="auto"/>
      </w:divBdr>
      <w:divsChild>
        <w:div w:id="12147303">
          <w:marLeft w:val="640"/>
          <w:marRight w:val="0"/>
          <w:marTop w:val="0"/>
          <w:marBottom w:val="0"/>
          <w:divBdr>
            <w:top w:val="none" w:sz="0" w:space="0" w:color="auto"/>
            <w:left w:val="none" w:sz="0" w:space="0" w:color="auto"/>
            <w:bottom w:val="none" w:sz="0" w:space="0" w:color="auto"/>
            <w:right w:val="none" w:sz="0" w:space="0" w:color="auto"/>
          </w:divBdr>
        </w:div>
        <w:div w:id="373123369">
          <w:marLeft w:val="640"/>
          <w:marRight w:val="0"/>
          <w:marTop w:val="0"/>
          <w:marBottom w:val="0"/>
          <w:divBdr>
            <w:top w:val="none" w:sz="0" w:space="0" w:color="auto"/>
            <w:left w:val="none" w:sz="0" w:space="0" w:color="auto"/>
            <w:bottom w:val="none" w:sz="0" w:space="0" w:color="auto"/>
            <w:right w:val="none" w:sz="0" w:space="0" w:color="auto"/>
          </w:divBdr>
        </w:div>
        <w:div w:id="667098152">
          <w:marLeft w:val="640"/>
          <w:marRight w:val="0"/>
          <w:marTop w:val="0"/>
          <w:marBottom w:val="0"/>
          <w:divBdr>
            <w:top w:val="none" w:sz="0" w:space="0" w:color="auto"/>
            <w:left w:val="none" w:sz="0" w:space="0" w:color="auto"/>
            <w:bottom w:val="none" w:sz="0" w:space="0" w:color="auto"/>
            <w:right w:val="none" w:sz="0" w:space="0" w:color="auto"/>
          </w:divBdr>
        </w:div>
        <w:div w:id="911351106">
          <w:marLeft w:val="640"/>
          <w:marRight w:val="0"/>
          <w:marTop w:val="0"/>
          <w:marBottom w:val="0"/>
          <w:divBdr>
            <w:top w:val="none" w:sz="0" w:space="0" w:color="auto"/>
            <w:left w:val="none" w:sz="0" w:space="0" w:color="auto"/>
            <w:bottom w:val="none" w:sz="0" w:space="0" w:color="auto"/>
            <w:right w:val="none" w:sz="0" w:space="0" w:color="auto"/>
          </w:divBdr>
        </w:div>
        <w:div w:id="965163770">
          <w:marLeft w:val="640"/>
          <w:marRight w:val="0"/>
          <w:marTop w:val="0"/>
          <w:marBottom w:val="0"/>
          <w:divBdr>
            <w:top w:val="none" w:sz="0" w:space="0" w:color="auto"/>
            <w:left w:val="none" w:sz="0" w:space="0" w:color="auto"/>
            <w:bottom w:val="none" w:sz="0" w:space="0" w:color="auto"/>
            <w:right w:val="none" w:sz="0" w:space="0" w:color="auto"/>
          </w:divBdr>
        </w:div>
        <w:div w:id="1141655491">
          <w:marLeft w:val="640"/>
          <w:marRight w:val="0"/>
          <w:marTop w:val="0"/>
          <w:marBottom w:val="0"/>
          <w:divBdr>
            <w:top w:val="none" w:sz="0" w:space="0" w:color="auto"/>
            <w:left w:val="none" w:sz="0" w:space="0" w:color="auto"/>
            <w:bottom w:val="none" w:sz="0" w:space="0" w:color="auto"/>
            <w:right w:val="none" w:sz="0" w:space="0" w:color="auto"/>
          </w:divBdr>
        </w:div>
        <w:div w:id="1576279926">
          <w:marLeft w:val="640"/>
          <w:marRight w:val="0"/>
          <w:marTop w:val="0"/>
          <w:marBottom w:val="0"/>
          <w:divBdr>
            <w:top w:val="none" w:sz="0" w:space="0" w:color="auto"/>
            <w:left w:val="none" w:sz="0" w:space="0" w:color="auto"/>
            <w:bottom w:val="none" w:sz="0" w:space="0" w:color="auto"/>
            <w:right w:val="none" w:sz="0" w:space="0" w:color="auto"/>
          </w:divBdr>
        </w:div>
        <w:div w:id="1957830586">
          <w:marLeft w:val="640"/>
          <w:marRight w:val="0"/>
          <w:marTop w:val="0"/>
          <w:marBottom w:val="0"/>
          <w:divBdr>
            <w:top w:val="none" w:sz="0" w:space="0" w:color="auto"/>
            <w:left w:val="none" w:sz="0" w:space="0" w:color="auto"/>
            <w:bottom w:val="none" w:sz="0" w:space="0" w:color="auto"/>
            <w:right w:val="none" w:sz="0" w:space="0" w:color="auto"/>
          </w:divBdr>
        </w:div>
      </w:divsChild>
    </w:div>
    <w:div w:id="445002269">
      <w:bodyDiv w:val="1"/>
      <w:marLeft w:val="0"/>
      <w:marRight w:val="0"/>
      <w:marTop w:val="0"/>
      <w:marBottom w:val="0"/>
      <w:divBdr>
        <w:top w:val="none" w:sz="0" w:space="0" w:color="auto"/>
        <w:left w:val="none" w:sz="0" w:space="0" w:color="auto"/>
        <w:bottom w:val="none" w:sz="0" w:space="0" w:color="auto"/>
        <w:right w:val="none" w:sz="0" w:space="0" w:color="auto"/>
      </w:divBdr>
    </w:div>
    <w:div w:id="445395924">
      <w:bodyDiv w:val="1"/>
      <w:marLeft w:val="0"/>
      <w:marRight w:val="0"/>
      <w:marTop w:val="0"/>
      <w:marBottom w:val="0"/>
      <w:divBdr>
        <w:top w:val="none" w:sz="0" w:space="0" w:color="auto"/>
        <w:left w:val="none" w:sz="0" w:space="0" w:color="auto"/>
        <w:bottom w:val="none" w:sz="0" w:space="0" w:color="auto"/>
        <w:right w:val="none" w:sz="0" w:space="0" w:color="auto"/>
      </w:divBdr>
    </w:div>
    <w:div w:id="446463593">
      <w:bodyDiv w:val="1"/>
      <w:marLeft w:val="0"/>
      <w:marRight w:val="0"/>
      <w:marTop w:val="0"/>
      <w:marBottom w:val="0"/>
      <w:divBdr>
        <w:top w:val="none" w:sz="0" w:space="0" w:color="auto"/>
        <w:left w:val="none" w:sz="0" w:space="0" w:color="auto"/>
        <w:bottom w:val="none" w:sz="0" w:space="0" w:color="auto"/>
        <w:right w:val="none" w:sz="0" w:space="0" w:color="auto"/>
      </w:divBdr>
    </w:div>
    <w:div w:id="447045896">
      <w:bodyDiv w:val="1"/>
      <w:marLeft w:val="0"/>
      <w:marRight w:val="0"/>
      <w:marTop w:val="0"/>
      <w:marBottom w:val="0"/>
      <w:divBdr>
        <w:top w:val="none" w:sz="0" w:space="0" w:color="auto"/>
        <w:left w:val="none" w:sz="0" w:space="0" w:color="auto"/>
        <w:bottom w:val="none" w:sz="0" w:space="0" w:color="auto"/>
        <w:right w:val="none" w:sz="0" w:space="0" w:color="auto"/>
      </w:divBdr>
      <w:divsChild>
        <w:div w:id="328290311">
          <w:marLeft w:val="640"/>
          <w:marRight w:val="0"/>
          <w:marTop w:val="0"/>
          <w:marBottom w:val="0"/>
          <w:divBdr>
            <w:top w:val="none" w:sz="0" w:space="0" w:color="auto"/>
            <w:left w:val="none" w:sz="0" w:space="0" w:color="auto"/>
            <w:bottom w:val="none" w:sz="0" w:space="0" w:color="auto"/>
            <w:right w:val="none" w:sz="0" w:space="0" w:color="auto"/>
          </w:divBdr>
        </w:div>
        <w:div w:id="386153567">
          <w:marLeft w:val="640"/>
          <w:marRight w:val="0"/>
          <w:marTop w:val="0"/>
          <w:marBottom w:val="0"/>
          <w:divBdr>
            <w:top w:val="none" w:sz="0" w:space="0" w:color="auto"/>
            <w:left w:val="none" w:sz="0" w:space="0" w:color="auto"/>
            <w:bottom w:val="none" w:sz="0" w:space="0" w:color="auto"/>
            <w:right w:val="none" w:sz="0" w:space="0" w:color="auto"/>
          </w:divBdr>
        </w:div>
        <w:div w:id="539587208">
          <w:marLeft w:val="640"/>
          <w:marRight w:val="0"/>
          <w:marTop w:val="0"/>
          <w:marBottom w:val="0"/>
          <w:divBdr>
            <w:top w:val="none" w:sz="0" w:space="0" w:color="auto"/>
            <w:left w:val="none" w:sz="0" w:space="0" w:color="auto"/>
            <w:bottom w:val="none" w:sz="0" w:space="0" w:color="auto"/>
            <w:right w:val="none" w:sz="0" w:space="0" w:color="auto"/>
          </w:divBdr>
        </w:div>
        <w:div w:id="666901209">
          <w:marLeft w:val="640"/>
          <w:marRight w:val="0"/>
          <w:marTop w:val="0"/>
          <w:marBottom w:val="0"/>
          <w:divBdr>
            <w:top w:val="none" w:sz="0" w:space="0" w:color="auto"/>
            <w:left w:val="none" w:sz="0" w:space="0" w:color="auto"/>
            <w:bottom w:val="none" w:sz="0" w:space="0" w:color="auto"/>
            <w:right w:val="none" w:sz="0" w:space="0" w:color="auto"/>
          </w:divBdr>
        </w:div>
        <w:div w:id="910503429">
          <w:marLeft w:val="640"/>
          <w:marRight w:val="0"/>
          <w:marTop w:val="0"/>
          <w:marBottom w:val="0"/>
          <w:divBdr>
            <w:top w:val="none" w:sz="0" w:space="0" w:color="auto"/>
            <w:left w:val="none" w:sz="0" w:space="0" w:color="auto"/>
            <w:bottom w:val="none" w:sz="0" w:space="0" w:color="auto"/>
            <w:right w:val="none" w:sz="0" w:space="0" w:color="auto"/>
          </w:divBdr>
        </w:div>
        <w:div w:id="1048726120">
          <w:marLeft w:val="640"/>
          <w:marRight w:val="0"/>
          <w:marTop w:val="0"/>
          <w:marBottom w:val="0"/>
          <w:divBdr>
            <w:top w:val="none" w:sz="0" w:space="0" w:color="auto"/>
            <w:left w:val="none" w:sz="0" w:space="0" w:color="auto"/>
            <w:bottom w:val="none" w:sz="0" w:space="0" w:color="auto"/>
            <w:right w:val="none" w:sz="0" w:space="0" w:color="auto"/>
          </w:divBdr>
        </w:div>
        <w:div w:id="1754669044">
          <w:marLeft w:val="640"/>
          <w:marRight w:val="0"/>
          <w:marTop w:val="0"/>
          <w:marBottom w:val="0"/>
          <w:divBdr>
            <w:top w:val="none" w:sz="0" w:space="0" w:color="auto"/>
            <w:left w:val="none" w:sz="0" w:space="0" w:color="auto"/>
            <w:bottom w:val="none" w:sz="0" w:space="0" w:color="auto"/>
            <w:right w:val="none" w:sz="0" w:space="0" w:color="auto"/>
          </w:divBdr>
        </w:div>
        <w:div w:id="1910538076">
          <w:marLeft w:val="640"/>
          <w:marRight w:val="0"/>
          <w:marTop w:val="0"/>
          <w:marBottom w:val="0"/>
          <w:divBdr>
            <w:top w:val="none" w:sz="0" w:space="0" w:color="auto"/>
            <w:left w:val="none" w:sz="0" w:space="0" w:color="auto"/>
            <w:bottom w:val="none" w:sz="0" w:space="0" w:color="auto"/>
            <w:right w:val="none" w:sz="0" w:space="0" w:color="auto"/>
          </w:divBdr>
        </w:div>
      </w:divsChild>
    </w:div>
    <w:div w:id="447506811">
      <w:bodyDiv w:val="1"/>
      <w:marLeft w:val="0"/>
      <w:marRight w:val="0"/>
      <w:marTop w:val="0"/>
      <w:marBottom w:val="0"/>
      <w:divBdr>
        <w:top w:val="none" w:sz="0" w:space="0" w:color="auto"/>
        <w:left w:val="none" w:sz="0" w:space="0" w:color="auto"/>
        <w:bottom w:val="none" w:sz="0" w:space="0" w:color="auto"/>
        <w:right w:val="none" w:sz="0" w:space="0" w:color="auto"/>
      </w:divBdr>
    </w:div>
    <w:div w:id="448620804">
      <w:bodyDiv w:val="1"/>
      <w:marLeft w:val="0"/>
      <w:marRight w:val="0"/>
      <w:marTop w:val="0"/>
      <w:marBottom w:val="0"/>
      <w:divBdr>
        <w:top w:val="none" w:sz="0" w:space="0" w:color="auto"/>
        <w:left w:val="none" w:sz="0" w:space="0" w:color="auto"/>
        <w:bottom w:val="none" w:sz="0" w:space="0" w:color="auto"/>
        <w:right w:val="none" w:sz="0" w:space="0" w:color="auto"/>
      </w:divBdr>
    </w:div>
    <w:div w:id="449320298">
      <w:bodyDiv w:val="1"/>
      <w:marLeft w:val="0"/>
      <w:marRight w:val="0"/>
      <w:marTop w:val="0"/>
      <w:marBottom w:val="0"/>
      <w:divBdr>
        <w:top w:val="none" w:sz="0" w:space="0" w:color="auto"/>
        <w:left w:val="none" w:sz="0" w:space="0" w:color="auto"/>
        <w:bottom w:val="none" w:sz="0" w:space="0" w:color="auto"/>
        <w:right w:val="none" w:sz="0" w:space="0" w:color="auto"/>
      </w:divBdr>
    </w:div>
    <w:div w:id="450441075">
      <w:bodyDiv w:val="1"/>
      <w:marLeft w:val="0"/>
      <w:marRight w:val="0"/>
      <w:marTop w:val="0"/>
      <w:marBottom w:val="0"/>
      <w:divBdr>
        <w:top w:val="none" w:sz="0" w:space="0" w:color="auto"/>
        <w:left w:val="none" w:sz="0" w:space="0" w:color="auto"/>
        <w:bottom w:val="none" w:sz="0" w:space="0" w:color="auto"/>
        <w:right w:val="none" w:sz="0" w:space="0" w:color="auto"/>
      </w:divBdr>
    </w:div>
    <w:div w:id="453788230">
      <w:bodyDiv w:val="1"/>
      <w:marLeft w:val="0"/>
      <w:marRight w:val="0"/>
      <w:marTop w:val="0"/>
      <w:marBottom w:val="0"/>
      <w:divBdr>
        <w:top w:val="none" w:sz="0" w:space="0" w:color="auto"/>
        <w:left w:val="none" w:sz="0" w:space="0" w:color="auto"/>
        <w:bottom w:val="none" w:sz="0" w:space="0" w:color="auto"/>
        <w:right w:val="none" w:sz="0" w:space="0" w:color="auto"/>
      </w:divBdr>
    </w:div>
    <w:div w:id="459155178">
      <w:bodyDiv w:val="1"/>
      <w:marLeft w:val="0"/>
      <w:marRight w:val="0"/>
      <w:marTop w:val="0"/>
      <w:marBottom w:val="0"/>
      <w:divBdr>
        <w:top w:val="none" w:sz="0" w:space="0" w:color="auto"/>
        <w:left w:val="none" w:sz="0" w:space="0" w:color="auto"/>
        <w:bottom w:val="none" w:sz="0" w:space="0" w:color="auto"/>
        <w:right w:val="none" w:sz="0" w:space="0" w:color="auto"/>
      </w:divBdr>
    </w:div>
    <w:div w:id="461965107">
      <w:bodyDiv w:val="1"/>
      <w:marLeft w:val="0"/>
      <w:marRight w:val="0"/>
      <w:marTop w:val="0"/>
      <w:marBottom w:val="0"/>
      <w:divBdr>
        <w:top w:val="none" w:sz="0" w:space="0" w:color="auto"/>
        <w:left w:val="none" w:sz="0" w:space="0" w:color="auto"/>
        <w:bottom w:val="none" w:sz="0" w:space="0" w:color="auto"/>
        <w:right w:val="none" w:sz="0" w:space="0" w:color="auto"/>
      </w:divBdr>
    </w:div>
    <w:div w:id="463037466">
      <w:bodyDiv w:val="1"/>
      <w:marLeft w:val="0"/>
      <w:marRight w:val="0"/>
      <w:marTop w:val="0"/>
      <w:marBottom w:val="0"/>
      <w:divBdr>
        <w:top w:val="none" w:sz="0" w:space="0" w:color="auto"/>
        <w:left w:val="none" w:sz="0" w:space="0" w:color="auto"/>
        <w:bottom w:val="none" w:sz="0" w:space="0" w:color="auto"/>
        <w:right w:val="none" w:sz="0" w:space="0" w:color="auto"/>
      </w:divBdr>
    </w:div>
    <w:div w:id="463353893">
      <w:bodyDiv w:val="1"/>
      <w:marLeft w:val="0"/>
      <w:marRight w:val="0"/>
      <w:marTop w:val="0"/>
      <w:marBottom w:val="0"/>
      <w:divBdr>
        <w:top w:val="none" w:sz="0" w:space="0" w:color="auto"/>
        <w:left w:val="none" w:sz="0" w:space="0" w:color="auto"/>
        <w:bottom w:val="none" w:sz="0" w:space="0" w:color="auto"/>
        <w:right w:val="none" w:sz="0" w:space="0" w:color="auto"/>
      </w:divBdr>
    </w:div>
    <w:div w:id="463886418">
      <w:bodyDiv w:val="1"/>
      <w:marLeft w:val="0"/>
      <w:marRight w:val="0"/>
      <w:marTop w:val="0"/>
      <w:marBottom w:val="0"/>
      <w:divBdr>
        <w:top w:val="none" w:sz="0" w:space="0" w:color="auto"/>
        <w:left w:val="none" w:sz="0" w:space="0" w:color="auto"/>
        <w:bottom w:val="none" w:sz="0" w:space="0" w:color="auto"/>
        <w:right w:val="none" w:sz="0" w:space="0" w:color="auto"/>
      </w:divBdr>
    </w:div>
    <w:div w:id="464857291">
      <w:bodyDiv w:val="1"/>
      <w:marLeft w:val="0"/>
      <w:marRight w:val="0"/>
      <w:marTop w:val="0"/>
      <w:marBottom w:val="0"/>
      <w:divBdr>
        <w:top w:val="none" w:sz="0" w:space="0" w:color="auto"/>
        <w:left w:val="none" w:sz="0" w:space="0" w:color="auto"/>
        <w:bottom w:val="none" w:sz="0" w:space="0" w:color="auto"/>
        <w:right w:val="none" w:sz="0" w:space="0" w:color="auto"/>
      </w:divBdr>
    </w:div>
    <w:div w:id="465897362">
      <w:bodyDiv w:val="1"/>
      <w:marLeft w:val="0"/>
      <w:marRight w:val="0"/>
      <w:marTop w:val="0"/>
      <w:marBottom w:val="0"/>
      <w:divBdr>
        <w:top w:val="none" w:sz="0" w:space="0" w:color="auto"/>
        <w:left w:val="none" w:sz="0" w:space="0" w:color="auto"/>
        <w:bottom w:val="none" w:sz="0" w:space="0" w:color="auto"/>
        <w:right w:val="none" w:sz="0" w:space="0" w:color="auto"/>
      </w:divBdr>
    </w:div>
    <w:div w:id="467015539">
      <w:bodyDiv w:val="1"/>
      <w:marLeft w:val="0"/>
      <w:marRight w:val="0"/>
      <w:marTop w:val="0"/>
      <w:marBottom w:val="0"/>
      <w:divBdr>
        <w:top w:val="none" w:sz="0" w:space="0" w:color="auto"/>
        <w:left w:val="none" w:sz="0" w:space="0" w:color="auto"/>
        <w:bottom w:val="none" w:sz="0" w:space="0" w:color="auto"/>
        <w:right w:val="none" w:sz="0" w:space="0" w:color="auto"/>
      </w:divBdr>
    </w:div>
    <w:div w:id="467210288">
      <w:bodyDiv w:val="1"/>
      <w:marLeft w:val="0"/>
      <w:marRight w:val="0"/>
      <w:marTop w:val="0"/>
      <w:marBottom w:val="0"/>
      <w:divBdr>
        <w:top w:val="none" w:sz="0" w:space="0" w:color="auto"/>
        <w:left w:val="none" w:sz="0" w:space="0" w:color="auto"/>
        <w:bottom w:val="none" w:sz="0" w:space="0" w:color="auto"/>
        <w:right w:val="none" w:sz="0" w:space="0" w:color="auto"/>
      </w:divBdr>
    </w:div>
    <w:div w:id="468518972">
      <w:bodyDiv w:val="1"/>
      <w:marLeft w:val="0"/>
      <w:marRight w:val="0"/>
      <w:marTop w:val="0"/>
      <w:marBottom w:val="0"/>
      <w:divBdr>
        <w:top w:val="none" w:sz="0" w:space="0" w:color="auto"/>
        <w:left w:val="none" w:sz="0" w:space="0" w:color="auto"/>
        <w:bottom w:val="none" w:sz="0" w:space="0" w:color="auto"/>
        <w:right w:val="none" w:sz="0" w:space="0" w:color="auto"/>
      </w:divBdr>
    </w:div>
    <w:div w:id="468665750">
      <w:bodyDiv w:val="1"/>
      <w:marLeft w:val="0"/>
      <w:marRight w:val="0"/>
      <w:marTop w:val="0"/>
      <w:marBottom w:val="0"/>
      <w:divBdr>
        <w:top w:val="none" w:sz="0" w:space="0" w:color="auto"/>
        <w:left w:val="none" w:sz="0" w:space="0" w:color="auto"/>
        <w:bottom w:val="none" w:sz="0" w:space="0" w:color="auto"/>
        <w:right w:val="none" w:sz="0" w:space="0" w:color="auto"/>
      </w:divBdr>
    </w:div>
    <w:div w:id="473914066">
      <w:bodyDiv w:val="1"/>
      <w:marLeft w:val="0"/>
      <w:marRight w:val="0"/>
      <w:marTop w:val="0"/>
      <w:marBottom w:val="0"/>
      <w:divBdr>
        <w:top w:val="none" w:sz="0" w:space="0" w:color="auto"/>
        <w:left w:val="none" w:sz="0" w:space="0" w:color="auto"/>
        <w:bottom w:val="none" w:sz="0" w:space="0" w:color="auto"/>
        <w:right w:val="none" w:sz="0" w:space="0" w:color="auto"/>
      </w:divBdr>
    </w:div>
    <w:div w:id="479811672">
      <w:bodyDiv w:val="1"/>
      <w:marLeft w:val="0"/>
      <w:marRight w:val="0"/>
      <w:marTop w:val="0"/>
      <w:marBottom w:val="0"/>
      <w:divBdr>
        <w:top w:val="none" w:sz="0" w:space="0" w:color="auto"/>
        <w:left w:val="none" w:sz="0" w:space="0" w:color="auto"/>
        <w:bottom w:val="none" w:sz="0" w:space="0" w:color="auto"/>
        <w:right w:val="none" w:sz="0" w:space="0" w:color="auto"/>
      </w:divBdr>
    </w:div>
    <w:div w:id="479927945">
      <w:bodyDiv w:val="1"/>
      <w:marLeft w:val="0"/>
      <w:marRight w:val="0"/>
      <w:marTop w:val="0"/>
      <w:marBottom w:val="0"/>
      <w:divBdr>
        <w:top w:val="none" w:sz="0" w:space="0" w:color="auto"/>
        <w:left w:val="none" w:sz="0" w:space="0" w:color="auto"/>
        <w:bottom w:val="none" w:sz="0" w:space="0" w:color="auto"/>
        <w:right w:val="none" w:sz="0" w:space="0" w:color="auto"/>
      </w:divBdr>
    </w:div>
    <w:div w:id="481656468">
      <w:bodyDiv w:val="1"/>
      <w:marLeft w:val="0"/>
      <w:marRight w:val="0"/>
      <w:marTop w:val="0"/>
      <w:marBottom w:val="0"/>
      <w:divBdr>
        <w:top w:val="none" w:sz="0" w:space="0" w:color="auto"/>
        <w:left w:val="none" w:sz="0" w:space="0" w:color="auto"/>
        <w:bottom w:val="none" w:sz="0" w:space="0" w:color="auto"/>
        <w:right w:val="none" w:sz="0" w:space="0" w:color="auto"/>
      </w:divBdr>
    </w:div>
    <w:div w:id="482162641">
      <w:bodyDiv w:val="1"/>
      <w:marLeft w:val="0"/>
      <w:marRight w:val="0"/>
      <w:marTop w:val="0"/>
      <w:marBottom w:val="0"/>
      <w:divBdr>
        <w:top w:val="none" w:sz="0" w:space="0" w:color="auto"/>
        <w:left w:val="none" w:sz="0" w:space="0" w:color="auto"/>
        <w:bottom w:val="none" w:sz="0" w:space="0" w:color="auto"/>
        <w:right w:val="none" w:sz="0" w:space="0" w:color="auto"/>
      </w:divBdr>
    </w:div>
    <w:div w:id="483398443">
      <w:bodyDiv w:val="1"/>
      <w:marLeft w:val="0"/>
      <w:marRight w:val="0"/>
      <w:marTop w:val="0"/>
      <w:marBottom w:val="0"/>
      <w:divBdr>
        <w:top w:val="none" w:sz="0" w:space="0" w:color="auto"/>
        <w:left w:val="none" w:sz="0" w:space="0" w:color="auto"/>
        <w:bottom w:val="none" w:sz="0" w:space="0" w:color="auto"/>
        <w:right w:val="none" w:sz="0" w:space="0" w:color="auto"/>
      </w:divBdr>
    </w:div>
    <w:div w:id="487871070">
      <w:bodyDiv w:val="1"/>
      <w:marLeft w:val="0"/>
      <w:marRight w:val="0"/>
      <w:marTop w:val="0"/>
      <w:marBottom w:val="0"/>
      <w:divBdr>
        <w:top w:val="none" w:sz="0" w:space="0" w:color="auto"/>
        <w:left w:val="none" w:sz="0" w:space="0" w:color="auto"/>
        <w:bottom w:val="none" w:sz="0" w:space="0" w:color="auto"/>
        <w:right w:val="none" w:sz="0" w:space="0" w:color="auto"/>
      </w:divBdr>
    </w:div>
    <w:div w:id="488711259">
      <w:bodyDiv w:val="1"/>
      <w:marLeft w:val="0"/>
      <w:marRight w:val="0"/>
      <w:marTop w:val="0"/>
      <w:marBottom w:val="0"/>
      <w:divBdr>
        <w:top w:val="none" w:sz="0" w:space="0" w:color="auto"/>
        <w:left w:val="none" w:sz="0" w:space="0" w:color="auto"/>
        <w:bottom w:val="none" w:sz="0" w:space="0" w:color="auto"/>
        <w:right w:val="none" w:sz="0" w:space="0" w:color="auto"/>
      </w:divBdr>
    </w:div>
    <w:div w:id="488790759">
      <w:bodyDiv w:val="1"/>
      <w:marLeft w:val="0"/>
      <w:marRight w:val="0"/>
      <w:marTop w:val="0"/>
      <w:marBottom w:val="0"/>
      <w:divBdr>
        <w:top w:val="none" w:sz="0" w:space="0" w:color="auto"/>
        <w:left w:val="none" w:sz="0" w:space="0" w:color="auto"/>
        <w:bottom w:val="none" w:sz="0" w:space="0" w:color="auto"/>
        <w:right w:val="none" w:sz="0" w:space="0" w:color="auto"/>
      </w:divBdr>
      <w:divsChild>
        <w:div w:id="49504312">
          <w:marLeft w:val="640"/>
          <w:marRight w:val="0"/>
          <w:marTop w:val="0"/>
          <w:marBottom w:val="0"/>
          <w:divBdr>
            <w:top w:val="none" w:sz="0" w:space="0" w:color="auto"/>
            <w:left w:val="none" w:sz="0" w:space="0" w:color="auto"/>
            <w:bottom w:val="none" w:sz="0" w:space="0" w:color="auto"/>
            <w:right w:val="none" w:sz="0" w:space="0" w:color="auto"/>
          </w:divBdr>
        </w:div>
        <w:div w:id="526022258">
          <w:marLeft w:val="640"/>
          <w:marRight w:val="0"/>
          <w:marTop w:val="0"/>
          <w:marBottom w:val="0"/>
          <w:divBdr>
            <w:top w:val="none" w:sz="0" w:space="0" w:color="auto"/>
            <w:left w:val="none" w:sz="0" w:space="0" w:color="auto"/>
            <w:bottom w:val="none" w:sz="0" w:space="0" w:color="auto"/>
            <w:right w:val="none" w:sz="0" w:space="0" w:color="auto"/>
          </w:divBdr>
        </w:div>
        <w:div w:id="870725937">
          <w:marLeft w:val="640"/>
          <w:marRight w:val="0"/>
          <w:marTop w:val="0"/>
          <w:marBottom w:val="0"/>
          <w:divBdr>
            <w:top w:val="none" w:sz="0" w:space="0" w:color="auto"/>
            <w:left w:val="none" w:sz="0" w:space="0" w:color="auto"/>
            <w:bottom w:val="none" w:sz="0" w:space="0" w:color="auto"/>
            <w:right w:val="none" w:sz="0" w:space="0" w:color="auto"/>
          </w:divBdr>
        </w:div>
        <w:div w:id="1819225833">
          <w:marLeft w:val="640"/>
          <w:marRight w:val="0"/>
          <w:marTop w:val="0"/>
          <w:marBottom w:val="0"/>
          <w:divBdr>
            <w:top w:val="none" w:sz="0" w:space="0" w:color="auto"/>
            <w:left w:val="none" w:sz="0" w:space="0" w:color="auto"/>
            <w:bottom w:val="none" w:sz="0" w:space="0" w:color="auto"/>
            <w:right w:val="none" w:sz="0" w:space="0" w:color="auto"/>
          </w:divBdr>
        </w:div>
      </w:divsChild>
    </w:div>
    <w:div w:id="489099379">
      <w:bodyDiv w:val="1"/>
      <w:marLeft w:val="0"/>
      <w:marRight w:val="0"/>
      <w:marTop w:val="0"/>
      <w:marBottom w:val="0"/>
      <w:divBdr>
        <w:top w:val="none" w:sz="0" w:space="0" w:color="auto"/>
        <w:left w:val="none" w:sz="0" w:space="0" w:color="auto"/>
        <w:bottom w:val="none" w:sz="0" w:space="0" w:color="auto"/>
        <w:right w:val="none" w:sz="0" w:space="0" w:color="auto"/>
      </w:divBdr>
    </w:div>
    <w:div w:id="489251097">
      <w:bodyDiv w:val="1"/>
      <w:marLeft w:val="0"/>
      <w:marRight w:val="0"/>
      <w:marTop w:val="0"/>
      <w:marBottom w:val="0"/>
      <w:divBdr>
        <w:top w:val="none" w:sz="0" w:space="0" w:color="auto"/>
        <w:left w:val="none" w:sz="0" w:space="0" w:color="auto"/>
        <w:bottom w:val="none" w:sz="0" w:space="0" w:color="auto"/>
        <w:right w:val="none" w:sz="0" w:space="0" w:color="auto"/>
      </w:divBdr>
      <w:divsChild>
        <w:div w:id="211691634">
          <w:marLeft w:val="640"/>
          <w:marRight w:val="0"/>
          <w:marTop w:val="0"/>
          <w:marBottom w:val="0"/>
          <w:divBdr>
            <w:top w:val="none" w:sz="0" w:space="0" w:color="auto"/>
            <w:left w:val="none" w:sz="0" w:space="0" w:color="auto"/>
            <w:bottom w:val="none" w:sz="0" w:space="0" w:color="auto"/>
            <w:right w:val="none" w:sz="0" w:space="0" w:color="auto"/>
          </w:divBdr>
        </w:div>
        <w:div w:id="443504052">
          <w:marLeft w:val="640"/>
          <w:marRight w:val="0"/>
          <w:marTop w:val="0"/>
          <w:marBottom w:val="0"/>
          <w:divBdr>
            <w:top w:val="none" w:sz="0" w:space="0" w:color="auto"/>
            <w:left w:val="none" w:sz="0" w:space="0" w:color="auto"/>
            <w:bottom w:val="none" w:sz="0" w:space="0" w:color="auto"/>
            <w:right w:val="none" w:sz="0" w:space="0" w:color="auto"/>
          </w:divBdr>
        </w:div>
        <w:div w:id="772170479">
          <w:marLeft w:val="640"/>
          <w:marRight w:val="0"/>
          <w:marTop w:val="0"/>
          <w:marBottom w:val="0"/>
          <w:divBdr>
            <w:top w:val="none" w:sz="0" w:space="0" w:color="auto"/>
            <w:left w:val="none" w:sz="0" w:space="0" w:color="auto"/>
            <w:bottom w:val="none" w:sz="0" w:space="0" w:color="auto"/>
            <w:right w:val="none" w:sz="0" w:space="0" w:color="auto"/>
          </w:divBdr>
        </w:div>
        <w:div w:id="1142888340">
          <w:marLeft w:val="640"/>
          <w:marRight w:val="0"/>
          <w:marTop w:val="0"/>
          <w:marBottom w:val="0"/>
          <w:divBdr>
            <w:top w:val="none" w:sz="0" w:space="0" w:color="auto"/>
            <w:left w:val="none" w:sz="0" w:space="0" w:color="auto"/>
            <w:bottom w:val="none" w:sz="0" w:space="0" w:color="auto"/>
            <w:right w:val="none" w:sz="0" w:space="0" w:color="auto"/>
          </w:divBdr>
        </w:div>
        <w:div w:id="1326859058">
          <w:marLeft w:val="640"/>
          <w:marRight w:val="0"/>
          <w:marTop w:val="0"/>
          <w:marBottom w:val="0"/>
          <w:divBdr>
            <w:top w:val="none" w:sz="0" w:space="0" w:color="auto"/>
            <w:left w:val="none" w:sz="0" w:space="0" w:color="auto"/>
            <w:bottom w:val="none" w:sz="0" w:space="0" w:color="auto"/>
            <w:right w:val="none" w:sz="0" w:space="0" w:color="auto"/>
          </w:divBdr>
        </w:div>
        <w:div w:id="1409840238">
          <w:marLeft w:val="640"/>
          <w:marRight w:val="0"/>
          <w:marTop w:val="0"/>
          <w:marBottom w:val="0"/>
          <w:divBdr>
            <w:top w:val="none" w:sz="0" w:space="0" w:color="auto"/>
            <w:left w:val="none" w:sz="0" w:space="0" w:color="auto"/>
            <w:bottom w:val="none" w:sz="0" w:space="0" w:color="auto"/>
            <w:right w:val="none" w:sz="0" w:space="0" w:color="auto"/>
          </w:divBdr>
        </w:div>
        <w:div w:id="1684622857">
          <w:marLeft w:val="640"/>
          <w:marRight w:val="0"/>
          <w:marTop w:val="0"/>
          <w:marBottom w:val="0"/>
          <w:divBdr>
            <w:top w:val="none" w:sz="0" w:space="0" w:color="auto"/>
            <w:left w:val="none" w:sz="0" w:space="0" w:color="auto"/>
            <w:bottom w:val="none" w:sz="0" w:space="0" w:color="auto"/>
            <w:right w:val="none" w:sz="0" w:space="0" w:color="auto"/>
          </w:divBdr>
        </w:div>
      </w:divsChild>
    </w:div>
    <w:div w:id="493955119">
      <w:bodyDiv w:val="1"/>
      <w:marLeft w:val="0"/>
      <w:marRight w:val="0"/>
      <w:marTop w:val="0"/>
      <w:marBottom w:val="0"/>
      <w:divBdr>
        <w:top w:val="none" w:sz="0" w:space="0" w:color="auto"/>
        <w:left w:val="none" w:sz="0" w:space="0" w:color="auto"/>
        <w:bottom w:val="none" w:sz="0" w:space="0" w:color="auto"/>
        <w:right w:val="none" w:sz="0" w:space="0" w:color="auto"/>
      </w:divBdr>
    </w:div>
    <w:div w:id="494951575">
      <w:bodyDiv w:val="1"/>
      <w:marLeft w:val="0"/>
      <w:marRight w:val="0"/>
      <w:marTop w:val="0"/>
      <w:marBottom w:val="0"/>
      <w:divBdr>
        <w:top w:val="none" w:sz="0" w:space="0" w:color="auto"/>
        <w:left w:val="none" w:sz="0" w:space="0" w:color="auto"/>
        <w:bottom w:val="none" w:sz="0" w:space="0" w:color="auto"/>
        <w:right w:val="none" w:sz="0" w:space="0" w:color="auto"/>
      </w:divBdr>
      <w:divsChild>
        <w:div w:id="328216761">
          <w:marLeft w:val="640"/>
          <w:marRight w:val="0"/>
          <w:marTop w:val="0"/>
          <w:marBottom w:val="0"/>
          <w:divBdr>
            <w:top w:val="none" w:sz="0" w:space="0" w:color="auto"/>
            <w:left w:val="none" w:sz="0" w:space="0" w:color="auto"/>
            <w:bottom w:val="none" w:sz="0" w:space="0" w:color="auto"/>
            <w:right w:val="none" w:sz="0" w:space="0" w:color="auto"/>
          </w:divBdr>
        </w:div>
        <w:div w:id="937830051">
          <w:marLeft w:val="640"/>
          <w:marRight w:val="0"/>
          <w:marTop w:val="0"/>
          <w:marBottom w:val="0"/>
          <w:divBdr>
            <w:top w:val="none" w:sz="0" w:space="0" w:color="auto"/>
            <w:left w:val="none" w:sz="0" w:space="0" w:color="auto"/>
            <w:bottom w:val="none" w:sz="0" w:space="0" w:color="auto"/>
            <w:right w:val="none" w:sz="0" w:space="0" w:color="auto"/>
          </w:divBdr>
        </w:div>
        <w:div w:id="1015226133">
          <w:marLeft w:val="640"/>
          <w:marRight w:val="0"/>
          <w:marTop w:val="0"/>
          <w:marBottom w:val="0"/>
          <w:divBdr>
            <w:top w:val="none" w:sz="0" w:space="0" w:color="auto"/>
            <w:left w:val="none" w:sz="0" w:space="0" w:color="auto"/>
            <w:bottom w:val="none" w:sz="0" w:space="0" w:color="auto"/>
            <w:right w:val="none" w:sz="0" w:space="0" w:color="auto"/>
          </w:divBdr>
        </w:div>
        <w:div w:id="1229000292">
          <w:marLeft w:val="640"/>
          <w:marRight w:val="0"/>
          <w:marTop w:val="0"/>
          <w:marBottom w:val="0"/>
          <w:divBdr>
            <w:top w:val="none" w:sz="0" w:space="0" w:color="auto"/>
            <w:left w:val="none" w:sz="0" w:space="0" w:color="auto"/>
            <w:bottom w:val="none" w:sz="0" w:space="0" w:color="auto"/>
            <w:right w:val="none" w:sz="0" w:space="0" w:color="auto"/>
          </w:divBdr>
        </w:div>
        <w:div w:id="1958171702">
          <w:marLeft w:val="640"/>
          <w:marRight w:val="0"/>
          <w:marTop w:val="0"/>
          <w:marBottom w:val="0"/>
          <w:divBdr>
            <w:top w:val="none" w:sz="0" w:space="0" w:color="auto"/>
            <w:left w:val="none" w:sz="0" w:space="0" w:color="auto"/>
            <w:bottom w:val="none" w:sz="0" w:space="0" w:color="auto"/>
            <w:right w:val="none" w:sz="0" w:space="0" w:color="auto"/>
          </w:divBdr>
        </w:div>
        <w:div w:id="2057460799">
          <w:marLeft w:val="640"/>
          <w:marRight w:val="0"/>
          <w:marTop w:val="0"/>
          <w:marBottom w:val="0"/>
          <w:divBdr>
            <w:top w:val="none" w:sz="0" w:space="0" w:color="auto"/>
            <w:left w:val="none" w:sz="0" w:space="0" w:color="auto"/>
            <w:bottom w:val="none" w:sz="0" w:space="0" w:color="auto"/>
            <w:right w:val="none" w:sz="0" w:space="0" w:color="auto"/>
          </w:divBdr>
        </w:div>
        <w:div w:id="2142728170">
          <w:marLeft w:val="640"/>
          <w:marRight w:val="0"/>
          <w:marTop w:val="0"/>
          <w:marBottom w:val="0"/>
          <w:divBdr>
            <w:top w:val="none" w:sz="0" w:space="0" w:color="auto"/>
            <w:left w:val="none" w:sz="0" w:space="0" w:color="auto"/>
            <w:bottom w:val="none" w:sz="0" w:space="0" w:color="auto"/>
            <w:right w:val="none" w:sz="0" w:space="0" w:color="auto"/>
          </w:divBdr>
        </w:div>
      </w:divsChild>
    </w:div>
    <w:div w:id="495389013">
      <w:bodyDiv w:val="1"/>
      <w:marLeft w:val="0"/>
      <w:marRight w:val="0"/>
      <w:marTop w:val="0"/>
      <w:marBottom w:val="0"/>
      <w:divBdr>
        <w:top w:val="none" w:sz="0" w:space="0" w:color="auto"/>
        <w:left w:val="none" w:sz="0" w:space="0" w:color="auto"/>
        <w:bottom w:val="none" w:sz="0" w:space="0" w:color="auto"/>
        <w:right w:val="none" w:sz="0" w:space="0" w:color="auto"/>
      </w:divBdr>
    </w:div>
    <w:div w:id="496112388">
      <w:bodyDiv w:val="1"/>
      <w:marLeft w:val="0"/>
      <w:marRight w:val="0"/>
      <w:marTop w:val="0"/>
      <w:marBottom w:val="0"/>
      <w:divBdr>
        <w:top w:val="none" w:sz="0" w:space="0" w:color="auto"/>
        <w:left w:val="none" w:sz="0" w:space="0" w:color="auto"/>
        <w:bottom w:val="none" w:sz="0" w:space="0" w:color="auto"/>
        <w:right w:val="none" w:sz="0" w:space="0" w:color="auto"/>
      </w:divBdr>
    </w:div>
    <w:div w:id="497042635">
      <w:bodyDiv w:val="1"/>
      <w:marLeft w:val="0"/>
      <w:marRight w:val="0"/>
      <w:marTop w:val="0"/>
      <w:marBottom w:val="0"/>
      <w:divBdr>
        <w:top w:val="none" w:sz="0" w:space="0" w:color="auto"/>
        <w:left w:val="none" w:sz="0" w:space="0" w:color="auto"/>
        <w:bottom w:val="none" w:sz="0" w:space="0" w:color="auto"/>
        <w:right w:val="none" w:sz="0" w:space="0" w:color="auto"/>
      </w:divBdr>
    </w:div>
    <w:div w:id="499006790">
      <w:bodyDiv w:val="1"/>
      <w:marLeft w:val="0"/>
      <w:marRight w:val="0"/>
      <w:marTop w:val="0"/>
      <w:marBottom w:val="0"/>
      <w:divBdr>
        <w:top w:val="none" w:sz="0" w:space="0" w:color="auto"/>
        <w:left w:val="none" w:sz="0" w:space="0" w:color="auto"/>
        <w:bottom w:val="none" w:sz="0" w:space="0" w:color="auto"/>
        <w:right w:val="none" w:sz="0" w:space="0" w:color="auto"/>
      </w:divBdr>
    </w:div>
    <w:div w:id="500513287">
      <w:bodyDiv w:val="1"/>
      <w:marLeft w:val="0"/>
      <w:marRight w:val="0"/>
      <w:marTop w:val="0"/>
      <w:marBottom w:val="0"/>
      <w:divBdr>
        <w:top w:val="none" w:sz="0" w:space="0" w:color="auto"/>
        <w:left w:val="none" w:sz="0" w:space="0" w:color="auto"/>
        <w:bottom w:val="none" w:sz="0" w:space="0" w:color="auto"/>
        <w:right w:val="none" w:sz="0" w:space="0" w:color="auto"/>
      </w:divBdr>
    </w:div>
    <w:div w:id="502281756">
      <w:bodyDiv w:val="1"/>
      <w:marLeft w:val="0"/>
      <w:marRight w:val="0"/>
      <w:marTop w:val="0"/>
      <w:marBottom w:val="0"/>
      <w:divBdr>
        <w:top w:val="none" w:sz="0" w:space="0" w:color="auto"/>
        <w:left w:val="none" w:sz="0" w:space="0" w:color="auto"/>
        <w:bottom w:val="none" w:sz="0" w:space="0" w:color="auto"/>
        <w:right w:val="none" w:sz="0" w:space="0" w:color="auto"/>
      </w:divBdr>
    </w:div>
    <w:div w:id="502284732">
      <w:bodyDiv w:val="1"/>
      <w:marLeft w:val="0"/>
      <w:marRight w:val="0"/>
      <w:marTop w:val="0"/>
      <w:marBottom w:val="0"/>
      <w:divBdr>
        <w:top w:val="none" w:sz="0" w:space="0" w:color="auto"/>
        <w:left w:val="none" w:sz="0" w:space="0" w:color="auto"/>
        <w:bottom w:val="none" w:sz="0" w:space="0" w:color="auto"/>
        <w:right w:val="none" w:sz="0" w:space="0" w:color="auto"/>
      </w:divBdr>
    </w:div>
    <w:div w:id="511066123">
      <w:bodyDiv w:val="1"/>
      <w:marLeft w:val="0"/>
      <w:marRight w:val="0"/>
      <w:marTop w:val="0"/>
      <w:marBottom w:val="0"/>
      <w:divBdr>
        <w:top w:val="none" w:sz="0" w:space="0" w:color="auto"/>
        <w:left w:val="none" w:sz="0" w:space="0" w:color="auto"/>
        <w:bottom w:val="none" w:sz="0" w:space="0" w:color="auto"/>
        <w:right w:val="none" w:sz="0" w:space="0" w:color="auto"/>
      </w:divBdr>
    </w:div>
    <w:div w:id="511531950">
      <w:bodyDiv w:val="1"/>
      <w:marLeft w:val="0"/>
      <w:marRight w:val="0"/>
      <w:marTop w:val="0"/>
      <w:marBottom w:val="0"/>
      <w:divBdr>
        <w:top w:val="none" w:sz="0" w:space="0" w:color="auto"/>
        <w:left w:val="none" w:sz="0" w:space="0" w:color="auto"/>
        <w:bottom w:val="none" w:sz="0" w:space="0" w:color="auto"/>
        <w:right w:val="none" w:sz="0" w:space="0" w:color="auto"/>
      </w:divBdr>
    </w:div>
    <w:div w:id="520971671">
      <w:bodyDiv w:val="1"/>
      <w:marLeft w:val="0"/>
      <w:marRight w:val="0"/>
      <w:marTop w:val="0"/>
      <w:marBottom w:val="0"/>
      <w:divBdr>
        <w:top w:val="none" w:sz="0" w:space="0" w:color="auto"/>
        <w:left w:val="none" w:sz="0" w:space="0" w:color="auto"/>
        <w:bottom w:val="none" w:sz="0" w:space="0" w:color="auto"/>
        <w:right w:val="none" w:sz="0" w:space="0" w:color="auto"/>
      </w:divBdr>
      <w:divsChild>
        <w:div w:id="642344411">
          <w:marLeft w:val="0"/>
          <w:marRight w:val="0"/>
          <w:marTop w:val="0"/>
          <w:marBottom w:val="0"/>
          <w:divBdr>
            <w:top w:val="none" w:sz="0" w:space="0" w:color="auto"/>
            <w:left w:val="none" w:sz="0" w:space="0" w:color="auto"/>
            <w:bottom w:val="none" w:sz="0" w:space="0" w:color="auto"/>
            <w:right w:val="none" w:sz="0" w:space="0" w:color="auto"/>
          </w:divBdr>
        </w:div>
      </w:divsChild>
    </w:div>
    <w:div w:id="523444049">
      <w:bodyDiv w:val="1"/>
      <w:marLeft w:val="0"/>
      <w:marRight w:val="0"/>
      <w:marTop w:val="0"/>
      <w:marBottom w:val="0"/>
      <w:divBdr>
        <w:top w:val="none" w:sz="0" w:space="0" w:color="auto"/>
        <w:left w:val="none" w:sz="0" w:space="0" w:color="auto"/>
        <w:bottom w:val="none" w:sz="0" w:space="0" w:color="auto"/>
        <w:right w:val="none" w:sz="0" w:space="0" w:color="auto"/>
      </w:divBdr>
    </w:div>
    <w:div w:id="523634369">
      <w:bodyDiv w:val="1"/>
      <w:marLeft w:val="0"/>
      <w:marRight w:val="0"/>
      <w:marTop w:val="0"/>
      <w:marBottom w:val="0"/>
      <w:divBdr>
        <w:top w:val="none" w:sz="0" w:space="0" w:color="auto"/>
        <w:left w:val="none" w:sz="0" w:space="0" w:color="auto"/>
        <w:bottom w:val="none" w:sz="0" w:space="0" w:color="auto"/>
        <w:right w:val="none" w:sz="0" w:space="0" w:color="auto"/>
      </w:divBdr>
    </w:div>
    <w:div w:id="523980446">
      <w:bodyDiv w:val="1"/>
      <w:marLeft w:val="0"/>
      <w:marRight w:val="0"/>
      <w:marTop w:val="0"/>
      <w:marBottom w:val="0"/>
      <w:divBdr>
        <w:top w:val="none" w:sz="0" w:space="0" w:color="auto"/>
        <w:left w:val="none" w:sz="0" w:space="0" w:color="auto"/>
        <w:bottom w:val="none" w:sz="0" w:space="0" w:color="auto"/>
        <w:right w:val="none" w:sz="0" w:space="0" w:color="auto"/>
      </w:divBdr>
    </w:div>
    <w:div w:id="524176689">
      <w:bodyDiv w:val="1"/>
      <w:marLeft w:val="0"/>
      <w:marRight w:val="0"/>
      <w:marTop w:val="0"/>
      <w:marBottom w:val="0"/>
      <w:divBdr>
        <w:top w:val="none" w:sz="0" w:space="0" w:color="auto"/>
        <w:left w:val="none" w:sz="0" w:space="0" w:color="auto"/>
        <w:bottom w:val="none" w:sz="0" w:space="0" w:color="auto"/>
        <w:right w:val="none" w:sz="0" w:space="0" w:color="auto"/>
      </w:divBdr>
    </w:div>
    <w:div w:id="527379133">
      <w:bodyDiv w:val="1"/>
      <w:marLeft w:val="0"/>
      <w:marRight w:val="0"/>
      <w:marTop w:val="0"/>
      <w:marBottom w:val="0"/>
      <w:divBdr>
        <w:top w:val="none" w:sz="0" w:space="0" w:color="auto"/>
        <w:left w:val="none" w:sz="0" w:space="0" w:color="auto"/>
        <w:bottom w:val="none" w:sz="0" w:space="0" w:color="auto"/>
        <w:right w:val="none" w:sz="0" w:space="0" w:color="auto"/>
      </w:divBdr>
    </w:div>
    <w:div w:id="529995985">
      <w:bodyDiv w:val="1"/>
      <w:marLeft w:val="0"/>
      <w:marRight w:val="0"/>
      <w:marTop w:val="0"/>
      <w:marBottom w:val="0"/>
      <w:divBdr>
        <w:top w:val="none" w:sz="0" w:space="0" w:color="auto"/>
        <w:left w:val="none" w:sz="0" w:space="0" w:color="auto"/>
        <w:bottom w:val="none" w:sz="0" w:space="0" w:color="auto"/>
        <w:right w:val="none" w:sz="0" w:space="0" w:color="auto"/>
      </w:divBdr>
    </w:div>
    <w:div w:id="536502192">
      <w:bodyDiv w:val="1"/>
      <w:marLeft w:val="0"/>
      <w:marRight w:val="0"/>
      <w:marTop w:val="0"/>
      <w:marBottom w:val="0"/>
      <w:divBdr>
        <w:top w:val="none" w:sz="0" w:space="0" w:color="auto"/>
        <w:left w:val="none" w:sz="0" w:space="0" w:color="auto"/>
        <w:bottom w:val="none" w:sz="0" w:space="0" w:color="auto"/>
        <w:right w:val="none" w:sz="0" w:space="0" w:color="auto"/>
      </w:divBdr>
    </w:div>
    <w:div w:id="537663588">
      <w:bodyDiv w:val="1"/>
      <w:marLeft w:val="0"/>
      <w:marRight w:val="0"/>
      <w:marTop w:val="0"/>
      <w:marBottom w:val="0"/>
      <w:divBdr>
        <w:top w:val="none" w:sz="0" w:space="0" w:color="auto"/>
        <w:left w:val="none" w:sz="0" w:space="0" w:color="auto"/>
        <w:bottom w:val="none" w:sz="0" w:space="0" w:color="auto"/>
        <w:right w:val="none" w:sz="0" w:space="0" w:color="auto"/>
      </w:divBdr>
    </w:div>
    <w:div w:id="543753657">
      <w:bodyDiv w:val="1"/>
      <w:marLeft w:val="0"/>
      <w:marRight w:val="0"/>
      <w:marTop w:val="0"/>
      <w:marBottom w:val="0"/>
      <w:divBdr>
        <w:top w:val="none" w:sz="0" w:space="0" w:color="auto"/>
        <w:left w:val="none" w:sz="0" w:space="0" w:color="auto"/>
        <w:bottom w:val="none" w:sz="0" w:space="0" w:color="auto"/>
        <w:right w:val="none" w:sz="0" w:space="0" w:color="auto"/>
      </w:divBdr>
    </w:div>
    <w:div w:id="544682703">
      <w:bodyDiv w:val="1"/>
      <w:marLeft w:val="0"/>
      <w:marRight w:val="0"/>
      <w:marTop w:val="0"/>
      <w:marBottom w:val="0"/>
      <w:divBdr>
        <w:top w:val="none" w:sz="0" w:space="0" w:color="auto"/>
        <w:left w:val="none" w:sz="0" w:space="0" w:color="auto"/>
        <w:bottom w:val="none" w:sz="0" w:space="0" w:color="auto"/>
        <w:right w:val="none" w:sz="0" w:space="0" w:color="auto"/>
      </w:divBdr>
    </w:div>
    <w:div w:id="546840402">
      <w:bodyDiv w:val="1"/>
      <w:marLeft w:val="0"/>
      <w:marRight w:val="0"/>
      <w:marTop w:val="0"/>
      <w:marBottom w:val="0"/>
      <w:divBdr>
        <w:top w:val="none" w:sz="0" w:space="0" w:color="auto"/>
        <w:left w:val="none" w:sz="0" w:space="0" w:color="auto"/>
        <w:bottom w:val="none" w:sz="0" w:space="0" w:color="auto"/>
        <w:right w:val="none" w:sz="0" w:space="0" w:color="auto"/>
      </w:divBdr>
    </w:div>
    <w:div w:id="551967788">
      <w:bodyDiv w:val="1"/>
      <w:marLeft w:val="0"/>
      <w:marRight w:val="0"/>
      <w:marTop w:val="0"/>
      <w:marBottom w:val="0"/>
      <w:divBdr>
        <w:top w:val="none" w:sz="0" w:space="0" w:color="auto"/>
        <w:left w:val="none" w:sz="0" w:space="0" w:color="auto"/>
        <w:bottom w:val="none" w:sz="0" w:space="0" w:color="auto"/>
        <w:right w:val="none" w:sz="0" w:space="0" w:color="auto"/>
      </w:divBdr>
    </w:div>
    <w:div w:id="555631024">
      <w:bodyDiv w:val="1"/>
      <w:marLeft w:val="0"/>
      <w:marRight w:val="0"/>
      <w:marTop w:val="0"/>
      <w:marBottom w:val="0"/>
      <w:divBdr>
        <w:top w:val="none" w:sz="0" w:space="0" w:color="auto"/>
        <w:left w:val="none" w:sz="0" w:space="0" w:color="auto"/>
        <w:bottom w:val="none" w:sz="0" w:space="0" w:color="auto"/>
        <w:right w:val="none" w:sz="0" w:space="0" w:color="auto"/>
      </w:divBdr>
    </w:div>
    <w:div w:id="555747011">
      <w:bodyDiv w:val="1"/>
      <w:marLeft w:val="0"/>
      <w:marRight w:val="0"/>
      <w:marTop w:val="0"/>
      <w:marBottom w:val="0"/>
      <w:divBdr>
        <w:top w:val="none" w:sz="0" w:space="0" w:color="auto"/>
        <w:left w:val="none" w:sz="0" w:space="0" w:color="auto"/>
        <w:bottom w:val="none" w:sz="0" w:space="0" w:color="auto"/>
        <w:right w:val="none" w:sz="0" w:space="0" w:color="auto"/>
      </w:divBdr>
    </w:div>
    <w:div w:id="557210958">
      <w:bodyDiv w:val="1"/>
      <w:marLeft w:val="0"/>
      <w:marRight w:val="0"/>
      <w:marTop w:val="0"/>
      <w:marBottom w:val="0"/>
      <w:divBdr>
        <w:top w:val="none" w:sz="0" w:space="0" w:color="auto"/>
        <w:left w:val="none" w:sz="0" w:space="0" w:color="auto"/>
        <w:bottom w:val="none" w:sz="0" w:space="0" w:color="auto"/>
        <w:right w:val="none" w:sz="0" w:space="0" w:color="auto"/>
      </w:divBdr>
    </w:div>
    <w:div w:id="558247338">
      <w:bodyDiv w:val="1"/>
      <w:marLeft w:val="0"/>
      <w:marRight w:val="0"/>
      <w:marTop w:val="0"/>
      <w:marBottom w:val="0"/>
      <w:divBdr>
        <w:top w:val="none" w:sz="0" w:space="0" w:color="auto"/>
        <w:left w:val="none" w:sz="0" w:space="0" w:color="auto"/>
        <w:bottom w:val="none" w:sz="0" w:space="0" w:color="auto"/>
        <w:right w:val="none" w:sz="0" w:space="0" w:color="auto"/>
      </w:divBdr>
    </w:div>
    <w:div w:id="559900899">
      <w:bodyDiv w:val="1"/>
      <w:marLeft w:val="0"/>
      <w:marRight w:val="0"/>
      <w:marTop w:val="0"/>
      <w:marBottom w:val="0"/>
      <w:divBdr>
        <w:top w:val="none" w:sz="0" w:space="0" w:color="auto"/>
        <w:left w:val="none" w:sz="0" w:space="0" w:color="auto"/>
        <w:bottom w:val="none" w:sz="0" w:space="0" w:color="auto"/>
        <w:right w:val="none" w:sz="0" w:space="0" w:color="auto"/>
      </w:divBdr>
    </w:div>
    <w:div w:id="560406203">
      <w:bodyDiv w:val="1"/>
      <w:marLeft w:val="0"/>
      <w:marRight w:val="0"/>
      <w:marTop w:val="0"/>
      <w:marBottom w:val="0"/>
      <w:divBdr>
        <w:top w:val="none" w:sz="0" w:space="0" w:color="auto"/>
        <w:left w:val="none" w:sz="0" w:space="0" w:color="auto"/>
        <w:bottom w:val="none" w:sz="0" w:space="0" w:color="auto"/>
        <w:right w:val="none" w:sz="0" w:space="0" w:color="auto"/>
      </w:divBdr>
    </w:div>
    <w:div w:id="560530122">
      <w:bodyDiv w:val="1"/>
      <w:marLeft w:val="0"/>
      <w:marRight w:val="0"/>
      <w:marTop w:val="0"/>
      <w:marBottom w:val="0"/>
      <w:divBdr>
        <w:top w:val="none" w:sz="0" w:space="0" w:color="auto"/>
        <w:left w:val="none" w:sz="0" w:space="0" w:color="auto"/>
        <w:bottom w:val="none" w:sz="0" w:space="0" w:color="auto"/>
        <w:right w:val="none" w:sz="0" w:space="0" w:color="auto"/>
      </w:divBdr>
    </w:div>
    <w:div w:id="564489961">
      <w:bodyDiv w:val="1"/>
      <w:marLeft w:val="0"/>
      <w:marRight w:val="0"/>
      <w:marTop w:val="0"/>
      <w:marBottom w:val="0"/>
      <w:divBdr>
        <w:top w:val="none" w:sz="0" w:space="0" w:color="auto"/>
        <w:left w:val="none" w:sz="0" w:space="0" w:color="auto"/>
        <w:bottom w:val="none" w:sz="0" w:space="0" w:color="auto"/>
        <w:right w:val="none" w:sz="0" w:space="0" w:color="auto"/>
      </w:divBdr>
    </w:div>
    <w:div w:id="568926377">
      <w:bodyDiv w:val="1"/>
      <w:marLeft w:val="0"/>
      <w:marRight w:val="0"/>
      <w:marTop w:val="0"/>
      <w:marBottom w:val="0"/>
      <w:divBdr>
        <w:top w:val="none" w:sz="0" w:space="0" w:color="auto"/>
        <w:left w:val="none" w:sz="0" w:space="0" w:color="auto"/>
        <w:bottom w:val="none" w:sz="0" w:space="0" w:color="auto"/>
        <w:right w:val="none" w:sz="0" w:space="0" w:color="auto"/>
      </w:divBdr>
    </w:div>
    <w:div w:id="572354254">
      <w:bodyDiv w:val="1"/>
      <w:marLeft w:val="0"/>
      <w:marRight w:val="0"/>
      <w:marTop w:val="0"/>
      <w:marBottom w:val="0"/>
      <w:divBdr>
        <w:top w:val="none" w:sz="0" w:space="0" w:color="auto"/>
        <w:left w:val="none" w:sz="0" w:space="0" w:color="auto"/>
        <w:bottom w:val="none" w:sz="0" w:space="0" w:color="auto"/>
        <w:right w:val="none" w:sz="0" w:space="0" w:color="auto"/>
      </w:divBdr>
    </w:div>
    <w:div w:id="581915024">
      <w:bodyDiv w:val="1"/>
      <w:marLeft w:val="0"/>
      <w:marRight w:val="0"/>
      <w:marTop w:val="0"/>
      <w:marBottom w:val="0"/>
      <w:divBdr>
        <w:top w:val="none" w:sz="0" w:space="0" w:color="auto"/>
        <w:left w:val="none" w:sz="0" w:space="0" w:color="auto"/>
        <w:bottom w:val="none" w:sz="0" w:space="0" w:color="auto"/>
        <w:right w:val="none" w:sz="0" w:space="0" w:color="auto"/>
      </w:divBdr>
    </w:div>
    <w:div w:id="586772056">
      <w:bodyDiv w:val="1"/>
      <w:marLeft w:val="0"/>
      <w:marRight w:val="0"/>
      <w:marTop w:val="0"/>
      <w:marBottom w:val="0"/>
      <w:divBdr>
        <w:top w:val="none" w:sz="0" w:space="0" w:color="auto"/>
        <w:left w:val="none" w:sz="0" w:space="0" w:color="auto"/>
        <w:bottom w:val="none" w:sz="0" w:space="0" w:color="auto"/>
        <w:right w:val="none" w:sz="0" w:space="0" w:color="auto"/>
      </w:divBdr>
    </w:div>
    <w:div w:id="587739208">
      <w:bodyDiv w:val="1"/>
      <w:marLeft w:val="0"/>
      <w:marRight w:val="0"/>
      <w:marTop w:val="0"/>
      <w:marBottom w:val="0"/>
      <w:divBdr>
        <w:top w:val="none" w:sz="0" w:space="0" w:color="auto"/>
        <w:left w:val="none" w:sz="0" w:space="0" w:color="auto"/>
        <w:bottom w:val="none" w:sz="0" w:space="0" w:color="auto"/>
        <w:right w:val="none" w:sz="0" w:space="0" w:color="auto"/>
      </w:divBdr>
      <w:divsChild>
        <w:div w:id="367028350">
          <w:marLeft w:val="640"/>
          <w:marRight w:val="0"/>
          <w:marTop w:val="0"/>
          <w:marBottom w:val="0"/>
          <w:divBdr>
            <w:top w:val="none" w:sz="0" w:space="0" w:color="auto"/>
            <w:left w:val="none" w:sz="0" w:space="0" w:color="auto"/>
            <w:bottom w:val="none" w:sz="0" w:space="0" w:color="auto"/>
            <w:right w:val="none" w:sz="0" w:space="0" w:color="auto"/>
          </w:divBdr>
        </w:div>
        <w:div w:id="511145287">
          <w:marLeft w:val="640"/>
          <w:marRight w:val="0"/>
          <w:marTop w:val="0"/>
          <w:marBottom w:val="0"/>
          <w:divBdr>
            <w:top w:val="none" w:sz="0" w:space="0" w:color="auto"/>
            <w:left w:val="none" w:sz="0" w:space="0" w:color="auto"/>
            <w:bottom w:val="none" w:sz="0" w:space="0" w:color="auto"/>
            <w:right w:val="none" w:sz="0" w:space="0" w:color="auto"/>
          </w:divBdr>
        </w:div>
        <w:div w:id="723018670">
          <w:marLeft w:val="640"/>
          <w:marRight w:val="0"/>
          <w:marTop w:val="0"/>
          <w:marBottom w:val="0"/>
          <w:divBdr>
            <w:top w:val="none" w:sz="0" w:space="0" w:color="auto"/>
            <w:left w:val="none" w:sz="0" w:space="0" w:color="auto"/>
            <w:bottom w:val="none" w:sz="0" w:space="0" w:color="auto"/>
            <w:right w:val="none" w:sz="0" w:space="0" w:color="auto"/>
          </w:divBdr>
        </w:div>
        <w:div w:id="940261618">
          <w:marLeft w:val="640"/>
          <w:marRight w:val="0"/>
          <w:marTop w:val="0"/>
          <w:marBottom w:val="0"/>
          <w:divBdr>
            <w:top w:val="none" w:sz="0" w:space="0" w:color="auto"/>
            <w:left w:val="none" w:sz="0" w:space="0" w:color="auto"/>
            <w:bottom w:val="none" w:sz="0" w:space="0" w:color="auto"/>
            <w:right w:val="none" w:sz="0" w:space="0" w:color="auto"/>
          </w:divBdr>
        </w:div>
        <w:div w:id="1419253125">
          <w:marLeft w:val="640"/>
          <w:marRight w:val="0"/>
          <w:marTop w:val="0"/>
          <w:marBottom w:val="0"/>
          <w:divBdr>
            <w:top w:val="none" w:sz="0" w:space="0" w:color="auto"/>
            <w:left w:val="none" w:sz="0" w:space="0" w:color="auto"/>
            <w:bottom w:val="none" w:sz="0" w:space="0" w:color="auto"/>
            <w:right w:val="none" w:sz="0" w:space="0" w:color="auto"/>
          </w:divBdr>
        </w:div>
        <w:div w:id="1443919575">
          <w:marLeft w:val="640"/>
          <w:marRight w:val="0"/>
          <w:marTop w:val="0"/>
          <w:marBottom w:val="0"/>
          <w:divBdr>
            <w:top w:val="none" w:sz="0" w:space="0" w:color="auto"/>
            <w:left w:val="none" w:sz="0" w:space="0" w:color="auto"/>
            <w:bottom w:val="none" w:sz="0" w:space="0" w:color="auto"/>
            <w:right w:val="none" w:sz="0" w:space="0" w:color="auto"/>
          </w:divBdr>
        </w:div>
        <w:div w:id="1592470256">
          <w:marLeft w:val="640"/>
          <w:marRight w:val="0"/>
          <w:marTop w:val="0"/>
          <w:marBottom w:val="0"/>
          <w:divBdr>
            <w:top w:val="none" w:sz="0" w:space="0" w:color="auto"/>
            <w:left w:val="none" w:sz="0" w:space="0" w:color="auto"/>
            <w:bottom w:val="none" w:sz="0" w:space="0" w:color="auto"/>
            <w:right w:val="none" w:sz="0" w:space="0" w:color="auto"/>
          </w:divBdr>
        </w:div>
      </w:divsChild>
    </w:div>
    <w:div w:id="588003588">
      <w:bodyDiv w:val="1"/>
      <w:marLeft w:val="0"/>
      <w:marRight w:val="0"/>
      <w:marTop w:val="0"/>
      <w:marBottom w:val="0"/>
      <w:divBdr>
        <w:top w:val="none" w:sz="0" w:space="0" w:color="auto"/>
        <w:left w:val="none" w:sz="0" w:space="0" w:color="auto"/>
        <w:bottom w:val="none" w:sz="0" w:space="0" w:color="auto"/>
        <w:right w:val="none" w:sz="0" w:space="0" w:color="auto"/>
      </w:divBdr>
    </w:div>
    <w:div w:id="589971332">
      <w:bodyDiv w:val="1"/>
      <w:marLeft w:val="0"/>
      <w:marRight w:val="0"/>
      <w:marTop w:val="0"/>
      <w:marBottom w:val="0"/>
      <w:divBdr>
        <w:top w:val="none" w:sz="0" w:space="0" w:color="auto"/>
        <w:left w:val="none" w:sz="0" w:space="0" w:color="auto"/>
        <w:bottom w:val="none" w:sz="0" w:space="0" w:color="auto"/>
        <w:right w:val="none" w:sz="0" w:space="0" w:color="auto"/>
      </w:divBdr>
    </w:div>
    <w:div w:id="590314268">
      <w:bodyDiv w:val="1"/>
      <w:marLeft w:val="0"/>
      <w:marRight w:val="0"/>
      <w:marTop w:val="0"/>
      <w:marBottom w:val="0"/>
      <w:divBdr>
        <w:top w:val="none" w:sz="0" w:space="0" w:color="auto"/>
        <w:left w:val="none" w:sz="0" w:space="0" w:color="auto"/>
        <w:bottom w:val="none" w:sz="0" w:space="0" w:color="auto"/>
        <w:right w:val="none" w:sz="0" w:space="0" w:color="auto"/>
      </w:divBdr>
    </w:div>
    <w:div w:id="596596176">
      <w:bodyDiv w:val="1"/>
      <w:marLeft w:val="0"/>
      <w:marRight w:val="0"/>
      <w:marTop w:val="0"/>
      <w:marBottom w:val="0"/>
      <w:divBdr>
        <w:top w:val="none" w:sz="0" w:space="0" w:color="auto"/>
        <w:left w:val="none" w:sz="0" w:space="0" w:color="auto"/>
        <w:bottom w:val="none" w:sz="0" w:space="0" w:color="auto"/>
        <w:right w:val="none" w:sz="0" w:space="0" w:color="auto"/>
      </w:divBdr>
    </w:div>
    <w:div w:id="597181355">
      <w:bodyDiv w:val="1"/>
      <w:marLeft w:val="0"/>
      <w:marRight w:val="0"/>
      <w:marTop w:val="0"/>
      <w:marBottom w:val="0"/>
      <w:divBdr>
        <w:top w:val="none" w:sz="0" w:space="0" w:color="auto"/>
        <w:left w:val="none" w:sz="0" w:space="0" w:color="auto"/>
        <w:bottom w:val="none" w:sz="0" w:space="0" w:color="auto"/>
        <w:right w:val="none" w:sz="0" w:space="0" w:color="auto"/>
      </w:divBdr>
    </w:div>
    <w:div w:id="598754808">
      <w:bodyDiv w:val="1"/>
      <w:marLeft w:val="0"/>
      <w:marRight w:val="0"/>
      <w:marTop w:val="0"/>
      <w:marBottom w:val="0"/>
      <w:divBdr>
        <w:top w:val="none" w:sz="0" w:space="0" w:color="auto"/>
        <w:left w:val="none" w:sz="0" w:space="0" w:color="auto"/>
        <w:bottom w:val="none" w:sz="0" w:space="0" w:color="auto"/>
        <w:right w:val="none" w:sz="0" w:space="0" w:color="auto"/>
      </w:divBdr>
    </w:div>
    <w:div w:id="604727600">
      <w:bodyDiv w:val="1"/>
      <w:marLeft w:val="0"/>
      <w:marRight w:val="0"/>
      <w:marTop w:val="0"/>
      <w:marBottom w:val="0"/>
      <w:divBdr>
        <w:top w:val="none" w:sz="0" w:space="0" w:color="auto"/>
        <w:left w:val="none" w:sz="0" w:space="0" w:color="auto"/>
        <w:bottom w:val="none" w:sz="0" w:space="0" w:color="auto"/>
        <w:right w:val="none" w:sz="0" w:space="0" w:color="auto"/>
      </w:divBdr>
    </w:div>
    <w:div w:id="608394045">
      <w:bodyDiv w:val="1"/>
      <w:marLeft w:val="0"/>
      <w:marRight w:val="0"/>
      <w:marTop w:val="0"/>
      <w:marBottom w:val="0"/>
      <w:divBdr>
        <w:top w:val="none" w:sz="0" w:space="0" w:color="auto"/>
        <w:left w:val="none" w:sz="0" w:space="0" w:color="auto"/>
        <w:bottom w:val="none" w:sz="0" w:space="0" w:color="auto"/>
        <w:right w:val="none" w:sz="0" w:space="0" w:color="auto"/>
      </w:divBdr>
    </w:div>
    <w:div w:id="608968319">
      <w:bodyDiv w:val="1"/>
      <w:marLeft w:val="0"/>
      <w:marRight w:val="0"/>
      <w:marTop w:val="0"/>
      <w:marBottom w:val="0"/>
      <w:divBdr>
        <w:top w:val="none" w:sz="0" w:space="0" w:color="auto"/>
        <w:left w:val="none" w:sz="0" w:space="0" w:color="auto"/>
        <w:bottom w:val="none" w:sz="0" w:space="0" w:color="auto"/>
        <w:right w:val="none" w:sz="0" w:space="0" w:color="auto"/>
      </w:divBdr>
    </w:div>
    <w:div w:id="609237428">
      <w:bodyDiv w:val="1"/>
      <w:marLeft w:val="0"/>
      <w:marRight w:val="0"/>
      <w:marTop w:val="0"/>
      <w:marBottom w:val="0"/>
      <w:divBdr>
        <w:top w:val="none" w:sz="0" w:space="0" w:color="auto"/>
        <w:left w:val="none" w:sz="0" w:space="0" w:color="auto"/>
        <w:bottom w:val="none" w:sz="0" w:space="0" w:color="auto"/>
        <w:right w:val="none" w:sz="0" w:space="0" w:color="auto"/>
      </w:divBdr>
    </w:div>
    <w:div w:id="613748779">
      <w:bodyDiv w:val="1"/>
      <w:marLeft w:val="0"/>
      <w:marRight w:val="0"/>
      <w:marTop w:val="0"/>
      <w:marBottom w:val="0"/>
      <w:divBdr>
        <w:top w:val="none" w:sz="0" w:space="0" w:color="auto"/>
        <w:left w:val="none" w:sz="0" w:space="0" w:color="auto"/>
        <w:bottom w:val="none" w:sz="0" w:space="0" w:color="auto"/>
        <w:right w:val="none" w:sz="0" w:space="0" w:color="auto"/>
      </w:divBdr>
    </w:div>
    <w:div w:id="615450447">
      <w:bodyDiv w:val="1"/>
      <w:marLeft w:val="0"/>
      <w:marRight w:val="0"/>
      <w:marTop w:val="0"/>
      <w:marBottom w:val="0"/>
      <w:divBdr>
        <w:top w:val="none" w:sz="0" w:space="0" w:color="auto"/>
        <w:left w:val="none" w:sz="0" w:space="0" w:color="auto"/>
        <w:bottom w:val="none" w:sz="0" w:space="0" w:color="auto"/>
        <w:right w:val="none" w:sz="0" w:space="0" w:color="auto"/>
      </w:divBdr>
    </w:div>
    <w:div w:id="617373715">
      <w:bodyDiv w:val="1"/>
      <w:marLeft w:val="0"/>
      <w:marRight w:val="0"/>
      <w:marTop w:val="0"/>
      <w:marBottom w:val="0"/>
      <w:divBdr>
        <w:top w:val="none" w:sz="0" w:space="0" w:color="auto"/>
        <w:left w:val="none" w:sz="0" w:space="0" w:color="auto"/>
        <w:bottom w:val="none" w:sz="0" w:space="0" w:color="auto"/>
        <w:right w:val="none" w:sz="0" w:space="0" w:color="auto"/>
      </w:divBdr>
    </w:div>
    <w:div w:id="619073834">
      <w:bodyDiv w:val="1"/>
      <w:marLeft w:val="0"/>
      <w:marRight w:val="0"/>
      <w:marTop w:val="0"/>
      <w:marBottom w:val="0"/>
      <w:divBdr>
        <w:top w:val="none" w:sz="0" w:space="0" w:color="auto"/>
        <w:left w:val="none" w:sz="0" w:space="0" w:color="auto"/>
        <w:bottom w:val="none" w:sz="0" w:space="0" w:color="auto"/>
        <w:right w:val="none" w:sz="0" w:space="0" w:color="auto"/>
      </w:divBdr>
    </w:div>
    <w:div w:id="620653145">
      <w:bodyDiv w:val="1"/>
      <w:marLeft w:val="0"/>
      <w:marRight w:val="0"/>
      <w:marTop w:val="0"/>
      <w:marBottom w:val="0"/>
      <w:divBdr>
        <w:top w:val="none" w:sz="0" w:space="0" w:color="auto"/>
        <w:left w:val="none" w:sz="0" w:space="0" w:color="auto"/>
        <w:bottom w:val="none" w:sz="0" w:space="0" w:color="auto"/>
        <w:right w:val="none" w:sz="0" w:space="0" w:color="auto"/>
      </w:divBdr>
    </w:div>
    <w:div w:id="627400477">
      <w:bodyDiv w:val="1"/>
      <w:marLeft w:val="0"/>
      <w:marRight w:val="0"/>
      <w:marTop w:val="0"/>
      <w:marBottom w:val="0"/>
      <w:divBdr>
        <w:top w:val="none" w:sz="0" w:space="0" w:color="auto"/>
        <w:left w:val="none" w:sz="0" w:space="0" w:color="auto"/>
        <w:bottom w:val="none" w:sz="0" w:space="0" w:color="auto"/>
        <w:right w:val="none" w:sz="0" w:space="0" w:color="auto"/>
      </w:divBdr>
    </w:div>
    <w:div w:id="628829085">
      <w:bodyDiv w:val="1"/>
      <w:marLeft w:val="0"/>
      <w:marRight w:val="0"/>
      <w:marTop w:val="0"/>
      <w:marBottom w:val="0"/>
      <w:divBdr>
        <w:top w:val="none" w:sz="0" w:space="0" w:color="auto"/>
        <w:left w:val="none" w:sz="0" w:space="0" w:color="auto"/>
        <w:bottom w:val="none" w:sz="0" w:space="0" w:color="auto"/>
        <w:right w:val="none" w:sz="0" w:space="0" w:color="auto"/>
      </w:divBdr>
    </w:div>
    <w:div w:id="628978151">
      <w:bodyDiv w:val="1"/>
      <w:marLeft w:val="0"/>
      <w:marRight w:val="0"/>
      <w:marTop w:val="0"/>
      <w:marBottom w:val="0"/>
      <w:divBdr>
        <w:top w:val="none" w:sz="0" w:space="0" w:color="auto"/>
        <w:left w:val="none" w:sz="0" w:space="0" w:color="auto"/>
        <w:bottom w:val="none" w:sz="0" w:space="0" w:color="auto"/>
        <w:right w:val="none" w:sz="0" w:space="0" w:color="auto"/>
      </w:divBdr>
    </w:div>
    <w:div w:id="631519316">
      <w:bodyDiv w:val="1"/>
      <w:marLeft w:val="0"/>
      <w:marRight w:val="0"/>
      <w:marTop w:val="0"/>
      <w:marBottom w:val="0"/>
      <w:divBdr>
        <w:top w:val="none" w:sz="0" w:space="0" w:color="auto"/>
        <w:left w:val="none" w:sz="0" w:space="0" w:color="auto"/>
        <w:bottom w:val="none" w:sz="0" w:space="0" w:color="auto"/>
        <w:right w:val="none" w:sz="0" w:space="0" w:color="auto"/>
      </w:divBdr>
    </w:div>
    <w:div w:id="638456739">
      <w:bodyDiv w:val="1"/>
      <w:marLeft w:val="0"/>
      <w:marRight w:val="0"/>
      <w:marTop w:val="0"/>
      <w:marBottom w:val="0"/>
      <w:divBdr>
        <w:top w:val="none" w:sz="0" w:space="0" w:color="auto"/>
        <w:left w:val="none" w:sz="0" w:space="0" w:color="auto"/>
        <w:bottom w:val="none" w:sz="0" w:space="0" w:color="auto"/>
        <w:right w:val="none" w:sz="0" w:space="0" w:color="auto"/>
      </w:divBdr>
    </w:div>
    <w:div w:id="639118957">
      <w:bodyDiv w:val="1"/>
      <w:marLeft w:val="0"/>
      <w:marRight w:val="0"/>
      <w:marTop w:val="0"/>
      <w:marBottom w:val="0"/>
      <w:divBdr>
        <w:top w:val="none" w:sz="0" w:space="0" w:color="auto"/>
        <w:left w:val="none" w:sz="0" w:space="0" w:color="auto"/>
        <w:bottom w:val="none" w:sz="0" w:space="0" w:color="auto"/>
        <w:right w:val="none" w:sz="0" w:space="0" w:color="auto"/>
      </w:divBdr>
    </w:div>
    <w:div w:id="639727724">
      <w:bodyDiv w:val="1"/>
      <w:marLeft w:val="0"/>
      <w:marRight w:val="0"/>
      <w:marTop w:val="0"/>
      <w:marBottom w:val="0"/>
      <w:divBdr>
        <w:top w:val="none" w:sz="0" w:space="0" w:color="auto"/>
        <w:left w:val="none" w:sz="0" w:space="0" w:color="auto"/>
        <w:bottom w:val="none" w:sz="0" w:space="0" w:color="auto"/>
        <w:right w:val="none" w:sz="0" w:space="0" w:color="auto"/>
      </w:divBdr>
    </w:div>
    <w:div w:id="641931840">
      <w:bodyDiv w:val="1"/>
      <w:marLeft w:val="0"/>
      <w:marRight w:val="0"/>
      <w:marTop w:val="0"/>
      <w:marBottom w:val="0"/>
      <w:divBdr>
        <w:top w:val="none" w:sz="0" w:space="0" w:color="auto"/>
        <w:left w:val="none" w:sz="0" w:space="0" w:color="auto"/>
        <w:bottom w:val="none" w:sz="0" w:space="0" w:color="auto"/>
        <w:right w:val="none" w:sz="0" w:space="0" w:color="auto"/>
      </w:divBdr>
    </w:div>
    <w:div w:id="644822886">
      <w:bodyDiv w:val="1"/>
      <w:marLeft w:val="0"/>
      <w:marRight w:val="0"/>
      <w:marTop w:val="0"/>
      <w:marBottom w:val="0"/>
      <w:divBdr>
        <w:top w:val="none" w:sz="0" w:space="0" w:color="auto"/>
        <w:left w:val="none" w:sz="0" w:space="0" w:color="auto"/>
        <w:bottom w:val="none" w:sz="0" w:space="0" w:color="auto"/>
        <w:right w:val="none" w:sz="0" w:space="0" w:color="auto"/>
      </w:divBdr>
    </w:div>
    <w:div w:id="647124886">
      <w:bodyDiv w:val="1"/>
      <w:marLeft w:val="0"/>
      <w:marRight w:val="0"/>
      <w:marTop w:val="0"/>
      <w:marBottom w:val="0"/>
      <w:divBdr>
        <w:top w:val="none" w:sz="0" w:space="0" w:color="auto"/>
        <w:left w:val="none" w:sz="0" w:space="0" w:color="auto"/>
        <w:bottom w:val="none" w:sz="0" w:space="0" w:color="auto"/>
        <w:right w:val="none" w:sz="0" w:space="0" w:color="auto"/>
      </w:divBdr>
    </w:div>
    <w:div w:id="648245780">
      <w:bodyDiv w:val="1"/>
      <w:marLeft w:val="0"/>
      <w:marRight w:val="0"/>
      <w:marTop w:val="0"/>
      <w:marBottom w:val="0"/>
      <w:divBdr>
        <w:top w:val="none" w:sz="0" w:space="0" w:color="auto"/>
        <w:left w:val="none" w:sz="0" w:space="0" w:color="auto"/>
        <w:bottom w:val="none" w:sz="0" w:space="0" w:color="auto"/>
        <w:right w:val="none" w:sz="0" w:space="0" w:color="auto"/>
      </w:divBdr>
    </w:div>
    <w:div w:id="649751081">
      <w:bodyDiv w:val="1"/>
      <w:marLeft w:val="0"/>
      <w:marRight w:val="0"/>
      <w:marTop w:val="0"/>
      <w:marBottom w:val="0"/>
      <w:divBdr>
        <w:top w:val="none" w:sz="0" w:space="0" w:color="auto"/>
        <w:left w:val="none" w:sz="0" w:space="0" w:color="auto"/>
        <w:bottom w:val="none" w:sz="0" w:space="0" w:color="auto"/>
        <w:right w:val="none" w:sz="0" w:space="0" w:color="auto"/>
      </w:divBdr>
    </w:div>
    <w:div w:id="649989161">
      <w:bodyDiv w:val="1"/>
      <w:marLeft w:val="0"/>
      <w:marRight w:val="0"/>
      <w:marTop w:val="0"/>
      <w:marBottom w:val="0"/>
      <w:divBdr>
        <w:top w:val="none" w:sz="0" w:space="0" w:color="auto"/>
        <w:left w:val="none" w:sz="0" w:space="0" w:color="auto"/>
        <w:bottom w:val="none" w:sz="0" w:space="0" w:color="auto"/>
        <w:right w:val="none" w:sz="0" w:space="0" w:color="auto"/>
      </w:divBdr>
    </w:div>
    <w:div w:id="650912669">
      <w:bodyDiv w:val="1"/>
      <w:marLeft w:val="0"/>
      <w:marRight w:val="0"/>
      <w:marTop w:val="0"/>
      <w:marBottom w:val="0"/>
      <w:divBdr>
        <w:top w:val="none" w:sz="0" w:space="0" w:color="auto"/>
        <w:left w:val="none" w:sz="0" w:space="0" w:color="auto"/>
        <w:bottom w:val="none" w:sz="0" w:space="0" w:color="auto"/>
        <w:right w:val="none" w:sz="0" w:space="0" w:color="auto"/>
      </w:divBdr>
    </w:div>
    <w:div w:id="651325419">
      <w:bodyDiv w:val="1"/>
      <w:marLeft w:val="0"/>
      <w:marRight w:val="0"/>
      <w:marTop w:val="0"/>
      <w:marBottom w:val="0"/>
      <w:divBdr>
        <w:top w:val="none" w:sz="0" w:space="0" w:color="auto"/>
        <w:left w:val="none" w:sz="0" w:space="0" w:color="auto"/>
        <w:bottom w:val="none" w:sz="0" w:space="0" w:color="auto"/>
        <w:right w:val="none" w:sz="0" w:space="0" w:color="auto"/>
      </w:divBdr>
    </w:div>
    <w:div w:id="652371913">
      <w:bodyDiv w:val="1"/>
      <w:marLeft w:val="0"/>
      <w:marRight w:val="0"/>
      <w:marTop w:val="0"/>
      <w:marBottom w:val="0"/>
      <w:divBdr>
        <w:top w:val="none" w:sz="0" w:space="0" w:color="auto"/>
        <w:left w:val="none" w:sz="0" w:space="0" w:color="auto"/>
        <w:bottom w:val="none" w:sz="0" w:space="0" w:color="auto"/>
        <w:right w:val="none" w:sz="0" w:space="0" w:color="auto"/>
      </w:divBdr>
    </w:div>
    <w:div w:id="652755384">
      <w:bodyDiv w:val="1"/>
      <w:marLeft w:val="0"/>
      <w:marRight w:val="0"/>
      <w:marTop w:val="0"/>
      <w:marBottom w:val="0"/>
      <w:divBdr>
        <w:top w:val="none" w:sz="0" w:space="0" w:color="auto"/>
        <w:left w:val="none" w:sz="0" w:space="0" w:color="auto"/>
        <w:bottom w:val="none" w:sz="0" w:space="0" w:color="auto"/>
        <w:right w:val="none" w:sz="0" w:space="0" w:color="auto"/>
      </w:divBdr>
    </w:div>
    <w:div w:id="654991601">
      <w:bodyDiv w:val="1"/>
      <w:marLeft w:val="0"/>
      <w:marRight w:val="0"/>
      <w:marTop w:val="0"/>
      <w:marBottom w:val="0"/>
      <w:divBdr>
        <w:top w:val="none" w:sz="0" w:space="0" w:color="auto"/>
        <w:left w:val="none" w:sz="0" w:space="0" w:color="auto"/>
        <w:bottom w:val="none" w:sz="0" w:space="0" w:color="auto"/>
        <w:right w:val="none" w:sz="0" w:space="0" w:color="auto"/>
      </w:divBdr>
    </w:div>
    <w:div w:id="658194051">
      <w:bodyDiv w:val="1"/>
      <w:marLeft w:val="0"/>
      <w:marRight w:val="0"/>
      <w:marTop w:val="0"/>
      <w:marBottom w:val="0"/>
      <w:divBdr>
        <w:top w:val="none" w:sz="0" w:space="0" w:color="auto"/>
        <w:left w:val="none" w:sz="0" w:space="0" w:color="auto"/>
        <w:bottom w:val="none" w:sz="0" w:space="0" w:color="auto"/>
        <w:right w:val="none" w:sz="0" w:space="0" w:color="auto"/>
      </w:divBdr>
    </w:div>
    <w:div w:id="662126006">
      <w:bodyDiv w:val="1"/>
      <w:marLeft w:val="0"/>
      <w:marRight w:val="0"/>
      <w:marTop w:val="0"/>
      <w:marBottom w:val="0"/>
      <w:divBdr>
        <w:top w:val="none" w:sz="0" w:space="0" w:color="auto"/>
        <w:left w:val="none" w:sz="0" w:space="0" w:color="auto"/>
        <w:bottom w:val="none" w:sz="0" w:space="0" w:color="auto"/>
        <w:right w:val="none" w:sz="0" w:space="0" w:color="auto"/>
      </w:divBdr>
    </w:div>
    <w:div w:id="662926534">
      <w:bodyDiv w:val="1"/>
      <w:marLeft w:val="0"/>
      <w:marRight w:val="0"/>
      <w:marTop w:val="0"/>
      <w:marBottom w:val="0"/>
      <w:divBdr>
        <w:top w:val="none" w:sz="0" w:space="0" w:color="auto"/>
        <w:left w:val="none" w:sz="0" w:space="0" w:color="auto"/>
        <w:bottom w:val="none" w:sz="0" w:space="0" w:color="auto"/>
        <w:right w:val="none" w:sz="0" w:space="0" w:color="auto"/>
      </w:divBdr>
    </w:div>
    <w:div w:id="664673766">
      <w:bodyDiv w:val="1"/>
      <w:marLeft w:val="0"/>
      <w:marRight w:val="0"/>
      <w:marTop w:val="0"/>
      <w:marBottom w:val="0"/>
      <w:divBdr>
        <w:top w:val="none" w:sz="0" w:space="0" w:color="auto"/>
        <w:left w:val="none" w:sz="0" w:space="0" w:color="auto"/>
        <w:bottom w:val="none" w:sz="0" w:space="0" w:color="auto"/>
        <w:right w:val="none" w:sz="0" w:space="0" w:color="auto"/>
      </w:divBdr>
    </w:div>
    <w:div w:id="666401237">
      <w:bodyDiv w:val="1"/>
      <w:marLeft w:val="0"/>
      <w:marRight w:val="0"/>
      <w:marTop w:val="0"/>
      <w:marBottom w:val="0"/>
      <w:divBdr>
        <w:top w:val="none" w:sz="0" w:space="0" w:color="auto"/>
        <w:left w:val="none" w:sz="0" w:space="0" w:color="auto"/>
        <w:bottom w:val="none" w:sz="0" w:space="0" w:color="auto"/>
        <w:right w:val="none" w:sz="0" w:space="0" w:color="auto"/>
      </w:divBdr>
    </w:div>
    <w:div w:id="667639947">
      <w:bodyDiv w:val="1"/>
      <w:marLeft w:val="0"/>
      <w:marRight w:val="0"/>
      <w:marTop w:val="0"/>
      <w:marBottom w:val="0"/>
      <w:divBdr>
        <w:top w:val="none" w:sz="0" w:space="0" w:color="auto"/>
        <w:left w:val="none" w:sz="0" w:space="0" w:color="auto"/>
        <w:bottom w:val="none" w:sz="0" w:space="0" w:color="auto"/>
        <w:right w:val="none" w:sz="0" w:space="0" w:color="auto"/>
      </w:divBdr>
    </w:div>
    <w:div w:id="673724784">
      <w:bodyDiv w:val="1"/>
      <w:marLeft w:val="0"/>
      <w:marRight w:val="0"/>
      <w:marTop w:val="0"/>
      <w:marBottom w:val="0"/>
      <w:divBdr>
        <w:top w:val="none" w:sz="0" w:space="0" w:color="auto"/>
        <w:left w:val="none" w:sz="0" w:space="0" w:color="auto"/>
        <w:bottom w:val="none" w:sz="0" w:space="0" w:color="auto"/>
        <w:right w:val="none" w:sz="0" w:space="0" w:color="auto"/>
      </w:divBdr>
    </w:div>
    <w:div w:id="677120604">
      <w:bodyDiv w:val="1"/>
      <w:marLeft w:val="0"/>
      <w:marRight w:val="0"/>
      <w:marTop w:val="0"/>
      <w:marBottom w:val="0"/>
      <w:divBdr>
        <w:top w:val="none" w:sz="0" w:space="0" w:color="auto"/>
        <w:left w:val="none" w:sz="0" w:space="0" w:color="auto"/>
        <w:bottom w:val="none" w:sz="0" w:space="0" w:color="auto"/>
        <w:right w:val="none" w:sz="0" w:space="0" w:color="auto"/>
      </w:divBdr>
      <w:divsChild>
        <w:div w:id="35934841">
          <w:marLeft w:val="640"/>
          <w:marRight w:val="0"/>
          <w:marTop w:val="0"/>
          <w:marBottom w:val="0"/>
          <w:divBdr>
            <w:top w:val="none" w:sz="0" w:space="0" w:color="auto"/>
            <w:left w:val="none" w:sz="0" w:space="0" w:color="auto"/>
            <w:bottom w:val="none" w:sz="0" w:space="0" w:color="auto"/>
            <w:right w:val="none" w:sz="0" w:space="0" w:color="auto"/>
          </w:divBdr>
        </w:div>
        <w:div w:id="39327662">
          <w:marLeft w:val="640"/>
          <w:marRight w:val="0"/>
          <w:marTop w:val="0"/>
          <w:marBottom w:val="0"/>
          <w:divBdr>
            <w:top w:val="none" w:sz="0" w:space="0" w:color="auto"/>
            <w:left w:val="none" w:sz="0" w:space="0" w:color="auto"/>
            <w:bottom w:val="none" w:sz="0" w:space="0" w:color="auto"/>
            <w:right w:val="none" w:sz="0" w:space="0" w:color="auto"/>
          </w:divBdr>
        </w:div>
        <w:div w:id="51662474">
          <w:marLeft w:val="640"/>
          <w:marRight w:val="0"/>
          <w:marTop w:val="0"/>
          <w:marBottom w:val="0"/>
          <w:divBdr>
            <w:top w:val="none" w:sz="0" w:space="0" w:color="auto"/>
            <w:left w:val="none" w:sz="0" w:space="0" w:color="auto"/>
            <w:bottom w:val="none" w:sz="0" w:space="0" w:color="auto"/>
            <w:right w:val="none" w:sz="0" w:space="0" w:color="auto"/>
          </w:divBdr>
        </w:div>
        <w:div w:id="83890547">
          <w:marLeft w:val="640"/>
          <w:marRight w:val="0"/>
          <w:marTop w:val="0"/>
          <w:marBottom w:val="0"/>
          <w:divBdr>
            <w:top w:val="none" w:sz="0" w:space="0" w:color="auto"/>
            <w:left w:val="none" w:sz="0" w:space="0" w:color="auto"/>
            <w:bottom w:val="none" w:sz="0" w:space="0" w:color="auto"/>
            <w:right w:val="none" w:sz="0" w:space="0" w:color="auto"/>
          </w:divBdr>
        </w:div>
        <w:div w:id="205946369">
          <w:marLeft w:val="640"/>
          <w:marRight w:val="0"/>
          <w:marTop w:val="0"/>
          <w:marBottom w:val="0"/>
          <w:divBdr>
            <w:top w:val="none" w:sz="0" w:space="0" w:color="auto"/>
            <w:left w:val="none" w:sz="0" w:space="0" w:color="auto"/>
            <w:bottom w:val="none" w:sz="0" w:space="0" w:color="auto"/>
            <w:right w:val="none" w:sz="0" w:space="0" w:color="auto"/>
          </w:divBdr>
        </w:div>
        <w:div w:id="688340097">
          <w:marLeft w:val="640"/>
          <w:marRight w:val="0"/>
          <w:marTop w:val="0"/>
          <w:marBottom w:val="0"/>
          <w:divBdr>
            <w:top w:val="none" w:sz="0" w:space="0" w:color="auto"/>
            <w:left w:val="none" w:sz="0" w:space="0" w:color="auto"/>
            <w:bottom w:val="none" w:sz="0" w:space="0" w:color="auto"/>
            <w:right w:val="none" w:sz="0" w:space="0" w:color="auto"/>
          </w:divBdr>
        </w:div>
        <w:div w:id="694964316">
          <w:marLeft w:val="640"/>
          <w:marRight w:val="0"/>
          <w:marTop w:val="0"/>
          <w:marBottom w:val="0"/>
          <w:divBdr>
            <w:top w:val="none" w:sz="0" w:space="0" w:color="auto"/>
            <w:left w:val="none" w:sz="0" w:space="0" w:color="auto"/>
            <w:bottom w:val="none" w:sz="0" w:space="0" w:color="auto"/>
            <w:right w:val="none" w:sz="0" w:space="0" w:color="auto"/>
          </w:divBdr>
        </w:div>
        <w:div w:id="1111583230">
          <w:marLeft w:val="640"/>
          <w:marRight w:val="0"/>
          <w:marTop w:val="0"/>
          <w:marBottom w:val="0"/>
          <w:divBdr>
            <w:top w:val="none" w:sz="0" w:space="0" w:color="auto"/>
            <w:left w:val="none" w:sz="0" w:space="0" w:color="auto"/>
            <w:bottom w:val="none" w:sz="0" w:space="0" w:color="auto"/>
            <w:right w:val="none" w:sz="0" w:space="0" w:color="auto"/>
          </w:divBdr>
        </w:div>
        <w:div w:id="1438794313">
          <w:marLeft w:val="640"/>
          <w:marRight w:val="0"/>
          <w:marTop w:val="0"/>
          <w:marBottom w:val="0"/>
          <w:divBdr>
            <w:top w:val="none" w:sz="0" w:space="0" w:color="auto"/>
            <w:left w:val="none" w:sz="0" w:space="0" w:color="auto"/>
            <w:bottom w:val="none" w:sz="0" w:space="0" w:color="auto"/>
            <w:right w:val="none" w:sz="0" w:space="0" w:color="auto"/>
          </w:divBdr>
        </w:div>
        <w:div w:id="2099057080">
          <w:marLeft w:val="640"/>
          <w:marRight w:val="0"/>
          <w:marTop w:val="0"/>
          <w:marBottom w:val="0"/>
          <w:divBdr>
            <w:top w:val="none" w:sz="0" w:space="0" w:color="auto"/>
            <w:left w:val="none" w:sz="0" w:space="0" w:color="auto"/>
            <w:bottom w:val="none" w:sz="0" w:space="0" w:color="auto"/>
            <w:right w:val="none" w:sz="0" w:space="0" w:color="auto"/>
          </w:divBdr>
        </w:div>
      </w:divsChild>
    </w:div>
    <w:div w:id="685056058">
      <w:bodyDiv w:val="1"/>
      <w:marLeft w:val="0"/>
      <w:marRight w:val="0"/>
      <w:marTop w:val="0"/>
      <w:marBottom w:val="0"/>
      <w:divBdr>
        <w:top w:val="none" w:sz="0" w:space="0" w:color="auto"/>
        <w:left w:val="none" w:sz="0" w:space="0" w:color="auto"/>
        <w:bottom w:val="none" w:sz="0" w:space="0" w:color="auto"/>
        <w:right w:val="none" w:sz="0" w:space="0" w:color="auto"/>
      </w:divBdr>
    </w:div>
    <w:div w:id="690568494">
      <w:bodyDiv w:val="1"/>
      <w:marLeft w:val="0"/>
      <w:marRight w:val="0"/>
      <w:marTop w:val="0"/>
      <w:marBottom w:val="0"/>
      <w:divBdr>
        <w:top w:val="none" w:sz="0" w:space="0" w:color="auto"/>
        <w:left w:val="none" w:sz="0" w:space="0" w:color="auto"/>
        <w:bottom w:val="none" w:sz="0" w:space="0" w:color="auto"/>
        <w:right w:val="none" w:sz="0" w:space="0" w:color="auto"/>
      </w:divBdr>
    </w:div>
    <w:div w:id="690763372">
      <w:bodyDiv w:val="1"/>
      <w:marLeft w:val="0"/>
      <w:marRight w:val="0"/>
      <w:marTop w:val="0"/>
      <w:marBottom w:val="0"/>
      <w:divBdr>
        <w:top w:val="none" w:sz="0" w:space="0" w:color="auto"/>
        <w:left w:val="none" w:sz="0" w:space="0" w:color="auto"/>
        <w:bottom w:val="none" w:sz="0" w:space="0" w:color="auto"/>
        <w:right w:val="none" w:sz="0" w:space="0" w:color="auto"/>
      </w:divBdr>
    </w:div>
    <w:div w:id="690838578">
      <w:bodyDiv w:val="1"/>
      <w:marLeft w:val="0"/>
      <w:marRight w:val="0"/>
      <w:marTop w:val="0"/>
      <w:marBottom w:val="0"/>
      <w:divBdr>
        <w:top w:val="none" w:sz="0" w:space="0" w:color="auto"/>
        <w:left w:val="none" w:sz="0" w:space="0" w:color="auto"/>
        <w:bottom w:val="none" w:sz="0" w:space="0" w:color="auto"/>
        <w:right w:val="none" w:sz="0" w:space="0" w:color="auto"/>
      </w:divBdr>
    </w:div>
    <w:div w:id="693576274">
      <w:bodyDiv w:val="1"/>
      <w:marLeft w:val="0"/>
      <w:marRight w:val="0"/>
      <w:marTop w:val="0"/>
      <w:marBottom w:val="0"/>
      <w:divBdr>
        <w:top w:val="none" w:sz="0" w:space="0" w:color="auto"/>
        <w:left w:val="none" w:sz="0" w:space="0" w:color="auto"/>
        <w:bottom w:val="none" w:sz="0" w:space="0" w:color="auto"/>
        <w:right w:val="none" w:sz="0" w:space="0" w:color="auto"/>
      </w:divBdr>
      <w:divsChild>
        <w:div w:id="1084716943">
          <w:marLeft w:val="640"/>
          <w:marRight w:val="0"/>
          <w:marTop w:val="0"/>
          <w:marBottom w:val="0"/>
          <w:divBdr>
            <w:top w:val="none" w:sz="0" w:space="0" w:color="auto"/>
            <w:left w:val="none" w:sz="0" w:space="0" w:color="auto"/>
            <w:bottom w:val="none" w:sz="0" w:space="0" w:color="auto"/>
            <w:right w:val="none" w:sz="0" w:space="0" w:color="auto"/>
          </w:divBdr>
        </w:div>
        <w:div w:id="1302345416">
          <w:marLeft w:val="640"/>
          <w:marRight w:val="0"/>
          <w:marTop w:val="0"/>
          <w:marBottom w:val="0"/>
          <w:divBdr>
            <w:top w:val="none" w:sz="0" w:space="0" w:color="auto"/>
            <w:left w:val="none" w:sz="0" w:space="0" w:color="auto"/>
            <w:bottom w:val="none" w:sz="0" w:space="0" w:color="auto"/>
            <w:right w:val="none" w:sz="0" w:space="0" w:color="auto"/>
          </w:divBdr>
        </w:div>
        <w:div w:id="1346246013">
          <w:marLeft w:val="640"/>
          <w:marRight w:val="0"/>
          <w:marTop w:val="0"/>
          <w:marBottom w:val="0"/>
          <w:divBdr>
            <w:top w:val="none" w:sz="0" w:space="0" w:color="auto"/>
            <w:left w:val="none" w:sz="0" w:space="0" w:color="auto"/>
            <w:bottom w:val="none" w:sz="0" w:space="0" w:color="auto"/>
            <w:right w:val="none" w:sz="0" w:space="0" w:color="auto"/>
          </w:divBdr>
        </w:div>
        <w:div w:id="1510562771">
          <w:marLeft w:val="640"/>
          <w:marRight w:val="0"/>
          <w:marTop w:val="0"/>
          <w:marBottom w:val="0"/>
          <w:divBdr>
            <w:top w:val="none" w:sz="0" w:space="0" w:color="auto"/>
            <w:left w:val="none" w:sz="0" w:space="0" w:color="auto"/>
            <w:bottom w:val="none" w:sz="0" w:space="0" w:color="auto"/>
            <w:right w:val="none" w:sz="0" w:space="0" w:color="auto"/>
          </w:divBdr>
        </w:div>
        <w:div w:id="1632829922">
          <w:marLeft w:val="640"/>
          <w:marRight w:val="0"/>
          <w:marTop w:val="0"/>
          <w:marBottom w:val="0"/>
          <w:divBdr>
            <w:top w:val="none" w:sz="0" w:space="0" w:color="auto"/>
            <w:left w:val="none" w:sz="0" w:space="0" w:color="auto"/>
            <w:bottom w:val="none" w:sz="0" w:space="0" w:color="auto"/>
            <w:right w:val="none" w:sz="0" w:space="0" w:color="auto"/>
          </w:divBdr>
        </w:div>
        <w:div w:id="1670519801">
          <w:marLeft w:val="640"/>
          <w:marRight w:val="0"/>
          <w:marTop w:val="0"/>
          <w:marBottom w:val="0"/>
          <w:divBdr>
            <w:top w:val="none" w:sz="0" w:space="0" w:color="auto"/>
            <w:left w:val="none" w:sz="0" w:space="0" w:color="auto"/>
            <w:bottom w:val="none" w:sz="0" w:space="0" w:color="auto"/>
            <w:right w:val="none" w:sz="0" w:space="0" w:color="auto"/>
          </w:divBdr>
        </w:div>
      </w:divsChild>
    </w:div>
    <w:div w:id="694775069">
      <w:bodyDiv w:val="1"/>
      <w:marLeft w:val="0"/>
      <w:marRight w:val="0"/>
      <w:marTop w:val="0"/>
      <w:marBottom w:val="0"/>
      <w:divBdr>
        <w:top w:val="none" w:sz="0" w:space="0" w:color="auto"/>
        <w:left w:val="none" w:sz="0" w:space="0" w:color="auto"/>
        <w:bottom w:val="none" w:sz="0" w:space="0" w:color="auto"/>
        <w:right w:val="none" w:sz="0" w:space="0" w:color="auto"/>
      </w:divBdr>
    </w:div>
    <w:div w:id="695082617">
      <w:bodyDiv w:val="1"/>
      <w:marLeft w:val="0"/>
      <w:marRight w:val="0"/>
      <w:marTop w:val="0"/>
      <w:marBottom w:val="0"/>
      <w:divBdr>
        <w:top w:val="none" w:sz="0" w:space="0" w:color="auto"/>
        <w:left w:val="none" w:sz="0" w:space="0" w:color="auto"/>
        <w:bottom w:val="none" w:sz="0" w:space="0" w:color="auto"/>
        <w:right w:val="none" w:sz="0" w:space="0" w:color="auto"/>
      </w:divBdr>
    </w:div>
    <w:div w:id="696590237">
      <w:bodyDiv w:val="1"/>
      <w:marLeft w:val="0"/>
      <w:marRight w:val="0"/>
      <w:marTop w:val="0"/>
      <w:marBottom w:val="0"/>
      <w:divBdr>
        <w:top w:val="none" w:sz="0" w:space="0" w:color="auto"/>
        <w:left w:val="none" w:sz="0" w:space="0" w:color="auto"/>
        <w:bottom w:val="none" w:sz="0" w:space="0" w:color="auto"/>
        <w:right w:val="none" w:sz="0" w:space="0" w:color="auto"/>
      </w:divBdr>
    </w:div>
    <w:div w:id="700546648">
      <w:bodyDiv w:val="1"/>
      <w:marLeft w:val="0"/>
      <w:marRight w:val="0"/>
      <w:marTop w:val="0"/>
      <w:marBottom w:val="0"/>
      <w:divBdr>
        <w:top w:val="none" w:sz="0" w:space="0" w:color="auto"/>
        <w:left w:val="none" w:sz="0" w:space="0" w:color="auto"/>
        <w:bottom w:val="none" w:sz="0" w:space="0" w:color="auto"/>
        <w:right w:val="none" w:sz="0" w:space="0" w:color="auto"/>
      </w:divBdr>
    </w:div>
    <w:div w:id="704911996">
      <w:bodyDiv w:val="1"/>
      <w:marLeft w:val="0"/>
      <w:marRight w:val="0"/>
      <w:marTop w:val="0"/>
      <w:marBottom w:val="0"/>
      <w:divBdr>
        <w:top w:val="none" w:sz="0" w:space="0" w:color="auto"/>
        <w:left w:val="none" w:sz="0" w:space="0" w:color="auto"/>
        <w:bottom w:val="none" w:sz="0" w:space="0" w:color="auto"/>
        <w:right w:val="none" w:sz="0" w:space="0" w:color="auto"/>
      </w:divBdr>
    </w:div>
    <w:div w:id="708334494">
      <w:bodyDiv w:val="1"/>
      <w:marLeft w:val="0"/>
      <w:marRight w:val="0"/>
      <w:marTop w:val="0"/>
      <w:marBottom w:val="0"/>
      <w:divBdr>
        <w:top w:val="none" w:sz="0" w:space="0" w:color="auto"/>
        <w:left w:val="none" w:sz="0" w:space="0" w:color="auto"/>
        <w:bottom w:val="none" w:sz="0" w:space="0" w:color="auto"/>
        <w:right w:val="none" w:sz="0" w:space="0" w:color="auto"/>
      </w:divBdr>
    </w:div>
    <w:div w:id="709837506">
      <w:bodyDiv w:val="1"/>
      <w:marLeft w:val="0"/>
      <w:marRight w:val="0"/>
      <w:marTop w:val="0"/>
      <w:marBottom w:val="0"/>
      <w:divBdr>
        <w:top w:val="none" w:sz="0" w:space="0" w:color="auto"/>
        <w:left w:val="none" w:sz="0" w:space="0" w:color="auto"/>
        <w:bottom w:val="none" w:sz="0" w:space="0" w:color="auto"/>
        <w:right w:val="none" w:sz="0" w:space="0" w:color="auto"/>
      </w:divBdr>
    </w:div>
    <w:div w:id="711999732">
      <w:bodyDiv w:val="1"/>
      <w:marLeft w:val="0"/>
      <w:marRight w:val="0"/>
      <w:marTop w:val="0"/>
      <w:marBottom w:val="0"/>
      <w:divBdr>
        <w:top w:val="none" w:sz="0" w:space="0" w:color="auto"/>
        <w:left w:val="none" w:sz="0" w:space="0" w:color="auto"/>
        <w:bottom w:val="none" w:sz="0" w:space="0" w:color="auto"/>
        <w:right w:val="none" w:sz="0" w:space="0" w:color="auto"/>
      </w:divBdr>
    </w:div>
    <w:div w:id="712464485">
      <w:bodyDiv w:val="1"/>
      <w:marLeft w:val="0"/>
      <w:marRight w:val="0"/>
      <w:marTop w:val="0"/>
      <w:marBottom w:val="0"/>
      <w:divBdr>
        <w:top w:val="none" w:sz="0" w:space="0" w:color="auto"/>
        <w:left w:val="none" w:sz="0" w:space="0" w:color="auto"/>
        <w:bottom w:val="none" w:sz="0" w:space="0" w:color="auto"/>
        <w:right w:val="none" w:sz="0" w:space="0" w:color="auto"/>
      </w:divBdr>
    </w:div>
    <w:div w:id="713770004">
      <w:bodyDiv w:val="1"/>
      <w:marLeft w:val="0"/>
      <w:marRight w:val="0"/>
      <w:marTop w:val="0"/>
      <w:marBottom w:val="0"/>
      <w:divBdr>
        <w:top w:val="none" w:sz="0" w:space="0" w:color="auto"/>
        <w:left w:val="none" w:sz="0" w:space="0" w:color="auto"/>
        <w:bottom w:val="none" w:sz="0" w:space="0" w:color="auto"/>
        <w:right w:val="none" w:sz="0" w:space="0" w:color="auto"/>
      </w:divBdr>
      <w:divsChild>
        <w:div w:id="411391763">
          <w:marLeft w:val="640"/>
          <w:marRight w:val="0"/>
          <w:marTop w:val="0"/>
          <w:marBottom w:val="0"/>
          <w:divBdr>
            <w:top w:val="none" w:sz="0" w:space="0" w:color="auto"/>
            <w:left w:val="none" w:sz="0" w:space="0" w:color="auto"/>
            <w:bottom w:val="none" w:sz="0" w:space="0" w:color="auto"/>
            <w:right w:val="none" w:sz="0" w:space="0" w:color="auto"/>
          </w:divBdr>
        </w:div>
        <w:div w:id="560942600">
          <w:marLeft w:val="640"/>
          <w:marRight w:val="0"/>
          <w:marTop w:val="0"/>
          <w:marBottom w:val="0"/>
          <w:divBdr>
            <w:top w:val="none" w:sz="0" w:space="0" w:color="auto"/>
            <w:left w:val="none" w:sz="0" w:space="0" w:color="auto"/>
            <w:bottom w:val="none" w:sz="0" w:space="0" w:color="auto"/>
            <w:right w:val="none" w:sz="0" w:space="0" w:color="auto"/>
          </w:divBdr>
        </w:div>
        <w:div w:id="564989954">
          <w:marLeft w:val="640"/>
          <w:marRight w:val="0"/>
          <w:marTop w:val="0"/>
          <w:marBottom w:val="0"/>
          <w:divBdr>
            <w:top w:val="none" w:sz="0" w:space="0" w:color="auto"/>
            <w:left w:val="none" w:sz="0" w:space="0" w:color="auto"/>
            <w:bottom w:val="none" w:sz="0" w:space="0" w:color="auto"/>
            <w:right w:val="none" w:sz="0" w:space="0" w:color="auto"/>
          </w:divBdr>
        </w:div>
        <w:div w:id="913860649">
          <w:marLeft w:val="640"/>
          <w:marRight w:val="0"/>
          <w:marTop w:val="0"/>
          <w:marBottom w:val="0"/>
          <w:divBdr>
            <w:top w:val="none" w:sz="0" w:space="0" w:color="auto"/>
            <w:left w:val="none" w:sz="0" w:space="0" w:color="auto"/>
            <w:bottom w:val="none" w:sz="0" w:space="0" w:color="auto"/>
            <w:right w:val="none" w:sz="0" w:space="0" w:color="auto"/>
          </w:divBdr>
        </w:div>
        <w:div w:id="1712726968">
          <w:marLeft w:val="640"/>
          <w:marRight w:val="0"/>
          <w:marTop w:val="0"/>
          <w:marBottom w:val="0"/>
          <w:divBdr>
            <w:top w:val="none" w:sz="0" w:space="0" w:color="auto"/>
            <w:left w:val="none" w:sz="0" w:space="0" w:color="auto"/>
            <w:bottom w:val="none" w:sz="0" w:space="0" w:color="auto"/>
            <w:right w:val="none" w:sz="0" w:space="0" w:color="auto"/>
          </w:divBdr>
        </w:div>
        <w:div w:id="1841118529">
          <w:marLeft w:val="640"/>
          <w:marRight w:val="0"/>
          <w:marTop w:val="0"/>
          <w:marBottom w:val="0"/>
          <w:divBdr>
            <w:top w:val="none" w:sz="0" w:space="0" w:color="auto"/>
            <w:left w:val="none" w:sz="0" w:space="0" w:color="auto"/>
            <w:bottom w:val="none" w:sz="0" w:space="0" w:color="auto"/>
            <w:right w:val="none" w:sz="0" w:space="0" w:color="auto"/>
          </w:divBdr>
        </w:div>
        <w:div w:id="1977299007">
          <w:marLeft w:val="640"/>
          <w:marRight w:val="0"/>
          <w:marTop w:val="0"/>
          <w:marBottom w:val="0"/>
          <w:divBdr>
            <w:top w:val="none" w:sz="0" w:space="0" w:color="auto"/>
            <w:left w:val="none" w:sz="0" w:space="0" w:color="auto"/>
            <w:bottom w:val="none" w:sz="0" w:space="0" w:color="auto"/>
            <w:right w:val="none" w:sz="0" w:space="0" w:color="auto"/>
          </w:divBdr>
        </w:div>
        <w:div w:id="2018001839">
          <w:marLeft w:val="640"/>
          <w:marRight w:val="0"/>
          <w:marTop w:val="0"/>
          <w:marBottom w:val="0"/>
          <w:divBdr>
            <w:top w:val="none" w:sz="0" w:space="0" w:color="auto"/>
            <w:left w:val="none" w:sz="0" w:space="0" w:color="auto"/>
            <w:bottom w:val="none" w:sz="0" w:space="0" w:color="auto"/>
            <w:right w:val="none" w:sz="0" w:space="0" w:color="auto"/>
          </w:divBdr>
        </w:div>
      </w:divsChild>
    </w:div>
    <w:div w:id="715199707">
      <w:bodyDiv w:val="1"/>
      <w:marLeft w:val="0"/>
      <w:marRight w:val="0"/>
      <w:marTop w:val="0"/>
      <w:marBottom w:val="0"/>
      <w:divBdr>
        <w:top w:val="none" w:sz="0" w:space="0" w:color="auto"/>
        <w:left w:val="none" w:sz="0" w:space="0" w:color="auto"/>
        <w:bottom w:val="none" w:sz="0" w:space="0" w:color="auto"/>
        <w:right w:val="none" w:sz="0" w:space="0" w:color="auto"/>
      </w:divBdr>
    </w:div>
    <w:div w:id="721176190">
      <w:bodyDiv w:val="1"/>
      <w:marLeft w:val="0"/>
      <w:marRight w:val="0"/>
      <w:marTop w:val="0"/>
      <w:marBottom w:val="0"/>
      <w:divBdr>
        <w:top w:val="none" w:sz="0" w:space="0" w:color="auto"/>
        <w:left w:val="none" w:sz="0" w:space="0" w:color="auto"/>
        <w:bottom w:val="none" w:sz="0" w:space="0" w:color="auto"/>
        <w:right w:val="none" w:sz="0" w:space="0" w:color="auto"/>
      </w:divBdr>
    </w:div>
    <w:div w:id="728504501">
      <w:bodyDiv w:val="1"/>
      <w:marLeft w:val="0"/>
      <w:marRight w:val="0"/>
      <w:marTop w:val="0"/>
      <w:marBottom w:val="0"/>
      <w:divBdr>
        <w:top w:val="none" w:sz="0" w:space="0" w:color="auto"/>
        <w:left w:val="none" w:sz="0" w:space="0" w:color="auto"/>
        <w:bottom w:val="none" w:sz="0" w:space="0" w:color="auto"/>
        <w:right w:val="none" w:sz="0" w:space="0" w:color="auto"/>
      </w:divBdr>
    </w:div>
    <w:div w:id="735393220">
      <w:bodyDiv w:val="1"/>
      <w:marLeft w:val="0"/>
      <w:marRight w:val="0"/>
      <w:marTop w:val="0"/>
      <w:marBottom w:val="0"/>
      <w:divBdr>
        <w:top w:val="none" w:sz="0" w:space="0" w:color="auto"/>
        <w:left w:val="none" w:sz="0" w:space="0" w:color="auto"/>
        <w:bottom w:val="none" w:sz="0" w:space="0" w:color="auto"/>
        <w:right w:val="none" w:sz="0" w:space="0" w:color="auto"/>
      </w:divBdr>
    </w:div>
    <w:div w:id="736055439">
      <w:bodyDiv w:val="1"/>
      <w:marLeft w:val="0"/>
      <w:marRight w:val="0"/>
      <w:marTop w:val="0"/>
      <w:marBottom w:val="0"/>
      <w:divBdr>
        <w:top w:val="none" w:sz="0" w:space="0" w:color="auto"/>
        <w:left w:val="none" w:sz="0" w:space="0" w:color="auto"/>
        <w:bottom w:val="none" w:sz="0" w:space="0" w:color="auto"/>
        <w:right w:val="none" w:sz="0" w:space="0" w:color="auto"/>
      </w:divBdr>
    </w:div>
    <w:div w:id="736712551">
      <w:bodyDiv w:val="1"/>
      <w:marLeft w:val="0"/>
      <w:marRight w:val="0"/>
      <w:marTop w:val="0"/>
      <w:marBottom w:val="0"/>
      <w:divBdr>
        <w:top w:val="none" w:sz="0" w:space="0" w:color="auto"/>
        <w:left w:val="none" w:sz="0" w:space="0" w:color="auto"/>
        <w:bottom w:val="none" w:sz="0" w:space="0" w:color="auto"/>
        <w:right w:val="none" w:sz="0" w:space="0" w:color="auto"/>
      </w:divBdr>
    </w:div>
    <w:div w:id="737092483">
      <w:bodyDiv w:val="1"/>
      <w:marLeft w:val="0"/>
      <w:marRight w:val="0"/>
      <w:marTop w:val="0"/>
      <w:marBottom w:val="0"/>
      <w:divBdr>
        <w:top w:val="none" w:sz="0" w:space="0" w:color="auto"/>
        <w:left w:val="none" w:sz="0" w:space="0" w:color="auto"/>
        <w:bottom w:val="none" w:sz="0" w:space="0" w:color="auto"/>
        <w:right w:val="none" w:sz="0" w:space="0" w:color="auto"/>
      </w:divBdr>
    </w:div>
    <w:div w:id="738789256">
      <w:bodyDiv w:val="1"/>
      <w:marLeft w:val="0"/>
      <w:marRight w:val="0"/>
      <w:marTop w:val="0"/>
      <w:marBottom w:val="0"/>
      <w:divBdr>
        <w:top w:val="none" w:sz="0" w:space="0" w:color="auto"/>
        <w:left w:val="none" w:sz="0" w:space="0" w:color="auto"/>
        <w:bottom w:val="none" w:sz="0" w:space="0" w:color="auto"/>
        <w:right w:val="none" w:sz="0" w:space="0" w:color="auto"/>
      </w:divBdr>
    </w:div>
    <w:div w:id="739521789">
      <w:bodyDiv w:val="1"/>
      <w:marLeft w:val="0"/>
      <w:marRight w:val="0"/>
      <w:marTop w:val="0"/>
      <w:marBottom w:val="0"/>
      <w:divBdr>
        <w:top w:val="none" w:sz="0" w:space="0" w:color="auto"/>
        <w:left w:val="none" w:sz="0" w:space="0" w:color="auto"/>
        <w:bottom w:val="none" w:sz="0" w:space="0" w:color="auto"/>
        <w:right w:val="none" w:sz="0" w:space="0" w:color="auto"/>
      </w:divBdr>
    </w:div>
    <w:div w:id="741802246">
      <w:bodyDiv w:val="1"/>
      <w:marLeft w:val="0"/>
      <w:marRight w:val="0"/>
      <w:marTop w:val="0"/>
      <w:marBottom w:val="0"/>
      <w:divBdr>
        <w:top w:val="none" w:sz="0" w:space="0" w:color="auto"/>
        <w:left w:val="none" w:sz="0" w:space="0" w:color="auto"/>
        <w:bottom w:val="none" w:sz="0" w:space="0" w:color="auto"/>
        <w:right w:val="none" w:sz="0" w:space="0" w:color="auto"/>
      </w:divBdr>
    </w:div>
    <w:div w:id="741952880">
      <w:bodyDiv w:val="1"/>
      <w:marLeft w:val="0"/>
      <w:marRight w:val="0"/>
      <w:marTop w:val="0"/>
      <w:marBottom w:val="0"/>
      <w:divBdr>
        <w:top w:val="none" w:sz="0" w:space="0" w:color="auto"/>
        <w:left w:val="none" w:sz="0" w:space="0" w:color="auto"/>
        <w:bottom w:val="none" w:sz="0" w:space="0" w:color="auto"/>
        <w:right w:val="none" w:sz="0" w:space="0" w:color="auto"/>
      </w:divBdr>
    </w:div>
    <w:div w:id="742022195">
      <w:bodyDiv w:val="1"/>
      <w:marLeft w:val="0"/>
      <w:marRight w:val="0"/>
      <w:marTop w:val="0"/>
      <w:marBottom w:val="0"/>
      <w:divBdr>
        <w:top w:val="none" w:sz="0" w:space="0" w:color="auto"/>
        <w:left w:val="none" w:sz="0" w:space="0" w:color="auto"/>
        <w:bottom w:val="none" w:sz="0" w:space="0" w:color="auto"/>
        <w:right w:val="none" w:sz="0" w:space="0" w:color="auto"/>
      </w:divBdr>
    </w:div>
    <w:div w:id="744230922">
      <w:bodyDiv w:val="1"/>
      <w:marLeft w:val="0"/>
      <w:marRight w:val="0"/>
      <w:marTop w:val="0"/>
      <w:marBottom w:val="0"/>
      <w:divBdr>
        <w:top w:val="none" w:sz="0" w:space="0" w:color="auto"/>
        <w:left w:val="none" w:sz="0" w:space="0" w:color="auto"/>
        <w:bottom w:val="none" w:sz="0" w:space="0" w:color="auto"/>
        <w:right w:val="none" w:sz="0" w:space="0" w:color="auto"/>
      </w:divBdr>
    </w:div>
    <w:div w:id="747188467">
      <w:bodyDiv w:val="1"/>
      <w:marLeft w:val="0"/>
      <w:marRight w:val="0"/>
      <w:marTop w:val="0"/>
      <w:marBottom w:val="0"/>
      <w:divBdr>
        <w:top w:val="none" w:sz="0" w:space="0" w:color="auto"/>
        <w:left w:val="none" w:sz="0" w:space="0" w:color="auto"/>
        <w:bottom w:val="none" w:sz="0" w:space="0" w:color="auto"/>
        <w:right w:val="none" w:sz="0" w:space="0" w:color="auto"/>
      </w:divBdr>
    </w:div>
    <w:div w:id="754058981">
      <w:bodyDiv w:val="1"/>
      <w:marLeft w:val="0"/>
      <w:marRight w:val="0"/>
      <w:marTop w:val="0"/>
      <w:marBottom w:val="0"/>
      <w:divBdr>
        <w:top w:val="none" w:sz="0" w:space="0" w:color="auto"/>
        <w:left w:val="none" w:sz="0" w:space="0" w:color="auto"/>
        <w:bottom w:val="none" w:sz="0" w:space="0" w:color="auto"/>
        <w:right w:val="none" w:sz="0" w:space="0" w:color="auto"/>
      </w:divBdr>
    </w:div>
    <w:div w:id="754861020">
      <w:bodyDiv w:val="1"/>
      <w:marLeft w:val="0"/>
      <w:marRight w:val="0"/>
      <w:marTop w:val="0"/>
      <w:marBottom w:val="0"/>
      <w:divBdr>
        <w:top w:val="none" w:sz="0" w:space="0" w:color="auto"/>
        <w:left w:val="none" w:sz="0" w:space="0" w:color="auto"/>
        <w:bottom w:val="none" w:sz="0" w:space="0" w:color="auto"/>
        <w:right w:val="none" w:sz="0" w:space="0" w:color="auto"/>
      </w:divBdr>
    </w:div>
    <w:div w:id="762577387">
      <w:bodyDiv w:val="1"/>
      <w:marLeft w:val="0"/>
      <w:marRight w:val="0"/>
      <w:marTop w:val="0"/>
      <w:marBottom w:val="0"/>
      <w:divBdr>
        <w:top w:val="none" w:sz="0" w:space="0" w:color="auto"/>
        <w:left w:val="none" w:sz="0" w:space="0" w:color="auto"/>
        <w:bottom w:val="none" w:sz="0" w:space="0" w:color="auto"/>
        <w:right w:val="none" w:sz="0" w:space="0" w:color="auto"/>
      </w:divBdr>
      <w:divsChild>
        <w:div w:id="124010713">
          <w:marLeft w:val="640"/>
          <w:marRight w:val="0"/>
          <w:marTop w:val="0"/>
          <w:marBottom w:val="0"/>
          <w:divBdr>
            <w:top w:val="none" w:sz="0" w:space="0" w:color="auto"/>
            <w:left w:val="none" w:sz="0" w:space="0" w:color="auto"/>
            <w:bottom w:val="none" w:sz="0" w:space="0" w:color="auto"/>
            <w:right w:val="none" w:sz="0" w:space="0" w:color="auto"/>
          </w:divBdr>
        </w:div>
        <w:div w:id="149323310">
          <w:marLeft w:val="640"/>
          <w:marRight w:val="0"/>
          <w:marTop w:val="0"/>
          <w:marBottom w:val="0"/>
          <w:divBdr>
            <w:top w:val="none" w:sz="0" w:space="0" w:color="auto"/>
            <w:left w:val="none" w:sz="0" w:space="0" w:color="auto"/>
            <w:bottom w:val="none" w:sz="0" w:space="0" w:color="auto"/>
            <w:right w:val="none" w:sz="0" w:space="0" w:color="auto"/>
          </w:divBdr>
        </w:div>
        <w:div w:id="558592763">
          <w:marLeft w:val="640"/>
          <w:marRight w:val="0"/>
          <w:marTop w:val="0"/>
          <w:marBottom w:val="0"/>
          <w:divBdr>
            <w:top w:val="none" w:sz="0" w:space="0" w:color="auto"/>
            <w:left w:val="none" w:sz="0" w:space="0" w:color="auto"/>
            <w:bottom w:val="none" w:sz="0" w:space="0" w:color="auto"/>
            <w:right w:val="none" w:sz="0" w:space="0" w:color="auto"/>
          </w:divBdr>
        </w:div>
        <w:div w:id="595866366">
          <w:marLeft w:val="640"/>
          <w:marRight w:val="0"/>
          <w:marTop w:val="0"/>
          <w:marBottom w:val="0"/>
          <w:divBdr>
            <w:top w:val="none" w:sz="0" w:space="0" w:color="auto"/>
            <w:left w:val="none" w:sz="0" w:space="0" w:color="auto"/>
            <w:bottom w:val="none" w:sz="0" w:space="0" w:color="auto"/>
            <w:right w:val="none" w:sz="0" w:space="0" w:color="auto"/>
          </w:divBdr>
        </w:div>
        <w:div w:id="979458630">
          <w:marLeft w:val="640"/>
          <w:marRight w:val="0"/>
          <w:marTop w:val="0"/>
          <w:marBottom w:val="0"/>
          <w:divBdr>
            <w:top w:val="none" w:sz="0" w:space="0" w:color="auto"/>
            <w:left w:val="none" w:sz="0" w:space="0" w:color="auto"/>
            <w:bottom w:val="none" w:sz="0" w:space="0" w:color="auto"/>
            <w:right w:val="none" w:sz="0" w:space="0" w:color="auto"/>
          </w:divBdr>
        </w:div>
        <w:div w:id="984624947">
          <w:marLeft w:val="640"/>
          <w:marRight w:val="0"/>
          <w:marTop w:val="0"/>
          <w:marBottom w:val="0"/>
          <w:divBdr>
            <w:top w:val="none" w:sz="0" w:space="0" w:color="auto"/>
            <w:left w:val="none" w:sz="0" w:space="0" w:color="auto"/>
            <w:bottom w:val="none" w:sz="0" w:space="0" w:color="auto"/>
            <w:right w:val="none" w:sz="0" w:space="0" w:color="auto"/>
          </w:divBdr>
        </w:div>
        <w:div w:id="1218593568">
          <w:marLeft w:val="640"/>
          <w:marRight w:val="0"/>
          <w:marTop w:val="0"/>
          <w:marBottom w:val="0"/>
          <w:divBdr>
            <w:top w:val="none" w:sz="0" w:space="0" w:color="auto"/>
            <w:left w:val="none" w:sz="0" w:space="0" w:color="auto"/>
            <w:bottom w:val="none" w:sz="0" w:space="0" w:color="auto"/>
            <w:right w:val="none" w:sz="0" w:space="0" w:color="auto"/>
          </w:divBdr>
        </w:div>
        <w:div w:id="1330013282">
          <w:marLeft w:val="640"/>
          <w:marRight w:val="0"/>
          <w:marTop w:val="0"/>
          <w:marBottom w:val="0"/>
          <w:divBdr>
            <w:top w:val="none" w:sz="0" w:space="0" w:color="auto"/>
            <w:left w:val="none" w:sz="0" w:space="0" w:color="auto"/>
            <w:bottom w:val="none" w:sz="0" w:space="0" w:color="auto"/>
            <w:right w:val="none" w:sz="0" w:space="0" w:color="auto"/>
          </w:divBdr>
        </w:div>
        <w:div w:id="1566062173">
          <w:marLeft w:val="640"/>
          <w:marRight w:val="0"/>
          <w:marTop w:val="0"/>
          <w:marBottom w:val="0"/>
          <w:divBdr>
            <w:top w:val="none" w:sz="0" w:space="0" w:color="auto"/>
            <w:left w:val="none" w:sz="0" w:space="0" w:color="auto"/>
            <w:bottom w:val="none" w:sz="0" w:space="0" w:color="auto"/>
            <w:right w:val="none" w:sz="0" w:space="0" w:color="auto"/>
          </w:divBdr>
        </w:div>
        <w:div w:id="1601058677">
          <w:marLeft w:val="640"/>
          <w:marRight w:val="0"/>
          <w:marTop w:val="0"/>
          <w:marBottom w:val="0"/>
          <w:divBdr>
            <w:top w:val="none" w:sz="0" w:space="0" w:color="auto"/>
            <w:left w:val="none" w:sz="0" w:space="0" w:color="auto"/>
            <w:bottom w:val="none" w:sz="0" w:space="0" w:color="auto"/>
            <w:right w:val="none" w:sz="0" w:space="0" w:color="auto"/>
          </w:divBdr>
        </w:div>
        <w:div w:id="1719737513">
          <w:marLeft w:val="640"/>
          <w:marRight w:val="0"/>
          <w:marTop w:val="0"/>
          <w:marBottom w:val="0"/>
          <w:divBdr>
            <w:top w:val="none" w:sz="0" w:space="0" w:color="auto"/>
            <w:left w:val="none" w:sz="0" w:space="0" w:color="auto"/>
            <w:bottom w:val="none" w:sz="0" w:space="0" w:color="auto"/>
            <w:right w:val="none" w:sz="0" w:space="0" w:color="auto"/>
          </w:divBdr>
        </w:div>
      </w:divsChild>
    </w:div>
    <w:div w:id="762651364">
      <w:bodyDiv w:val="1"/>
      <w:marLeft w:val="0"/>
      <w:marRight w:val="0"/>
      <w:marTop w:val="0"/>
      <w:marBottom w:val="0"/>
      <w:divBdr>
        <w:top w:val="none" w:sz="0" w:space="0" w:color="auto"/>
        <w:left w:val="none" w:sz="0" w:space="0" w:color="auto"/>
        <w:bottom w:val="none" w:sz="0" w:space="0" w:color="auto"/>
        <w:right w:val="none" w:sz="0" w:space="0" w:color="auto"/>
      </w:divBdr>
    </w:div>
    <w:div w:id="764351188">
      <w:bodyDiv w:val="1"/>
      <w:marLeft w:val="0"/>
      <w:marRight w:val="0"/>
      <w:marTop w:val="0"/>
      <w:marBottom w:val="0"/>
      <w:divBdr>
        <w:top w:val="none" w:sz="0" w:space="0" w:color="auto"/>
        <w:left w:val="none" w:sz="0" w:space="0" w:color="auto"/>
        <w:bottom w:val="none" w:sz="0" w:space="0" w:color="auto"/>
        <w:right w:val="none" w:sz="0" w:space="0" w:color="auto"/>
      </w:divBdr>
    </w:div>
    <w:div w:id="764884946">
      <w:bodyDiv w:val="1"/>
      <w:marLeft w:val="0"/>
      <w:marRight w:val="0"/>
      <w:marTop w:val="0"/>
      <w:marBottom w:val="0"/>
      <w:divBdr>
        <w:top w:val="none" w:sz="0" w:space="0" w:color="auto"/>
        <w:left w:val="none" w:sz="0" w:space="0" w:color="auto"/>
        <w:bottom w:val="none" w:sz="0" w:space="0" w:color="auto"/>
        <w:right w:val="none" w:sz="0" w:space="0" w:color="auto"/>
      </w:divBdr>
      <w:divsChild>
        <w:div w:id="11733387">
          <w:marLeft w:val="640"/>
          <w:marRight w:val="0"/>
          <w:marTop w:val="0"/>
          <w:marBottom w:val="0"/>
          <w:divBdr>
            <w:top w:val="none" w:sz="0" w:space="0" w:color="auto"/>
            <w:left w:val="none" w:sz="0" w:space="0" w:color="auto"/>
            <w:bottom w:val="none" w:sz="0" w:space="0" w:color="auto"/>
            <w:right w:val="none" w:sz="0" w:space="0" w:color="auto"/>
          </w:divBdr>
        </w:div>
        <w:div w:id="392242798">
          <w:marLeft w:val="640"/>
          <w:marRight w:val="0"/>
          <w:marTop w:val="0"/>
          <w:marBottom w:val="0"/>
          <w:divBdr>
            <w:top w:val="none" w:sz="0" w:space="0" w:color="auto"/>
            <w:left w:val="none" w:sz="0" w:space="0" w:color="auto"/>
            <w:bottom w:val="none" w:sz="0" w:space="0" w:color="auto"/>
            <w:right w:val="none" w:sz="0" w:space="0" w:color="auto"/>
          </w:divBdr>
        </w:div>
        <w:div w:id="682393240">
          <w:marLeft w:val="640"/>
          <w:marRight w:val="0"/>
          <w:marTop w:val="0"/>
          <w:marBottom w:val="0"/>
          <w:divBdr>
            <w:top w:val="none" w:sz="0" w:space="0" w:color="auto"/>
            <w:left w:val="none" w:sz="0" w:space="0" w:color="auto"/>
            <w:bottom w:val="none" w:sz="0" w:space="0" w:color="auto"/>
            <w:right w:val="none" w:sz="0" w:space="0" w:color="auto"/>
          </w:divBdr>
        </w:div>
        <w:div w:id="1149252804">
          <w:marLeft w:val="640"/>
          <w:marRight w:val="0"/>
          <w:marTop w:val="0"/>
          <w:marBottom w:val="0"/>
          <w:divBdr>
            <w:top w:val="none" w:sz="0" w:space="0" w:color="auto"/>
            <w:left w:val="none" w:sz="0" w:space="0" w:color="auto"/>
            <w:bottom w:val="none" w:sz="0" w:space="0" w:color="auto"/>
            <w:right w:val="none" w:sz="0" w:space="0" w:color="auto"/>
          </w:divBdr>
        </w:div>
        <w:div w:id="1163854858">
          <w:marLeft w:val="640"/>
          <w:marRight w:val="0"/>
          <w:marTop w:val="0"/>
          <w:marBottom w:val="0"/>
          <w:divBdr>
            <w:top w:val="none" w:sz="0" w:space="0" w:color="auto"/>
            <w:left w:val="none" w:sz="0" w:space="0" w:color="auto"/>
            <w:bottom w:val="none" w:sz="0" w:space="0" w:color="auto"/>
            <w:right w:val="none" w:sz="0" w:space="0" w:color="auto"/>
          </w:divBdr>
        </w:div>
        <w:div w:id="1184518509">
          <w:marLeft w:val="640"/>
          <w:marRight w:val="0"/>
          <w:marTop w:val="0"/>
          <w:marBottom w:val="0"/>
          <w:divBdr>
            <w:top w:val="none" w:sz="0" w:space="0" w:color="auto"/>
            <w:left w:val="none" w:sz="0" w:space="0" w:color="auto"/>
            <w:bottom w:val="none" w:sz="0" w:space="0" w:color="auto"/>
            <w:right w:val="none" w:sz="0" w:space="0" w:color="auto"/>
          </w:divBdr>
        </w:div>
        <w:div w:id="1670206241">
          <w:marLeft w:val="640"/>
          <w:marRight w:val="0"/>
          <w:marTop w:val="0"/>
          <w:marBottom w:val="0"/>
          <w:divBdr>
            <w:top w:val="none" w:sz="0" w:space="0" w:color="auto"/>
            <w:left w:val="none" w:sz="0" w:space="0" w:color="auto"/>
            <w:bottom w:val="none" w:sz="0" w:space="0" w:color="auto"/>
            <w:right w:val="none" w:sz="0" w:space="0" w:color="auto"/>
          </w:divBdr>
        </w:div>
        <w:div w:id="1692947634">
          <w:marLeft w:val="640"/>
          <w:marRight w:val="0"/>
          <w:marTop w:val="0"/>
          <w:marBottom w:val="0"/>
          <w:divBdr>
            <w:top w:val="none" w:sz="0" w:space="0" w:color="auto"/>
            <w:left w:val="none" w:sz="0" w:space="0" w:color="auto"/>
            <w:bottom w:val="none" w:sz="0" w:space="0" w:color="auto"/>
            <w:right w:val="none" w:sz="0" w:space="0" w:color="auto"/>
          </w:divBdr>
        </w:div>
        <w:div w:id="1865095630">
          <w:marLeft w:val="640"/>
          <w:marRight w:val="0"/>
          <w:marTop w:val="0"/>
          <w:marBottom w:val="0"/>
          <w:divBdr>
            <w:top w:val="none" w:sz="0" w:space="0" w:color="auto"/>
            <w:left w:val="none" w:sz="0" w:space="0" w:color="auto"/>
            <w:bottom w:val="none" w:sz="0" w:space="0" w:color="auto"/>
            <w:right w:val="none" w:sz="0" w:space="0" w:color="auto"/>
          </w:divBdr>
        </w:div>
        <w:div w:id="2096903096">
          <w:marLeft w:val="640"/>
          <w:marRight w:val="0"/>
          <w:marTop w:val="0"/>
          <w:marBottom w:val="0"/>
          <w:divBdr>
            <w:top w:val="none" w:sz="0" w:space="0" w:color="auto"/>
            <w:left w:val="none" w:sz="0" w:space="0" w:color="auto"/>
            <w:bottom w:val="none" w:sz="0" w:space="0" w:color="auto"/>
            <w:right w:val="none" w:sz="0" w:space="0" w:color="auto"/>
          </w:divBdr>
        </w:div>
      </w:divsChild>
    </w:div>
    <w:div w:id="766385690">
      <w:bodyDiv w:val="1"/>
      <w:marLeft w:val="0"/>
      <w:marRight w:val="0"/>
      <w:marTop w:val="0"/>
      <w:marBottom w:val="0"/>
      <w:divBdr>
        <w:top w:val="none" w:sz="0" w:space="0" w:color="auto"/>
        <w:left w:val="none" w:sz="0" w:space="0" w:color="auto"/>
        <w:bottom w:val="none" w:sz="0" w:space="0" w:color="auto"/>
        <w:right w:val="none" w:sz="0" w:space="0" w:color="auto"/>
      </w:divBdr>
    </w:div>
    <w:div w:id="766774015">
      <w:bodyDiv w:val="1"/>
      <w:marLeft w:val="0"/>
      <w:marRight w:val="0"/>
      <w:marTop w:val="0"/>
      <w:marBottom w:val="0"/>
      <w:divBdr>
        <w:top w:val="none" w:sz="0" w:space="0" w:color="auto"/>
        <w:left w:val="none" w:sz="0" w:space="0" w:color="auto"/>
        <w:bottom w:val="none" w:sz="0" w:space="0" w:color="auto"/>
        <w:right w:val="none" w:sz="0" w:space="0" w:color="auto"/>
      </w:divBdr>
    </w:div>
    <w:div w:id="768693916">
      <w:bodyDiv w:val="1"/>
      <w:marLeft w:val="0"/>
      <w:marRight w:val="0"/>
      <w:marTop w:val="0"/>
      <w:marBottom w:val="0"/>
      <w:divBdr>
        <w:top w:val="none" w:sz="0" w:space="0" w:color="auto"/>
        <w:left w:val="none" w:sz="0" w:space="0" w:color="auto"/>
        <w:bottom w:val="none" w:sz="0" w:space="0" w:color="auto"/>
        <w:right w:val="none" w:sz="0" w:space="0" w:color="auto"/>
      </w:divBdr>
    </w:div>
    <w:div w:id="768890085">
      <w:bodyDiv w:val="1"/>
      <w:marLeft w:val="0"/>
      <w:marRight w:val="0"/>
      <w:marTop w:val="0"/>
      <w:marBottom w:val="0"/>
      <w:divBdr>
        <w:top w:val="none" w:sz="0" w:space="0" w:color="auto"/>
        <w:left w:val="none" w:sz="0" w:space="0" w:color="auto"/>
        <w:bottom w:val="none" w:sz="0" w:space="0" w:color="auto"/>
        <w:right w:val="none" w:sz="0" w:space="0" w:color="auto"/>
      </w:divBdr>
    </w:div>
    <w:div w:id="773205549">
      <w:bodyDiv w:val="1"/>
      <w:marLeft w:val="0"/>
      <w:marRight w:val="0"/>
      <w:marTop w:val="0"/>
      <w:marBottom w:val="0"/>
      <w:divBdr>
        <w:top w:val="none" w:sz="0" w:space="0" w:color="auto"/>
        <w:left w:val="none" w:sz="0" w:space="0" w:color="auto"/>
        <w:bottom w:val="none" w:sz="0" w:space="0" w:color="auto"/>
        <w:right w:val="none" w:sz="0" w:space="0" w:color="auto"/>
      </w:divBdr>
    </w:div>
    <w:div w:id="774133227">
      <w:bodyDiv w:val="1"/>
      <w:marLeft w:val="0"/>
      <w:marRight w:val="0"/>
      <w:marTop w:val="0"/>
      <w:marBottom w:val="0"/>
      <w:divBdr>
        <w:top w:val="none" w:sz="0" w:space="0" w:color="auto"/>
        <w:left w:val="none" w:sz="0" w:space="0" w:color="auto"/>
        <w:bottom w:val="none" w:sz="0" w:space="0" w:color="auto"/>
        <w:right w:val="none" w:sz="0" w:space="0" w:color="auto"/>
      </w:divBdr>
    </w:div>
    <w:div w:id="774978756">
      <w:bodyDiv w:val="1"/>
      <w:marLeft w:val="0"/>
      <w:marRight w:val="0"/>
      <w:marTop w:val="0"/>
      <w:marBottom w:val="0"/>
      <w:divBdr>
        <w:top w:val="none" w:sz="0" w:space="0" w:color="auto"/>
        <w:left w:val="none" w:sz="0" w:space="0" w:color="auto"/>
        <w:bottom w:val="none" w:sz="0" w:space="0" w:color="auto"/>
        <w:right w:val="none" w:sz="0" w:space="0" w:color="auto"/>
      </w:divBdr>
    </w:div>
    <w:div w:id="775566187">
      <w:bodyDiv w:val="1"/>
      <w:marLeft w:val="0"/>
      <w:marRight w:val="0"/>
      <w:marTop w:val="0"/>
      <w:marBottom w:val="0"/>
      <w:divBdr>
        <w:top w:val="none" w:sz="0" w:space="0" w:color="auto"/>
        <w:left w:val="none" w:sz="0" w:space="0" w:color="auto"/>
        <w:bottom w:val="none" w:sz="0" w:space="0" w:color="auto"/>
        <w:right w:val="none" w:sz="0" w:space="0" w:color="auto"/>
      </w:divBdr>
    </w:div>
    <w:div w:id="776829621">
      <w:bodyDiv w:val="1"/>
      <w:marLeft w:val="0"/>
      <w:marRight w:val="0"/>
      <w:marTop w:val="0"/>
      <w:marBottom w:val="0"/>
      <w:divBdr>
        <w:top w:val="none" w:sz="0" w:space="0" w:color="auto"/>
        <w:left w:val="none" w:sz="0" w:space="0" w:color="auto"/>
        <w:bottom w:val="none" w:sz="0" w:space="0" w:color="auto"/>
        <w:right w:val="none" w:sz="0" w:space="0" w:color="auto"/>
      </w:divBdr>
    </w:div>
    <w:div w:id="780219609">
      <w:bodyDiv w:val="1"/>
      <w:marLeft w:val="0"/>
      <w:marRight w:val="0"/>
      <w:marTop w:val="0"/>
      <w:marBottom w:val="0"/>
      <w:divBdr>
        <w:top w:val="none" w:sz="0" w:space="0" w:color="auto"/>
        <w:left w:val="none" w:sz="0" w:space="0" w:color="auto"/>
        <w:bottom w:val="none" w:sz="0" w:space="0" w:color="auto"/>
        <w:right w:val="none" w:sz="0" w:space="0" w:color="auto"/>
      </w:divBdr>
    </w:div>
    <w:div w:id="780496284">
      <w:bodyDiv w:val="1"/>
      <w:marLeft w:val="0"/>
      <w:marRight w:val="0"/>
      <w:marTop w:val="0"/>
      <w:marBottom w:val="0"/>
      <w:divBdr>
        <w:top w:val="none" w:sz="0" w:space="0" w:color="auto"/>
        <w:left w:val="none" w:sz="0" w:space="0" w:color="auto"/>
        <w:bottom w:val="none" w:sz="0" w:space="0" w:color="auto"/>
        <w:right w:val="none" w:sz="0" w:space="0" w:color="auto"/>
      </w:divBdr>
    </w:div>
    <w:div w:id="783234709">
      <w:bodyDiv w:val="1"/>
      <w:marLeft w:val="0"/>
      <w:marRight w:val="0"/>
      <w:marTop w:val="0"/>
      <w:marBottom w:val="0"/>
      <w:divBdr>
        <w:top w:val="none" w:sz="0" w:space="0" w:color="auto"/>
        <w:left w:val="none" w:sz="0" w:space="0" w:color="auto"/>
        <w:bottom w:val="none" w:sz="0" w:space="0" w:color="auto"/>
        <w:right w:val="none" w:sz="0" w:space="0" w:color="auto"/>
      </w:divBdr>
    </w:div>
    <w:div w:id="790906257">
      <w:bodyDiv w:val="1"/>
      <w:marLeft w:val="0"/>
      <w:marRight w:val="0"/>
      <w:marTop w:val="0"/>
      <w:marBottom w:val="0"/>
      <w:divBdr>
        <w:top w:val="none" w:sz="0" w:space="0" w:color="auto"/>
        <w:left w:val="none" w:sz="0" w:space="0" w:color="auto"/>
        <w:bottom w:val="none" w:sz="0" w:space="0" w:color="auto"/>
        <w:right w:val="none" w:sz="0" w:space="0" w:color="auto"/>
      </w:divBdr>
    </w:div>
    <w:div w:id="793795473">
      <w:bodyDiv w:val="1"/>
      <w:marLeft w:val="0"/>
      <w:marRight w:val="0"/>
      <w:marTop w:val="0"/>
      <w:marBottom w:val="0"/>
      <w:divBdr>
        <w:top w:val="none" w:sz="0" w:space="0" w:color="auto"/>
        <w:left w:val="none" w:sz="0" w:space="0" w:color="auto"/>
        <w:bottom w:val="none" w:sz="0" w:space="0" w:color="auto"/>
        <w:right w:val="none" w:sz="0" w:space="0" w:color="auto"/>
      </w:divBdr>
    </w:div>
    <w:div w:id="795102354">
      <w:bodyDiv w:val="1"/>
      <w:marLeft w:val="0"/>
      <w:marRight w:val="0"/>
      <w:marTop w:val="0"/>
      <w:marBottom w:val="0"/>
      <w:divBdr>
        <w:top w:val="none" w:sz="0" w:space="0" w:color="auto"/>
        <w:left w:val="none" w:sz="0" w:space="0" w:color="auto"/>
        <w:bottom w:val="none" w:sz="0" w:space="0" w:color="auto"/>
        <w:right w:val="none" w:sz="0" w:space="0" w:color="auto"/>
      </w:divBdr>
    </w:div>
    <w:div w:id="795295341">
      <w:bodyDiv w:val="1"/>
      <w:marLeft w:val="0"/>
      <w:marRight w:val="0"/>
      <w:marTop w:val="0"/>
      <w:marBottom w:val="0"/>
      <w:divBdr>
        <w:top w:val="none" w:sz="0" w:space="0" w:color="auto"/>
        <w:left w:val="none" w:sz="0" w:space="0" w:color="auto"/>
        <w:bottom w:val="none" w:sz="0" w:space="0" w:color="auto"/>
        <w:right w:val="none" w:sz="0" w:space="0" w:color="auto"/>
      </w:divBdr>
    </w:div>
    <w:div w:id="795953304">
      <w:bodyDiv w:val="1"/>
      <w:marLeft w:val="0"/>
      <w:marRight w:val="0"/>
      <w:marTop w:val="0"/>
      <w:marBottom w:val="0"/>
      <w:divBdr>
        <w:top w:val="none" w:sz="0" w:space="0" w:color="auto"/>
        <w:left w:val="none" w:sz="0" w:space="0" w:color="auto"/>
        <w:bottom w:val="none" w:sz="0" w:space="0" w:color="auto"/>
        <w:right w:val="none" w:sz="0" w:space="0" w:color="auto"/>
      </w:divBdr>
    </w:div>
    <w:div w:id="796879205">
      <w:bodyDiv w:val="1"/>
      <w:marLeft w:val="0"/>
      <w:marRight w:val="0"/>
      <w:marTop w:val="0"/>
      <w:marBottom w:val="0"/>
      <w:divBdr>
        <w:top w:val="none" w:sz="0" w:space="0" w:color="auto"/>
        <w:left w:val="none" w:sz="0" w:space="0" w:color="auto"/>
        <w:bottom w:val="none" w:sz="0" w:space="0" w:color="auto"/>
        <w:right w:val="none" w:sz="0" w:space="0" w:color="auto"/>
      </w:divBdr>
    </w:div>
    <w:div w:id="799422932">
      <w:bodyDiv w:val="1"/>
      <w:marLeft w:val="0"/>
      <w:marRight w:val="0"/>
      <w:marTop w:val="0"/>
      <w:marBottom w:val="0"/>
      <w:divBdr>
        <w:top w:val="none" w:sz="0" w:space="0" w:color="auto"/>
        <w:left w:val="none" w:sz="0" w:space="0" w:color="auto"/>
        <w:bottom w:val="none" w:sz="0" w:space="0" w:color="auto"/>
        <w:right w:val="none" w:sz="0" w:space="0" w:color="auto"/>
      </w:divBdr>
    </w:div>
    <w:div w:id="802389743">
      <w:bodyDiv w:val="1"/>
      <w:marLeft w:val="0"/>
      <w:marRight w:val="0"/>
      <w:marTop w:val="0"/>
      <w:marBottom w:val="0"/>
      <w:divBdr>
        <w:top w:val="none" w:sz="0" w:space="0" w:color="auto"/>
        <w:left w:val="none" w:sz="0" w:space="0" w:color="auto"/>
        <w:bottom w:val="none" w:sz="0" w:space="0" w:color="auto"/>
        <w:right w:val="none" w:sz="0" w:space="0" w:color="auto"/>
      </w:divBdr>
    </w:div>
    <w:div w:id="803889473">
      <w:bodyDiv w:val="1"/>
      <w:marLeft w:val="0"/>
      <w:marRight w:val="0"/>
      <w:marTop w:val="0"/>
      <w:marBottom w:val="0"/>
      <w:divBdr>
        <w:top w:val="none" w:sz="0" w:space="0" w:color="auto"/>
        <w:left w:val="none" w:sz="0" w:space="0" w:color="auto"/>
        <w:bottom w:val="none" w:sz="0" w:space="0" w:color="auto"/>
        <w:right w:val="none" w:sz="0" w:space="0" w:color="auto"/>
      </w:divBdr>
    </w:div>
    <w:div w:id="804199577">
      <w:bodyDiv w:val="1"/>
      <w:marLeft w:val="0"/>
      <w:marRight w:val="0"/>
      <w:marTop w:val="0"/>
      <w:marBottom w:val="0"/>
      <w:divBdr>
        <w:top w:val="none" w:sz="0" w:space="0" w:color="auto"/>
        <w:left w:val="none" w:sz="0" w:space="0" w:color="auto"/>
        <w:bottom w:val="none" w:sz="0" w:space="0" w:color="auto"/>
        <w:right w:val="none" w:sz="0" w:space="0" w:color="auto"/>
      </w:divBdr>
    </w:div>
    <w:div w:id="808400935">
      <w:bodyDiv w:val="1"/>
      <w:marLeft w:val="0"/>
      <w:marRight w:val="0"/>
      <w:marTop w:val="0"/>
      <w:marBottom w:val="0"/>
      <w:divBdr>
        <w:top w:val="none" w:sz="0" w:space="0" w:color="auto"/>
        <w:left w:val="none" w:sz="0" w:space="0" w:color="auto"/>
        <w:bottom w:val="none" w:sz="0" w:space="0" w:color="auto"/>
        <w:right w:val="none" w:sz="0" w:space="0" w:color="auto"/>
      </w:divBdr>
    </w:div>
    <w:div w:id="809590748">
      <w:bodyDiv w:val="1"/>
      <w:marLeft w:val="0"/>
      <w:marRight w:val="0"/>
      <w:marTop w:val="0"/>
      <w:marBottom w:val="0"/>
      <w:divBdr>
        <w:top w:val="none" w:sz="0" w:space="0" w:color="auto"/>
        <w:left w:val="none" w:sz="0" w:space="0" w:color="auto"/>
        <w:bottom w:val="none" w:sz="0" w:space="0" w:color="auto"/>
        <w:right w:val="none" w:sz="0" w:space="0" w:color="auto"/>
      </w:divBdr>
    </w:div>
    <w:div w:id="809900330">
      <w:bodyDiv w:val="1"/>
      <w:marLeft w:val="0"/>
      <w:marRight w:val="0"/>
      <w:marTop w:val="0"/>
      <w:marBottom w:val="0"/>
      <w:divBdr>
        <w:top w:val="none" w:sz="0" w:space="0" w:color="auto"/>
        <w:left w:val="none" w:sz="0" w:space="0" w:color="auto"/>
        <w:bottom w:val="none" w:sz="0" w:space="0" w:color="auto"/>
        <w:right w:val="none" w:sz="0" w:space="0" w:color="auto"/>
      </w:divBdr>
    </w:div>
    <w:div w:id="813527486">
      <w:bodyDiv w:val="1"/>
      <w:marLeft w:val="0"/>
      <w:marRight w:val="0"/>
      <w:marTop w:val="0"/>
      <w:marBottom w:val="0"/>
      <w:divBdr>
        <w:top w:val="none" w:sz="0" w:space="0" w:color="auto"/>
        <w:left w:val="none" w:sz="0" w:space="0" w:color="auto"/>
        <w:bottom w:val="none" w:sz="0" w:space="0" w:color="auto"/>
        <w:right w:val="none" w:sz="0" w:space="0" w:color="auto"/>
      </w:divBdr>
    </w:div>
    <w:div w:id="816145115">
      <w:bodyDiv w:val="1"/>
      <w:marLeft w:val="0"/>
      <w:marRight w:val="0"/>
      <w:marTop w:val="0"/>
      <w:marBottom w:val="0"/>
      <w:divBdr>
        <w:top w:val="none" w:sz="0" w:space="0" w:color="auto"/>
        <w:left w:val="none" w:sz="0" w:space="0" w:color="auto"/>
        <w:bottom w:val="none" w:sz="0" w:space="0" w:color="auto"/>
        <w:right w:val="none" w:sz="0" w:space="0" w:color="auto"/>
      </w:divBdr>
    </w:div>
    <w:div w:id="818812889">
      <w:bodyDiv w:val="1"/>
      <w:marLeft w:val="0"/>
      <w:marRight w:val="0"/>
      <w:marTop w:val="0"/>
      <w:marBottom w:val="0"/>
      <w:divBdr>
        <w:top w:val="none" w:sz="0" w:space="0" w:color="auto"/>
        <w:left w:val="none" w:sz="0" w:space="0" w:color="auto"/>
        <w:bottom w:val="none" w:sz="0" w:space="0" w:color="auto"/>
        <w:right w:val="none" w:sz="0" w:space="0" w:color="auto"/>
      </w:divBdr>
    </w:div>
    <w:div w:id="819154947">
      <w:bodyDiv w:val="1"/>
      <w:marLeft w:val="0"/>
      <w:marRight w:val="0"/>
      <w:marTop w:val="0"/>
      <w:marBottom w:val="0"/>
      <w:divBdr>
        <w:top w:val="none" w:sz="0" w:space="0" w:color="auto"/>
        <w:left w:val="none" w:sz="0" w:space="0" w:color="auto"/>
        <w:bottom w:val="none" w:sz="0" w:space="0" w:color="auto"/>
        <w:right w:val="none" w:sz="0" w:space="0" w:color="auto"/>
      </w:divBdr>
    </w:div>
    <w:div w:id="819344909">
      <w:bodyDiv w:val="1"/>
      <w:marLeft w:val="0"/>
      <w:marRight w:val="0"/>
      <w:marTop w:val="0"/>
      <w:marBottom w:val="0"/>
      <w:divBdr>
        <w:top w:val="none" w:sz="0" w:space="0" w:color="auto"/>
        <w:left w:val="none" w:sz="0" w:space="0" w:color="auto"/>
        <w:bottom w:val="none" w:sz="0" w:space="0" w:color="auto"/>
        <w:right w:val="none" w:sz="0" w:space="0" w:color="auto"/>
      </w:divBdr>
    </w:div>
    <w:div w:id="822622468">
      <w:bodyDiv w:val="1"/>
      <w:marLeft w:val="0"/>
      <w:marRight w:val="0"/>
      <w:marTop w:val="0"/>
      <w:marBottom w:val="0"/>
      <w:divBdr>
        <w:top w:val="none" w:sz="0" w:space="0" w:color="auto"/>
        <w:left w:val="none" w:sz="0" w:space="0" w:color="auto"/>
        <w:bottom w:val="none" w:sz="0" w:space="0" w:color="auto"/>
        <w:right w:val="none" w:sz="0" w:space="0" w:color="auto"/>
      </w:divBdr>
    </w:div>
    <w:div w:id="823083838">
      <w:bodyDiv w:val="1"/>
      <w:marLeft w:val="0"/>
      <w:marRight w:val="0"/>
      <w:marTop w:val="0"/>
      <w:marBottom w:val="0"/>
      <w:divBdr>
        <w:top w:val="none" w:sz="0" w:space="0" w:color="auto"/>
        <w:left w:val="none" w:sz="0" w:space="0" w:color="auto"/>
        <w:bottom w:val="none" w:sz="0" w:space="0" w:color="auto"/>
        <w:right w:val="none" w:sz="0" w:space="0" w:color="auto"/>
      </w:divBdr>
    </w:div>
    <w:div w:id="824247768">
      <w:bodyDiv w:val="1"/>
      <w:marLeft w:val="0"/>
      <w:marRight w:val="0"/>
      <w:marTop w:val="0"/>
      <w:marBottom w:val="0"/>
      <w:divBdr>
        <w:top w:val="none" w:sz="0" w:space="0" w:color="auto"/>
        <w:left w:val="none" w:sz="0" w:space="0" w:color="auto"/>
        <w:bottom w:val="none" w:sz="0" w:space="0" w:color="auto"/>
        <w:right w:val="none" w:sz="0" w:space="0" w:color="auto"/>
      </w:divBdr>
    </w:div>
    <w:div w:id="828986307">
      <w:bodyDiv w:val="1"/>
      <w:marLeft w:val="0"/>
      <w:marRight w:val="0"/>
      <w:marTop w:val="0"/>
      <w:marBottom w:val="0"/>
      <w:divBdr>
        <w:top w:val="none" w:sz="0" w:space="0" w:color="auto"/>
        <w:left w:val="none" w:sz="0" w:space="0" w:color="auto"/>
        <w:bottom w:val="none" w:sz="0" w:space="0" w:color="auto"/>
        <w:right w:val="none" w:sz="0" w:space="0" w:color="auto"/>
      </w:divBdr>
    </w:div>
    <w:div w:id="831410978">
      <w:bodyDiv w:val="1"/>
      <w:marLeft w:val="0"/>
      <w:marRight w:val="0"/>
      <w:marTop w:val="0"/>
      <w:marBottom w:val="0"/>
      <w:divBdr>
        <w:top w:val="none" w:sz="0" w:space="0" w:color="auto"/>
        <w:left w:val="none" w:sz="0" w:space="0" w:color="auto"/>
        <w:bottom w:val="none" w:sz="0" w:space="0" w:color="auto"/>
        <w:right w:val="none" w:sz="0" w:space="0" w:color="auto"/>
      </w:divBdr>
    </w:div>
    <w:div w:id="831943574">
      <w:bodyDiv w:val="1"/>
      <w:marLeft w:val="0"/>
      <w:marRight w:val="0"/>
      <w:marTop w:val="0"/>
      <w:marBottom w:val="0"/>
      <w:divBdr>
        <w:top w:val="none" w:sz="0" w:space="0" w:color="auto"/>
        <w:left w:val="none" w:sz="0" w:space="0" w:color="auto"/>
        <w:bottom w:val="none" w:sz="0" w:space="0" w:color="auto"/>
        <w:right w:val="none" w:sz="0" w:space="0" w:color="auto"/>
      </w:divBdr>
    </w:div>
    <w:div w:id="832136415">
      <w:bodyDiv w:val="1"/>
      <w:marLeft w:val="0"/>
      <w:marRight w:val="0"/>
      <w:marTop w:val="0"/>
      <w:marBottom w:val="0"/>
      <w:divBdr>
        <w:top w:val="none" w:sz="0" w:space="0" w:color="auto"/>
        <w:left w:val="none" w:sz="0" w:space="0" w:color="auto"/>
        <w:bottom w:val="none" w:sz="0" w:space="0" w:color="auto"/>
        <w:right w:val="none" w:sz="0" w:space="0" w:color="auto"/>
      </w:divBdr>
    </w:div>
    <w:div w:id="834420812">
      <w:bodyDiv w:val="1"/>
      <w:marLeft w:val="0"/>
      <w:marRight w:val="0"/>
      <w:marTop w:val="0"/>
      <w:marBottom w:val="0"/>
      <w:divBdr>
        <w:top w:val="none" w:sz="0" w:space="0" w:color="auto"/>
        <w:left w:val="none" w:sz="0" w:space="0" w:color="auto"/>
        <w:bottom w:val="none" w:sz="0" w:space="0" w:color="auto"/>
        <w:right w:val="none" w:sz="0" w:space="0" w:color="auto"/>
      </w:divBdr>
    </w:div>
    <w:div w:id="834757455">
      <w:bodyDiv w:val="1"/>
      <w:marLeft w:val="0"/>
      <w:marRight w:val="0"/>
      <w:marTop w:val="0"/>
      <w:marBottom w:val="0"/>
      <w:divBdr>
        <w:top w:val="none" w:sz="0" w:space="0" w:color="auto"/>
        <w:left w:val="none" w:sz="0" w:space="0" w:color="auto"/>
        <w:bottom w:val="none" w:sz="0" w:space="0" w:color="auto"/>
        <w:right w:val="none" w:sz="0" w:space="0" w:color="auto"/>
      </w:divBdr>
    </w:div>
    <w:div w:id="839271759">
      <w:bodyDiv w:val="1"/>
      <w:marLeft w:val="0"/>
      <w:marRight w:val="0"/>
      <w:marTop w:val="0"/>
      <w:marBottom w:val="0"/>
      <w:divBdr>
        <w:top w:val="none" w:sz="0" w:space="0" w:color="auto"/>
        <w:left w:val="none" w:sz="0" w:space="0" w:color="auto"/>
        <w:bottom w:val="none" w:sz="0" w:space="0" w:color="auto"/>
        <w:right w:val="none" w:sz="0" w:space="0" w:color="auto"/>
      </w:divBdr>
    </w:div>
    <w:div w:id="839849360">
      <w:bodyDiv w:val="1"/>
      <w:marLeft w:val="0"/>
      <w:marRight w:val="0"/>
      <w:marTop w:val="0"/>
      <w:marBottom w:val="0"/>
      <w:divBdr>
        <w:top w:val="none" w:sz="0" w:space="0" w:color="auto"/>
        <w:left w:val="none" w:sz="0" w:space="0" w:color="auto"/>
        <w:bottom w:val="none" w:sz="0" w:space="0" w:color="auto"/>
        <w:right w:val="none" w:sz="0" w:space="0" w:color="auto"/>
      </w:divBdr>
    </w:div>
    <w:div w:id="840048078">
      <w:bodyDiv w:val="1"/>
      <w:marLeft w:val="0"/>
      <w:marRight w:val="0"/>
      <w:marTop w:val="0"/>
      <w:marBottom w:val="0"/>
      <w:divBdr>
        <w:top w:val="none" w:sz="0" w:space="0" w:color="auto"/>
        <w:left w:val="none" w:sz="0" w:space="0" w:color="auto"/>
        <w:bottom w:val="none" w:sz="0" w:space="0" w:color="auto"/>
        <w:right w:val="none" w:sz="0" w:space="0" w:color="auto"/>
      </w:divBdr>
    </w:div>
    <w:div w:id="842473538">
      <w:bodyDiv w:val="1"/>
      <w:marLeft w:val="0"/>
      <w:marRight w:val="0"/>
      <w:marTop w:val="0"/>
      <w:marBottom w:val="0"/>
      <w:divBdr>
        <w:top w:val="none" w:sz="0" w:space="0" w:color="auto"/>
        <w:left w:val="none" w:sz="0" w:space="0" w:color="auto"/>
        <w:bottom w:val="none" w:sz="0" w:space="0" w:color="auto"/>
        <w:right w:val="none" w:sz="0" w:space="0" w:color="auto"/>
      </w:divBdr>
    </w:div>
    <w:div w:id="843394113">
      <w:bodyDiv w:val="1"/>
      <w:marLeft w:val="0"/>
      <w:marRight w:val="0"/>
      <w:marTop w:val="0"/>
      <w:marBottom w:val="0"/>
      <w:divBdr>
        <w:top w:val="none" w:sz="0" w:space="0" w:color="auto"/>
        <w:left w:val="none" w:sz="0" w:space="0" w:color="auto"/>
        <w:bottom w:val="none" w:sz="0" w:space="0" w:color="auto"/>
        <w:right w:val="none" w:sz="0" w:space="0" w:color="auto"/>
      </w:divBdr>
    </w:div>
    <w:div w:id="843663635">
      <w:bodyDiv w:val="1"/>
      <w:marLeft w:val="0"/>
      <w:marRight w:val="0"/>
      <w:marTop w:val="0"/>
      <w:marBottom w:val="0"/>
      <w:divBdr>
        <w:top w:val="none" w:sz="0" w:space="0" w:color="auto"/>
        <w:left w:val="none" w:sz="0" w:space="0" w:color="auto"/>
        <w:bottom w:val="none" w:sz="0" w:space="0" w:color="auto"/>
        <w:right w:val="none" w:sz="0" w:space="0" w:color="auto"/>
      </w:divBdr>
    </w:div>
    <w:div w:id="844366593">
      <w:bodyDiv w:val="1"/>
      <w:marLeft w:val="0"/>
      <w:marRight w:val="0"/>
      <w:marTop w:val="0"/>
      <w:marBottom w:val="0"/>
      <w:divBdr>
        <w:top w:val="none" w:sz="0" w:space="0" w:color="auto"/>
        <w:left w:val="none" w:sz="0" w:space="0" w:color="auto"/>
        <w:bottom w:val="none" w:sz="0" w:space="0" w:color="auto"/>
        <w:right w:val="none" w:sz="0" w:space="0" w:color="auto"/>
      </w:divBdr>
      <w:divsChild>
        <w:div w:id="618144582">
          <w:marLeft w:val="640"/>
          <w:marRight w:val="0"/>
          <w:marTop w:val="0"/>
          <w:marBottom w:val="0"/>
          <w:divBdr>
            <w:top w:val="none" w:sz="0" w:space="0" w:color="auto"/>
            <w:left w:val="none" w:sz="0" w:space="0" w:color="auto"/>
            <w:bottom w:val="none" w:sz="0" w:space="0" w:color="auto"/>
            <w:right w:val="none" w:sz="0" w:space="0" w:color="auto"/>
          </w:divBdr>
        </w:div>
        <w:div w:id="640966277">
          <w:marLeft w:val="640"/>
          <w:marRight w:val="0"/>
          <w:marTop w:val="0"/>
          <w:marBottom w:val="0"/>
          <w:divBdr>
            <w:top w:val="none" w:sz="0" w:space="0" w:color="auto"/>
            <w:left w:val="none" w:sz="0" w:space="0" w:color="auto"/>
            <w:bottom w:val="none" w:sz="0" w:space="0" w:color="auto"/>
            <w:right w:val="none" w:sz="0" w:space="0" w:color="auto"/>
          </w:divBdr>
        </w:div>
        <w:div w:id="758602606">
          <w:marLeft w:val="640"/>
          <w:marRight w:val="0"/>
          <w:marTop w:val="0"/>
          <w:marBottom w:val="0"/>
          <w:divBdr>
            <w:top w:val="none" w:sz="0" w:space="0" w:color="auto"/>
            <w:left w:val="none" w:sz="0" w:space="0" w:color="auto"/>
            <w:bottom w:val="none" w:sz="0" w:space="0" w:color="auto"/>
            <w:right w:val="none" w:sz="0" w:space="0" w:color="auto"/>
          </w:divBdr>
        </w:div>
        <w:div w:id="903442963">
          <w:marLeft w:val="640"/>
          <w:marRight w:val="0"/>
          <w:marTop w:val="0"/>
          <w:marBottom w:val="0"/>
          <w:divBdr>
            <w:top w:val="none" w:sz="0" w:space="0" w:color="auto"/>
            <w:left w:val="none" w:sz="0" w:space="0" w:color="auto"/>
            <w:bottom w:val="none" w:sz="0" w:space="0" w:color="auto"/>
            <w:right w:val="none" w:sz="0" w:space="0" w:color="auto"/>
          </w:divBdr>
        </w:div>
        <w:div w:id="912004022">
          <w:marLeft w:val="640"/>
          <w:marRight w:val="0"/>
          <w:marTop w:val="0"/>
          <w:marBottom w:val="0"/>
          <w:divBdr>
            <w:top w:val="none" w:sz="0" w:space="0" w:color="auto"/>
            <w:left w:val="none" w:sz="0" w:space="0" w:color="auto"/>
            <w:bottom w:val="none" w:sz="0" w:space="0" w:color="auto"/>
            <w:right w:val="none" w:sz="0" w:space="0" w:color="auto"/>
          </w:divBdr>
        </w:div>
        <w:div w:id="1702129216">
          <w:marLeft w:val="640"/>
          <w:marRight w:val="0"/>
          <w:marTop w:val="0"/>
          <w:marBottom w:val="0"/>
          <w:divBdr>
            <w:top w:val="none" w:sz="0" w:space="0" w:color="auto"/>
            <w:left w:val="none" w:sz="0" w:space="0" w:color="auto"/>
            <w:bottom w:val="none" w:sz="0" w:space="0" w:color="auto"/>
            <w:right w:val="none" w:sz="0" w:space="0" w:color="auto"/>
          </w:divBdr>
        </w:div>
      </w:divsChild>
    </w:div>
    <w:div w:id="845363850">
      <w:bodyDiv w:val="1"/>
      <w:marLeft w:val="0"/>
      <w:marRight w:val="0"/>
      <w:marTop w:val="0"/>
      <w:marBottom w:val="0"/>
      <w:divBdr>
        <w:top w:val="none" w:sz="0" w:space="0" w:color="auto"/>
        <w:left w:val="none" w:sz="0" w:space="0" w:color="auto"/>
        <w:bottom w:val="none" w:sz="0" w:space="0" w:color="auto"/>
        <w:right w:val="none" w:sz="0" w:space="0" w:color="auto"/>
      </w:divBdr>
    </w:div>
    <w:div w:id="845636966">
      <w:bodyDiv w:val="1"/>
      <w:marLeft w:val="0"/>
      <w:marRight w:val="0"/>
      <w:marTop w:val="0"/>
      <w:marBottom w:val="0"/>
      <w:divBdr>
        <w:top w:val="none" w:sz="0" w:space="0" w:color="auto"/>
        <w:left w:val="none" w:sz="0" w:space="0" w:color="auto"/>
        <w:bottom w:val="none" w:sz="0" w:space="0" w:color="auto"/>
        <w:right w:val="none" w:sz="0" w:space="0" w:color="auto"/>
      </w:divBdr>
    </w:div>
    <w:div w:id="846821248">
      <w:bodyDiv w:val="1"/>
      <w:marLeft w:val="0"/>
      <w:marRight w:val="0"/>
      <w:marTop w:val="0"/>
      <w:marBottom w:val="0"/>
      <w:divBdr>
        <w:top w:val="none" w:sz="0" w:space="0" w:color="auto"/>
        <w:left w:val="none" w:sz="0" w:space="0" w:color="auto"/>
        <w:bottom w:val="none" w:sz="0" w:space="0" w:color="auto"/>
        <w:right w:val="none" w:sz="0" w:space="0" w:color="auto"/>
      </w:divBdr>
    </w:div>
    <w:div w:id="847868085">
      <w:bodyDiv w:val="1"/>
      <w:marLeft w:val="0"/>
      <w:marRight w:val="0"/>
      <w:marTop w:val="0"/>
      <w:marBottom w:val="0"/>
      <w:divBdr>
        <w:top w:val="none" w:sz="0" w:space="0" w:color="auto"/>
        <w:left w:val="none" w:sz="0" w:space="0" w:color="auto"/>
        <w:bottom w:val="none" w:sz="0" w:space="0" w:color="auto"/>
        <w:right w:val="none" w:sz="0" w:space="0" w:color="auto"/>
      </w:divBdr>
    </w:div>
    <w:div w:id="849104651">
      <w:bodyDiv w:val="1"/>
      <w:marLeft w:val="0"/>
      <w:marRight w:val="0"/>
      <w:marTop w:val="0"/>
      <w:marBottom w:val="0"/>
      <w:divBdr>
        <w:top w:val="none" w:sz="0" w:space="0" w:color="auto"/>
        <w:left w:val="none" w:sz="0" w:space="0" w:color="auto"/>
        <w:bottom w:val="none" w:sz="0" w:space="0" w:color="auto"/>
        <w:right w:val="none" w:sz="0" w:space="0" w:color="auto"/>
      </w:divBdr>
    </w:div>
    <w:div w:id="850729182">
      <w:bodyDiv w:val="1"/>
      <w:marLeft w:val="0"/>
      <w:marRight w:val="0"/>
      <w:marTop w:val="0"/>
      <w:marBottom w:val="0"/>
      <w:divBdr>
        <w:top w:val="none" w:sz="0" w:space="0" w:color="auto"/>
        <w:left w:val="none" w:sz="0" w:space="0" w:color="auto"/>
        <w:bottom w:val="none" w:sz="0" w:space="0" w:color="auto"/>
        <w:right w:val="none" w:sz="0" w:space="0" w:color="auto"/>
      </w:divBdr>
    </w:div>
    <w:div w:id="852190060">
      <w:bodyDiv w:val="1"/>
      <w:marLeft w:val="0"/>
      <w:marRight w:val="0"/>
      <w:marTop w:val="0"/>
      <w:marBottom w:val="0"/>
      <w:divBdr>
        <w:top w:val="none" w:sz="0" w:space="0" w:color="auto"/>
        <w:left w:val="none" w:sz="0" w:space="0" w:color="auto"/>
        <w:bottom w:val="none" w:sz="0" w:space="0" w:color="auto"/>
        <w:right w:val="none" w:sz="0" w:space="0" w:color="auto"/>
      </w:divBdr>
    </w:div>
    <w:div w:id="858861310">
      <w:bodyDiv w:val="1"/>
      <w:marLeft w:val="0"/>
      <w:marRight w:val="0"/>
      <w:marTop w:val="0"/>
      <w:marBottom w:val="0"/>
      <w:divBdr>
        <w:top w:val="none" w:sz="0" w:space="0" w:color="auto"/>
        <w:left w:val="none" w:sz="0" w:space="0" w:color="auto"/>
        <w:bottom w:val="none" w:sz="0" w:space="0" w:color="auto"/>
        <w:right w:val="none" w:sz="0" w:space="0" w:color="auto"/>
      </w:divBdr>
    </w:div>
    <w:div w:id="859860239">
      <w:bodyDiv w:val="1"/>
      <w:marLeft w:val="0"/>
      <w:marRight w:val="0"/>
      <w:marTop w:val="0"/>
      <w:marBottom w:val="0"/>
      <w:divBdr>
        <w:top w:val="none" w:sz="0" w:space="0" w:color="auto"/>
        <w:left w:val="none" w:sz="0" w:space="0" w:color="auto"/>
        <w:bottom w:val="none" w:sz="0" w:space="0" w:color="auto"/>
        <w:right w:val="none" w:sz="0" w:space="0" w:color="auto"/>
      </w:divBdr>
    </w:div>
    <w:div w:id="862016965">
      <w:bodyDiv w:val="1"/>
      <w:marLeft w:val="0"/>
      <w:marRight w:val="0"/>
      <w:marTop w:val="0"/>
      <w:marBottom w:val="0"/>
      <w:divBdr>
        <w:top w:val="none" w:sz="0" w:space="0" w:color="auto"/>
        <w:left w:val="none" w:sz="0" w:space="0" w:color="auto"/>
        <w:bottom w:val="none" w:sz="0" w:space="0" w:color="auto"/>
        <w:right w:val="none" w:sz="0" w:space="0" w:color="auto"/>
      </w:divBdr>
    </w:div>
    <w:div w:id="863127771">
      <w:bodyDiv w:val="1"/>
      <w:marLeft w:val="0"/>
      <w:marRight w:val="0"/>
      <w:marTop w:val="0"/>
      <w:marBottom w:val="0"/>
      <w:divBdr>
        <w:top w:val="none" w:sz="0" w:space="0" w:color="auto"/>
        <w:left w:val="none" w:sz="0" w:space="0" w:color="auto"/>
        <w:bottom w:val="none" w:sz="0" w:space="0" w:color="auto"/>
        <w:right w:val="none" w:sz="0" w:space="0" w:color="auto"/>
      </w:divBdr>
    </w:div>
    <w:div w:id="865171113">
      <w:bodyDiv w:val="1"/>
      <w:marLeft w:val="0"/>
      <w:marRight w:val="0"/>
      <w:marTop w:val="0"/>
      <w:marBottom w:val="0"/>
      <w:divBdr>
        <w:top w:val="none" w:sz="0" w:space="0" w:color="auto"/>
        <w:left w:val="none" w:sz="0" w:space="0" w:color="auto"/>
        <w:bottom w:val="none" w:sz="0" w:space="0" w:color="auto"/>
        <w:right w:val="none" w:sz="0" w:space="0" w:color="auto"/>
      </w:divBdr>
    </w:div>
    <w:div w:id="866986872">
      <w:bodyDiv w:val="1"/>
      <w:marLeft w:val="0"/>
      <w:marRight w:val="0"/>
      <w:marTop w:val="0"/>
      <w:marBottom w:val="0"/>
      <w:divBdr>
        <w:top w:val="none" w:sz="0" w:space="0" w:color="auto"/>
        <w:left w:val="none" w:sz="0" w:space="0" w:color="auto"/>
        <w:bottom w:val="none" w:sz="0" w:space="0" w:color="auto"/>
        <w:right w:val="none" w:sz="0" w:space="0" w:color="auto"/>
      </w:divBdr>
    </w:div>
    <w:div w:id="867445494">
      <w:bodyDiv w:val="1"/>
      <w:marLeft w:val="0"/>
      <w:marRight w:val="0"/>
      <w:marTop w:val="0"/>
      <w:marBottom w:val="0"/>
      <w:divBdr>
        <w:top w:val="none" w:sz="0" w:space="0" w:color="auto"/>
        <w:left w:val="none" w:sz="0" w:space="0" w:color="auto"/>
        <w:bottom w:val="none" w:sz="0" w:space="0" w:color="auto"/>
        <w:right w:val="none" w:sz="0" w:space="0" w:color="auto"/>
      </w:divBdr>
    </w:div>
    <w:div w:id="871308101">
      <w:bodyDiv w:val="1"/>
      <w:marLeft w:val="0"/>
      <w:marRight w:val="0"/>
      <w:marTop w:val="0"/>
      <w:marBottom w:val="0"/>
      <w:divBdr>
        <w:top w:val="none" w:sz="0" w:space="0" w:color="auto"/>
        <w:left w:val="none" w:sz="0" w:space="0" w:color="auto"/>
        <w:bottom w:val="none" w:sz="0" w:space="0" w:color="auto"/>
        <w:right w:val="none" w:sz="0" w:space="0" w:color="auto"/>
      </w:divBdr>
    </w:div>
    <w:div w:id="872035235">
      <w:bodyDiv w:val="1"/>
      <w:marLeft w:val="0"/>
      <w:marRight w:val="0"/>
      <w:marTop w:val="0"/>
      <w:marBottom w:val="0"/>
      <w:divBdr>
        <w:top w:val="none" w:sz="0" w:space="0" w:color="auto"/>
        <w:left w:val="none" w:sz="0" w:space="0" w:color="auto"/>
        <w:bottom w:val="none" w:sz="0" w:space="0" w:color="auto"/>
        <w:right w:val="none" w:sz="0" w:space="0" w:color="auto"/>
      </w:divBdr>
    </w:div>
    <w:div w:id="873736820">
      <w:bodyDiv w:val="1"/>
      <w:marLeft w:val="0"/>
      <w:marRight w:val="0"/>
      <w:marTop w:val="0"/>
      <w:marBottom w:val="0"/>
      <w:divBdr>
        <w:top w:val="none" w:sz="0" w:space="0" w:color="auto"/>
        <w:left w:val="none" w:sz="0" w:space="0" w:color="auto"/>
        <w:bottom w:val="none" w:sz="0" w:space="0" w:color="auto"/>
        <w:right w:val="none" w:sz="0" w:space="0" w:color="auto"/>
      </w:divBdr>
    </w:div>
    <w:div w:id="875124548">
      <w:bodyDiv w:val="1"/>
      <w:marLeft w:val="0"/>
      <w:marRight w:val="0"/>
      <w:marTop w:val="0"/>
      <w:marBottom w:val="0"/>
      <w:divBdr>
        <w:top w:val="none" w:sz="0" w:space="0" w:color="auto"/>
        <w:left w:val="none" w:sz="0" w:space="0" w:color="auto"/>
        <w:bottom w:val="none" w:sz="0" w:space="0" w:color="auto"/>
        <w:right w:val="none" w:sz="0" w:space="0" w:color="auto"/>
      </w:divBdr>
    </w:div>
    <w:div w:id="877740015">
      <w:bodyDiv w:val="1"/>
      <w:marLeft w:val="0"/>
      <w:marRight w:val="0"/>
      <w:marTop w:val="0"/>
      <w:marBottom w:val="0"/>
      <w:divBdr>
        <w:top w:val="none" w:sz="0" w:space="0" w:color="auto"/>
        <w:left w:val="none" w:sz="0" w:space="0" w:color="auto"/>
        <w:bottom w:val="none" w:sz="0" w:space="0" w:color="auto"/>
        <w:right w:val="none" w:sz="0" w:space="0" w:color="auto"/>
      </w:divBdr>
    </w:div>
    <w:div w:id="878011426">
      <w:bodyDiv w:val="1"/>
      <w:marLeft w:val="0"/>
      <w:marRight w:val="0"/>
      <w:marTop w:val="0"/>
      <w:marBottom w:val="0"/>
      <w:divBdr>
        <w:top w:val="none" w:sz="0" w:space="0" w:color="auto"/>
        <w:left w:val="none" w:sz="0" w:space="0" w:color="auto"/>
        <w:bottom w:val="none" w:sz="0" w:space="0" w:color="auto"/>
        <w:right w:val="none" w:sz="0" w:space="0" w:color="auto"/>
      </w:divBdr>
    </w:div>
    <w:div w:id="878929710">
      <w:bodyDiv w:val="1"/>
      <w:marLeft w:val="0"/>
      <w:marRight w:val="0"/>
      <w:marTop w:val="0"/>
      <w:marBottom w:val="0"/>
      <w:divBdr>
        <w:top w:val="none" w:sz="0" w:space="0" w:color="auto"/>
        <w:left w:val="none" w:sz="0" w:space="0" w:color="auto"/>
        <w:bottom w:val="none" w:sz="0" w:space="0" w:color="auto"/>
        <w:right w:val="none" w:sz="0" w:space="0" w:color="auto"/>
      </w:divBdr>
      <w:divsChild>
        <w:div w:id="194584557">
          <w:marLeft w:val="640"/>
          <w:marRight w:val="0"/>
          <w:marTop w:val="0"/>
          <w:marBottom w:val="0"/>
          <w:divBdr>
            <w:top w:val="none" w:sz="0" w:space="0" w:color="auto"/>
            <w:left w:val="none" w:sz="0" w:space="0" w:color="auto"/>
            <w:bottom w:val="none" w:sz="0" w:space="0" w:color="auto"/>
            <w:right w:val="none" w:sz="0" w:space="0" w:color="auto"/>
          </w:divBdr>
        </w:div>
        <w:div w:id="593444536">
          <w:marLeft w:val="640"/>
          <w:marRight w:val="0"/>
          <w:marTop w:val="0"/>
          <w:marBottom w:val="0"/>
          <w:divBdr>
            <w:top w:val="none" w:sz="0" w:space="0" w:color="auto"/>
            <w:left w:val="none" w:sz="0" w:space="0" w:color="auto"/>
            <w:bottom w:val="none" w:sz="0" w:space="0" w:color="auto"/>
            <w:right w:val="none" w:sz="0" w:space="0" w:color="auto"/>
          </w:divBdr>
        </w:div>
        <w:div w:id="669141222">
          <w:marLeft w:val="640"/>
          <w:marRight w:val="0"/>
          <w:marTop w:val="0"/>
          <w:marBottom w:val="0"/>
          <w:divBdr>
            <w:top w:val="none" w:sz="0" w:space="0" w:color="auto"/>
            <w:left w:val="none" w:sz="0" w:space="0" w:color="auto"/>
            <w:bottom w:val="none" w:sz="0" w:space="0" w:color="auto"/>
            <w:right w:val="none" w:sz="0" w:space="0" w:color="auto"/>
          </w:divBdr>
        </w:div>
        <w:div w:id="1237517255">
          <w:marLeft w:val="640"/>
          <w:marRight w:val="0"/>
          <w:marTop w:val="0"/>
          <w:marBottom w:val="0"/>
          <w:divBdr>
            <w:top w:val="none" w:sz="0" w:space="0" w:color="auto"/>
            <w:left w:val="none" w:sz="0" w:space="0" w:color="auto"/>
            <w:bottom w:val="none" w:sz="0" w:space="0" w:color="auto"/>
            <w:right w:val="none" w:sz="0" w:space="0" w:color="auto"/>
          </w:divBdr>
        </w:div>
        <w:div w:id="1491753788">
          <w:marLeft w:val="640"/>
          <w:marRight w:val="0"/>
          <w:marTop w:val="0"/>
          <w:marBottom w:val="0"/>
          <w:divBdr>
            <w:top w:val="none" w:sz="0" w:space="0" w:color="auto"/>
            <w:left w:val="none" w:sz="0" w:space="0" w:color="auto"/>
            <w:bottom w:val="none" w:sz="0" w:space="0" w:color="auto"/>
            <w:right w:val="none" w:sz="0" w:space="0" w:color="auto"/>
          </w:divBdr>
        </w:div>
        <w:div w:id="1944604068">
          <w:marLeft w:val="640"/>
          <w:marRight w:val="0"/>
          <w:marTop w:val="0"/>
          <w:marBottom w:val="0"/>
          <w:divBdr>
            <w:top w:val="none" w:sz="0" w:space="0" w:color="auto"/>
            <w:left w:val="none" w:sz="0" w:space="0" w:color="auto"/>
            <w:bottom w:val="none" w:sz="0" w:space="0" w:color="auto"/>
            <w:right w:val="none" w:sz="0" w:space="0" w:color="auto"/>
          </w:divBdr>
        </w:div>
      </w:divsChild>
    </w:div>
    <w:div w:id="879173911">
      <w:bodyDiv w:val="1"/>
      <w:marLeft w:val="0"/>
      <w:marRight w:val="0"/>
      <w:marTop w:val="0"/>
      <w:marBottom w:val="0"/>
      <w:divBdr>
        <w:top w:val="none" w:sz="0" w:space="0" w:color="auto"/>
        <w:left w:val="none" w:sz="0" w:space="0" w:color="auto"/>
        <w:bottom w:val="none" w:sz="0" w:space="0" w:color="auto"/>
        <w:right w:val="none" w:sz="0" w:space="0" w:color="auto"/>
      </w:divBdr>
    </w:div>
    <w:div w:id="880439914">
      <w:bodyDiv w:val="1"/>
      <w:marLeft w:val="0"/>
      <w:marRight w:val="0"/>
      <w:marTop w:val="0"/>
      <w:marBottom w:val="0"/>
      <w:divBdr>
        <w:top w:val="none" w:sz="0" w:space="0" w:color="auto"/>
        <w:left w:val="none" w:sz="0" w:space="0" w:color="auto"/>
        <w:bottom w:val="none" w:sz="0" w:space="0" w:color="auto"/>
        <w:right w:val="none" w:sz="0" w:space="0" w:color="auto"/>
      </w:divBdr>
    </w:div>
    <w:div w:id="883296784">
      <w:bodyDiv w:val="1"/>
      <w:marLeft w:val="0"/>
      <w:marRight w:val="0"/>
      <w:marTop w:val="0"/>
      <w:marBottom w:val="0"/>
      <w:divBdr>
        <w:top w:val="none" w:sz="0" w:space="0" w:color="auto"/>
        <w:left w:val="none" w:sz="0" w:space="0" w:color="auto"/>
        <w:bottom w:val="none" w:sz="0" w:space="0" w:color="auto"/>
        <w:right w:val="none" w:sz="0" w:space="0" w:color="auto"/>
      </w:divBdr>
    </w:div>
    <w:div w:id="887298129">
      <w:bodyDiv w:val="1"/>
      <w:marLeft w:val="0"/>
      <w:marRight w:val="0"/>
      <w:marTop w:val="0"/>
      <w:marBottom w:val="0"/>
      <w:divBdr>
        <w:top w:val="none" w:sz="0" w:space="0" w:color="auto"/>
        <w:left w:val="none" w:sz="0" w:space="0" w:color="auto"/>
        <w:bottom w:val="none" w:sz="0" w:space="0" w:color="auto"/>
        <w:right w:val="none" w:sz="0" w:space="0" w:color="auto"/>
      </w:divBdr>
    </w:div>
    <w:div w:id="890195097">
      <w:bodyDiv w:val="1"/>
      <w:marLeft w:val="0"/>
      <w:marRight w:val="0"/>
      <w:marTop w:val="0"/>
      <w:marBottom w:val="0"/>
      <w:divBdr>
        <w:top w:val="none" w:sz="0" w:space="0" w:color="auto"/>
        <w:left w:val="none" w:sz="0" w:space="0" w:color="auto"/>
        <w:bottom w:val="none" w:sz="0" w:space="0" w:color="auto"/>
        <w:right w:val="none" w:sz="0" w:space="0" w:color="auto"/>
      </w:divBdr>
    </w:div>
    <w:div w:id="890458303">
      <w:bodyDiv w:val="1"/>
      <w:marLeft w:val="0"/>
      <w:marRight w:val="0"/>
      <w:marTop w:val="0"/>
      <w:marBottom w:val="0"/>
      <w:divBdr>
        <w:top w:val="none" w:sz="0" w:space="0" w:color="auto"/>
        <w:left w:val="none" w:sz="0" w:space="0" w:color="auto"/>
        <w:bottom w:val="none" w:sz="0" w:space="0" w:color="auto"/>
        <w:right w:val="none" w:sz="0" w:space="0" w:color="auto"/>
      </w:divBdr>
      <w:divsChild>
        <w:div w:id="145360808">
          <w:marLeft w:val="640"/>
          <w:marRight w:val="0"/>
          <w:marTop w:val="0"/>
          <w:marBottom w:val="0"/>
          <w:divBdr>
            <w:top w:val="none" w:sz="0" w:space="0" w:color="auto"/>
            <w:left w:val="none" w:sz="0" w:space="0" w:color="auto"/>
            <w:bottom w:val="none" w:sz="0" w:space="0" w:color="auto"/>
            <w:right w:val="none" w:sz="0" w:space="0" w:color="auto"/>
          </w:divBdr>
        </w:div>
        <w:div w:id="239413510">
          <w:marLeft w:val="640"/>
          <w:marRight w:val="0"/>
          <w:marTop w:val="0"/>
          <w:marBottom w:val="0"/>
          <w:divBdr>
            <w:top w:val="none" w:sz="0" w:space="0" w:color="auto"/>
            <w:left w:val="none" w:sz="0" w:space="0" w:color="auto"/>
            <w:bottom w:val="none" w:sz="0" w:space="0" w:color="auto"/>
            <w:right w:val="none" w:sz="0" w:space="0" w:color="auto"/>
          </w:divBdr>
        </w:div>
        <w:div w:id="1290167367">
          <w:marLeft w:val="640"/>
          <w:marRight w:val="0"/>
          <w:marTop w:val="0"/>
          <w:marBottom w:val="0"/>
          <w:divBdr>
            <w:top w:val="none" w:sz="0" w:space="0" w:color="auto"/>
            <w:left w:val="none" w:sz="0" w:space="0" w:color="auto"/>
            <w:bottom w:val="none" w:sz="0" w:space="0" w:color="auto"/>
            <w:right w:val="none" w:sz="0" w:space="0" w:color="auto"/>
          </w:divBdr>
        </w:div>
        <w:div w:id="1418018955">
          <w:marLeft w:val="640"/>
          <w:marRight w:val="0"/>
          <w:marTop w:val="0"/>
          <w:marBottom w:val="0"/>
          <w:divBdr>
            <w:top w:val="none" w:sz="0" w:space="0" w:color="auto"/>
            <w:left w:val="none" w:sz="0" w:space="0" w:color="auto"/>
            <w:bottom w:val="none" w:sz="0" w:space="0" w:color="auto"/>
            <w:right w:val="none" w:sz="0" w:space="0" w:color="auto"/>
          </w:divBdr>
        </w:div>
        <w:div w:id="1810247156">
          <w:marLeft w:val="640"/>
          <w:marRight w:val="0"/>
          <w:marTop w:val="0"/>
          <w:marBottom w:val="0"/>
          <w:divBdr>
            <w:top w:val="none" w:sz="0" w:space="0" w:color="auto"/>
            <w:left w:val="none" w:sz="0" w:space="0" w:color="auto"/>
            <w:bottom w:val="none" w:sz="0" w:space="0" w:color="auto"/>
            <w:right w:val="none" w:sz="0" w:space="0" w:color="auto"/>
          </w:divBdr>
        </w:div>
        <w:div w:id="2117141169">
          <w:marLeft w:val="640"/>
          <w:marRight w:val="0"/>
          <w:marTop w:val="0"/>
          <w:marBottom w:val="0"/>
          <w:divBdr>
            <w:top w:val="none" w:sz="0" w:space="0" w:color="auto"/>
            <w:left w:val="none" w:sz="0" w:space="0" w:color="auto"/>
            <w:bottom w:val="none" w:sz="0" w:space="0" w:color="auto"/>
            <w:right w:val="none" w:sz="0" w:space="0" w:color="auto"/>
          </w:divBdr>
        </w:div>
      </w:divsChild>
    </w:div>
    <w:div w:id="894925856">
      <w:bodyDiv w:val="1"/>
      <w:marLeft w:val="0"/>
      <w:marRight w:val="0"/>
      <w:marTop w:val="0"/>
      <w:marBottom w:val="0"/>
      <w:divBdr>
        <w:top w:val="none" w:sz="0" w:space="0" w:color="auto"/>
        <w:left w:val="none" w:sz="0" w:space="0" w:color="auto"/>
        <w:bottom w:val="none" w:sz="0" w:space="0" w:color="auto"/>
        <w:right w:val="none" w:sz="0" w:space="0" w:color="auto"/>
      </w:divBdr>
    </w:div>
    <w:div w:id="895704955">
      <w:bodyDiv w:val="1"/>
      <w:marLeft w:val="0"/>
      <w:marRight w:val="0"/>
      <w:marTop w:val="0"/>
      <w:marBottom w:val="0"/>
      <w:divBdr>
        <w:top w:val="none" w:sz="0" w:space="0" w:color="auto"/>
        <w:left w:val="none" w:sz="0" w:space="0" w:color="auto"/>
        <w:bottom w:val="none" w:sz="0" w:space="0" w:color="auto"/>
        <w:right w:val="none" w:sz="0" w:space="0" w:color="auto"/>
      </w:divBdr>
      <w:divsChild>
        <w:div w:id="179858301">
          <w:marLeft w:val="640"/>
          <w:marRight w:val="0"/>
          <w:marTop w:val="0"/>
          <w:marBottom w:val="0"/>
          <w:divBdr>
            <w:top w:val="none" w:sz="0" w:space="0" w:color="auto"/>
            <w:left w:val="none" w:sz="0" w:space="0" w:color="auto"/>
            <w:bottom w:val="none" w:sz="0" w:space="0" w:color="auto"/>
            <w:right w:val="none" w:sz="0" w:space="0" w:color="auto"/>
          </w:divBdr>
        </w:div>
        <w:div w:id="596980943">
          <w:marLeft w:val="640"/>
          <w:marRight w:val="0"/>
          <w:marTop w:val="0"/>
          <w:marBottom w:val="0"/>
          <w:divBdr>
            <w:top w:val="none" w:sz="0" w:space="0" w:color="auto"/>
            <w:left w:val="none" w:sz="0" w:space="0" w:color="auto"/>
            <w:bottom w:val="none" w:sz="0" w:space="0" w:color="auto"/>
            <w:right w:val="none" w:sz="0" w:space="0" w:color="auto"/>
          </w:divBdr>
        </w:div>
        <w:div w:id="809906572">
          <w:marLeft w:val="640"/>
          <w:marRight w:val="0"/>
          <w:marTop w:val="0"/>
          <w:marBottom w:val="0"/>
          <w:divBdr>
            <w:top w:val="none" w:sz="0" w:space="0" w:color="auto"/>
            <w:left w:val="none" w:sz="0" w:space="0" w:color="auto"/>
            <w:bottom w:val="none" w:sz="0" w:space="0" w:color="auto"/>
            <w:right w:val="none" w:sz="0" w:space="0" w:color="auto"/>
          </w:divBdr>
        </w:div>
        <w:div w:id="1294286794">
          <w:marLeft w:val="640"/>
          <w:marRight w:val="0"/>
          <w:marTop w:val="0"/>
          <w:marBottom w:val="0"/>
          <w:divBdr>
            <w:top w:val="none" w:sz="0" w:space="0" w:color="auto"/>
            <w:left w:val="none" w:sz="0" w:space="0" w:color="auto"/>
            <w:bottom w:val="none" w:sz="0" w:space="0" w:color="auto"/>
            <w:right w:val="none" w:sz="0" w:space="0" w:color="auto"/>
          </w:divBdr>
        </w:div>
        <w:div w:id="1673753492">
          <w:marLeft w:val="640"/>
          <w:marRight w:val="0"/>
          <w:marTop w:val="0"/>
          <w:marBottom w:val="0"/>
          <w:divBdr>
            <w:top w:val="none" w:sz="0" w:space="0" w:color="auto"/>
            <w:left w:val="none" w:sz="0" w:space="0" w:color="auto"/>
            <w:bottom w:val="none" w:sz="0" w:space="0" w:color="auto"/>
            <w:right w:val="none" w:sz="0" w:space="0" w:color="auto"/>
          </w:divBdr>
        </w:div>
      </w:divsChild>
    </w:div>
    <w:div w:id="896017651">
      <w:bodyDiv w:val="1"/>
      <w:marLeft w:val="0"/>
      <w:marRight w:val="0"/>
      <w:marTop w:val="0"/>
      <w:marBottom w:val="0"/>
      <w:divBdr>
        <w:top w:val="none" w:sz="0" w:space="0" w:color="auto"/>
        <w:left w:val="none" w:sz="0" w:space="0" w:color="auto"/>
        <w:bottom w:val="none" w:sz="0" w:space="0" w:color="auto"/>
        <w:right w:val="none" w:sz="0" w:space="0" w:color="auto"/>
      </w:divBdr>
    </w:div>
    <w:div w:id="899941813">
      <w:bodyDiv w:val="1"/>
      <w:marLeft w:val="0"/>
      <w:marRight w:val="0"/>
      <w:marTop w:val="0"/>
      <w:marBottom w:val="0"/>
      <w:divBdr>
        <w:top w:val="none" w:sz="0" w:space="0" w:color="auto"/>
        <w:left w:val="none" w:sz="0" w:space="0" w:color="auto"/>
        <w:bottom w:val="none" w:sz="0" w:space="0" w:color="auto"/>
        <w:right w:val="none" w:sz="0" w:space="0" w:color="auto"/>
      </w:divBdr>
    </w:div>
    <w:div w:id="902763614">
      <w:bodyDiv w:val="1"/>
      <w:marLeft w:val="0"/>
      <w:marRight w:val="0"/>
      <w:marTop w:val="0"/>
      <w:marBottom w:val="0"/>
      <w:divBdr>
        <w:top w:val="none" w:sz="0" w:space="0" w:color="auto"/>
        <w:left w:val="none" w:sz="0" w:space="0" w:color="auto"/>
        <w:bottom w:val="none" w:sz="0" w:space="0" w:color="auto"/>
        <w:right w:val="none" w:sz="0" w:space="0" w:color="auto"/>
      </w:divBdr>
    </w:div>
    <w:div w:id="909971864">
      <w:bodyDiv w:val="1"/>
      <w:marLeft w:val="0"/>
      <w:marRight w:val="0"/>
      <w:marTop w:val="0"/>
      <w:marBottom w:val="0"/>
      <w:divBdr>
        <w:top w:val="none" w:sz="0" w:space="0" w:color="auto"/>
        <w:left w:val="none" w:sz="0" w:space="0" w:color="auto"/>
        <w:bottom w:val="none" w:sz="0" w:space="0" w:color="auto"/>
        <w:right w:val="none" w:sz="0" w:space="0" w:color="auto"/>
      </w:divBdr>
    </w:div>
    <w:div w:id="910045293">
      <w:bodyDiv w:val="1"/>
      <w:marLeft w:val="0"/>
      <w:marRight w:val="0"/>
      <w:marTop w:val="0"/>
      <w:marBottom w:val="0"/>
      <w:divBdr>
        <w:top w:val="none" w:sz="0" w:space="0" w:color="auto"/>
        <w:left w:val="none" w:sz="0" w:space="0" w:color="auto"/>
        <w:bottom w:val="none" w:sz="0" w:space="0" w:color="auto"/>
        <w:right w:val="none" w:sz="0" w:space="0" w:color="auto"/>
      </w:divBdr>
    </w:div>
    <w:div w:id="911743847">
      <w:bodyDiv w:val="1"/>
      <w:marLeft w:val="0"/>
      <w:marRight w:val="0"/>
      <w:marTop w:val="0"/>
      <w:marBottom w:val="0"/>
      <w:divBdr>
        <w:top w:val="none" w:sz="0" w:space="0" w:color="auto"/>
        <w:left w:val="none" w:sz="0" w:space="0" w:color="auto"/>
        <w:bottom w:val="none" w:sz="0" w:space="0" w:color="auto"/>
        <w:right w:val="none" w:sz="0" w:space="0" w:color="auto"/>
      </w:divBdr>
    </w:div>
    <w:div w:id="913399049">
      <w:bodyDiv w:val="1"/>
      <w:marLeft w:val="0"/>
      <w:marRight w:val="0"/>
      <w:marTop w:val="0"/>
      <w:marBottom w:val="0"/>
      <w:divBdr>
        <w:top w:val="none" w:sz="0" w:space="0" w:color="auto"/>
        <w:left w:val="none" w:sz="0" w:space="0" w:color="auto"/>
        <w:bottom w:val="none" w:sz="0" w:space="0" w:color="auto"/>
        <w:right w:val="none" w:sz="0" w:space="0" w:color="auto"/>
      </w:divBdr>
    </w:div>
    <w:div w:id="913853660">
      <w:bodyDiv w:val="1"/>
      <w:marLeft w:val="0"/>
      <w:marRight w:val="0"/>
      <w:marTop w:val="0"/>
      <w:marBottom w:val="0"/>
      <w:divBdr>
        <w:top w:val="none" w:sz="0" w:space="0" w:color="auto"/>
        <w:left w:val="none" w:sz="0" w:space="0" w:color="auto"/>
        <w:bottom w:val="none" w:sz="0" w:space="0" w:color="auto"/>
        <w:right w:val="none" w:sz="0" w:space="0" w:color="auto"/>
      </w:divBdr>
    </w:div>
    <w:div w:id="916091061">
      <w:bodyDiv w:val="1"/>
      <w:marLeft w:val="0"/>
      <w:marRight w:val="0"/>
      <w:marTop w:val="0"/>
      <w:marBottom w:val="0"/>
      <w:divBdr>
        <w:top w:val="none" w:sz="0" w:space="0" w:color="auto"/>
        <w:left w:val="none" w:sz="0" w:space="0" w:color="auto"/>
        <w:bottom w:val="none" w:sz="0" w:space="0" w:color="auto"/>
        <w:right w:val="none" w:sz="0" w:space="0" w:color="auto"/>
      </w:divBdr>
    </w:div>
    <w:div w:id="918255019">
      <w:bodyDiv w:val="1"/>
      <w:marLeft w:val="0"/>
      <w:marRight w:val="0"/>
      <w:marTop w:val="0"/>
      <w:marBottom w:val="0"/>
      <w:divBdr>
        <w:top w:val="none" w:sz="0" w:space="0" w:color="auto"/>
        <w:left w:val="none" w:sz="0" w:space="0" w:color="auto"/>
        <w:bottom w:val="none" w:sz="0" w:space="0" w:color="auto"/>
        <w:right w:val="none" w:sz="0" w:space="0" w:color="auto"/>
      </w:divBdr>
    </w:div>
    <w:div w:id="919408171">
      <w:bodyDiv w:val="1"/>
      <w:marLeft w:val="0"/>
      <w:marRight w:val="0"/>
      <w:marTop w:val="0"/>
      <w:marBottom w:val="0"/>
      <w:divBdr>
        <w:top w:val="none" w:sz="0" w:space="0" w:color="auto"/>
        <w:left w:val="none" w:sz="0" w:space="0" w:color="auto"/>
        <w:bottom w:val="none" w:sz="0" w:space="0" w:color="auto"/>
        <w:right w:val="none" w:sz="0" w:space="0" w:color="auto"/>
      </w:divBdr>
      <w:divsChild>
        <w:div w:id="229926708">
          <w:marLeft w:val="640"/>
          <w:marRight w:val="0"/>
          <w:marTop w:val="0"/>
          <w:marBottom w:val="0"/>
          <w:divBdr>
            <w:top w:val="none" w:sz="0" w:space="0" w:color="auto"/>
            <w:left w:val="none" w:sz="0" w:space="0" w:color="auto"/>
            <w:bottom w:val="none" w:sz="0" w:space="0" w:color="auto"/>
            <w:right w:val="none" w:sz="0" w:space="0" w:color="auto"/>
          </w:divBdr>
        </w:div>
        <w:div w:id="625085530">
          <w:marLeft w:val="640"/>
          <w:marRight w:val="0"/>
          <w:marTop w:val="0"/>
          <w:marBottom w:val="0"/>
          <w:divBdr>
            <w:top w:val="none" w:sz="0" w:space="0" w:color="auto"/>
            <w:left w:val="none" w:sz="0" w:space="0" w:color="auto"/>
            <w:bottom w:val="none" w:sz="0" w:space="0" w:color="auto"/>
            <w:right w:val="none" w:sz="0" w:space="0" w:color="auto"/>
          </w:divBdr>
        </w:div>
        <w:div w:id="647131085">
          <w:marLeft w:val="640"/>
          <w:marRight w:val="0"/>
          <w:marTop w:val="0"/>
          <w:marBottom w:val="0"/>
          <w:divBdr>
            <w:top w:val="none" w:sz="0" w:space="0" w:color="auto"/>
            <w:left w:val="none" w:sz="0" w:space="0" w:color="auto"/>
            <w:bottom w:val="none" w:sz="0" w:space="0" w:color="auto"/>
            <w:right w:val="none" w:sz="0" w:space="0" w:color="auto"/>
          </w:divBdr>
        </w:div>
        <w:div w:id="863981432">
          <w:marLeft w:val="640"/>
          <w:marRight w:val="0"/>
          <w:marTop w:val="0"/>
          <w:marBottom w:val="0"/>
          <w:divBdr>
            <w:top w:val="none" w:sz="0" w:space="0" w:color="auto"/>
            <w:left w:val="none" w:sz="0" w:space="0" w:color="auto"/>
            <w:bottom w:val="none" w:sz="0" w:space="0" w:color="auto"/>
            <w:right w:val="none" w:sz="0" w:space="0" w:color="auto"/>
          </w:divBdr>
        </w:div>
        <w:div w:id="931545686">
          <w:marLeft w:val="640"/>
          <w:marRight w:val="0"/>
          <w:marTop w:val="0"/>
          <w:marBottom w:val="0"/>
          <w:divBdr>
            <w:top w:val="none" w:sz="0" w:space="0" w:color="auto"/>
            <w:left w:val="none" w:sz="0" w:space="0" w:color="auto"/>
            <w:bottom w:val="none" w:sz="0" w:space="0" w:color="auto"/>
            <w:right w:val="none" w:sz="0" w:space="0" w:color="auto"/>
          </w:divBdr>
        </w:div>
        <w:div w:id="1046947308">
          <w:marLeft w:val="640"/>
          <w:marRight w:val="0"/>
          <w:marTop w:val="0"/>
          <w:marBottom w:val="0"/>
          <w:divBdr>
            <w:top w:val="none" w:sz="0" w:space="0" w:color="auto"/>
            <w:left w:val="none" w:sz="0" w:space="0" w:color="auto"/>
            <w:bottom w:val="none" w:sz="0" w:space="0" w:color="auto"/>
            <w:right w:val="none" w:sz="0" w:space="0" w:color="auto"/>
          </w:divBdr>
        </w:div>
        <w:div w:id="1492987871">
          <w:marLeft w:val="640"/>
          <w:marRight w:val="0"/>
          <w:marTop w:val="0"/>
          <w:marBottom w:val="0"/>
          <w:divBdr>
            <w:top w:val="none" w:sz="0" w:space="0" w:color="auto"/>
            <w:left w:val="none" w:sz="0" w:space="0" w:color="auto"/>
            <w:bottom w:val="none" w:sz="0" w:space="0" w:color="auto"/>
            <w:right w:val="none" w:sz="0" w:space="0" w:color="auto"/>
          </w:divBdr>
        </w:div>
        <w:div w:id="1504510614">
          <w:marLeft w:val="640"/>
          <w:marRight w:val="0"/>
          <w:marTop w:val="0"/>
          <w:marBottom w:val="0"/>
          <w:divBdr>
            <w:top w:val="none" w:sz="0" w:space="0" w:color="auto"/>
            <w:left w:val="none" w:sz="0" w:space="0" w:color="auto"/>
            <w:bottom w:val="none" w:sz="0" w:space="0" w:color="auto"/>
            <w:right w:val="none" w:sz="0" w:space="0" w:color="auto"/>
          </w:divBdr>
        </w:div>
        <w:div w:id="1507747199">
          <w:marLeft w:val="640"/>
          <w:marRight w:val="0"/>
          <w:marTop w:val="0"/>
          <w:marBottom w:val="0"/>
          <w:divBdr>
            <w:top w:val="none" w:sz="0" w:space="0" w:color="auto"/>
            <w:left w:val="none" w:sz="0" w:space="0" w:color="auto"/>
            <w:bottom w:val="none" w:sz="0" w:space="0" w:color="auto"/>
            <w:right w:val="none" w:sz="0" w:space="0" w:color="auto"/>
          </w:divBdr>
        </w:div>
        <w:div w:id="1621717284">
          <w:marLeft w:val="640"/>
          <w:marRight w:val="0"/>
          <w:marTop w:val="0"/>
          <w:marBottom w:val="0"/>
          <w:divBdr>
            <w:top w:val="none" w:sz="0" w:space="0" w:color="auto"/>
            <w:left w:val="none" w:sz="0" w:space="0" w:color="auto"/>
            <w:bottom w:val="none" w:sz="0" w:space="0" w:color="auto"/>
            <w:right w:val="none" w:sz="0" w:space="0" w:color="auto"/>
          </w:divBdr>
        </w:div>
        <w:div w:id="1672559057">
          <w:marLeft w:val="640"/>
          <w:marRight w:val="0"/>
          <w:marTop w:val="0"/>
          <w:marBottom w:val="0"/>
          <w:divBdr>
            <w:top w:val="none" w:sz="0" w:space="0" w:color="auto"/>
            <w:left w:val="none" w:sz="0" w:space="0" w:color="auto"/>
            <w:bottom w:val="none" w:sz="0" w:space="0" w:color="auto"/>
            <w:right w:val="none" w:sz="0" w:space="0" w:color="auto"/>
          </w:divBdr>
        </w:div>
        <w:div w:id="1972634904">
          <w:marLeft w:val="640"/>
          <w:marRight w:val="0"/>
          <w:marTop w:val="0"/>
          <w:marBottom w:val="0"/>
          <w:divBdr>
            <w:top w:val="none" w:sz="0" w:space="0" w:color="auto"/>
            <w:left w:val="none" w:sz="0" w:space="0" w:color="auto"/>
            <w:bottom w:val="none" w:sz="0" w:space="0" w:color="auto"/>
            <w:right w:val="none" w:sz="0" w:space="0" w:color="auto"/>
          </w:divBdr>
        </w:div>
      </w:divsChild>
    </w:div>
    <w:div w:id="919945227">
      <w:bodyDiv w:val="1"/>
      <w:marLeft w:val="0"/>
      <w:marRight w:val="0"/>
      <w:marTop w:val="0"/>
      <w:marBottom w:val="0"/>
      <w:divBdr>
        <w:top w:val="none" w:sz="0" w:space="0" w:color="auto"/>
        <w:left w:val="none" w:sz="0" w:space="0" w:color="auto"/>
        <w:bottom w:val="none" w:sz="0" w:space="0" w:color="auto"/>
        <w:right w:val="none" w:sz="0" w:space="0" w:color="auto"/>
      </w:divBdr>
    </w:div>
    <w:div w:id="920022410">
      <w:bodyDiv w:val="1"/>
      <w:marLeft w:val="0"/>
      <w:marRight w:val="0"/>
      <w:marTop w:val="0"/>
      <w:marBottom w:val="0"/>
      <w:divBdr>
        <w:top w:val="none" w:sz="0" w:space="0" w:color="auto"/>
        <w:left w:val="none" w:sz="0" w:space="0" w:color="auto"/>
        <w:bottom w:val="none" w:sz="0" w:space="0" w:color="auto"/>
        <w:right w:val="none" w:sz="0" w:space="0" w:color="auto"/>
      </w:divBdr>
    </w:div>
    <w:div w:id="924149410">
      <w:bodyDiv w:val="1"/>
      <w:marLeft w:val="0"/>
      <w:marRight w:val="0"/>
      <w:marTop w:val="0"/>
      <w:marBottom w:val="0"/>
      <w:divBdr>
        <w:top w:val="none" w:sz="0" w:space="0" w:color="auto"/>
        <w:left w:val="none" w:sz="0" w:space="0" w:color="auto"/>
        <w:bottom w:val="none" w:sz="0" w:space="0" w:color="auto"/>
        <w:right w:val="none" w:sz="0" w:space="0" w:color="auto"/>
      </w:divBdr>
    </w:div>
    <w:div w:id="927226475">
      <w:bodyDiv w:val="1"/>
      <w:marLeft w:val="0"/>
      <w:marRight w:val="0"/>
      <w:marTop w:val="0"/>
      <w:marBottom w:val="0"/>
      <w:divBdr>
        <w:top w:val="none" w:sz="0" w:space="0" w:color="auto"/>
        <w:left w:val="none" w:sz="0" w:space="0" w:color="auto"/>
        <w:bottom w:val="none" w:sz="0" w:space="0" w:color="auto"/>
        <w:right w:val="none" w:sz="0" w:space="0" w:color="auto"/>
      </w:divBdr>
    </w:div>
    <w:div w:id="928002982">
      <w:bodyDiv w:val="1"/>
      <w:marLeft w:val="0"/>
      <w:marRight w:val="0"/>
      <w:marTop w:val="0"/>
      <w:marBottom w:val="0"/>
      <w:divBdr>
        <w:top w:val="none" w:sz="0" w:space="0" w:color="auto"/>
        <w:left w:val="none" w:sz="0" w:space="0" w:color="auto"/>
        <w:bottom w:val="none" w:sz="0" w:space="0" w:color="auto"/>
        <w:right w:val="none" w:sz="0" w:space="0" w:color="auto"/>
      </w:divBdr>
      <w:divsChild>
        <w:div w:id="450053928">
          <w:marLeft w:val="640"/>
          <w:marRight w:val="0"/>
          <w:marTop w:val="0"/>
          <w:marBottom w:val="0"/>
          <w:divBdr>
            <w:top w:val="none" w:sz="0" w:space="0" w:color="auto"/>
            <w:left w:val="none" w:sz="0" w:space="0" w:color="auto"/>
            <w:bottom w:val="none" w:sz="0" w:space="0" w:color="auto"/>
            <w:right w:val="none" w:sz="0" w:space="0" w:color="auto"/>
          </w:divBdr>
        </w:div>
        <w:div w:id="701831888">
          <w:marLeft w:val="640"/>
          <w:marRight w:val="0"/>
          <w:marTop w:val="0"/>
          <w:marBottom w:val="0"/>
          <w:divBdr>
            <w:top w:val="none" w:sz="0" w:space="0" w:color="auto"/>
            <w:left w:val="none" w:sz="0" w:space="0" w:color="auto"/>
            <w:bottom w:val="none" w:sz="0" w:space="0" w:color="auto"/>
            <w:right w:val="none" w:sz="0" w:space="0" w:color="auto"/>
          </w:divBdr>
        </w:div>
        <w:div w:id="1531071157">
          <w:marLeft w:val="640"/>
          <w:marRight w:val="0"/>
          <w:marTop w:val="0"/>
          <w:marBottom w:val="0"/>
          <w:divBdr>
            <w:top w:val="none" w:sz="0" w:space="0" w:color="auto"/>
            <w:left w:val="none" w:sz="0" w:space="0" w:color="auto"/>
            <w:bottom w:val="none" w:sz="0" w:space="0" w:color="auto"/>
            <w:right w:val="none" w:sz="0" w:space="0" w:color="auto"/>
          </w:divBdr>
        </w:div>
        <w:div w:id="1820879787">
          <w:marLeft w:val="640"/>
          <w:marRight w:val="0"/>
          <w:marTop w:val="0"/>
          <w:marBottom w:val="0"/>
          <w:divBdr>
            <w:top w:val="none" w:sz="0" w:space="0" w:color="auto"/>
            <w:left w:val="none" w:sz="0" w:space="0" w:color="auto"/>
            <w:bottom w:val="none" w:sz="0" w:space="0" w:color="auto"/>
            <w:right w:val="none" w:sz="0" w:space="0" w:color="auto"/>
          </w:divBdr>
        </w:div>
      </w:divsChild>
    </w:div>
    <w:div w:id="931742291">
      <w:bodyDiv w:val="1"/>
      <w:marLeft w:val="0"/>
      <w:marRight w:val="0"/>
      <w:marTop w:val="0"/>
      <w:marBottom w:val="0"/>
      <w:divBdr>
        <w:top w:val="none" w:sz="0" w:space="0" w:color="auto"/>
        <w:left w:val="none" w:sz="0" w:space="0" w:color="auto"/>
        <w:bottom w:val="none" w:sz="0" w:space="0" w:color="auto"/>
        <w:right w:val="none" w:sz="0" w:space="0" w:color="auto"/>
      </w:divBdr>
    </w:div>
    <w:div w:id="933974662">
      <w:bodyDiv w:val="1"/>
      <w:marLeft w:val="0"/>
      <w:marRight w:val="0"/>
      <w:marTop w:val="0"/>
      <w:marBottom w:val="0"/>
      <w:divBdr>
        <w:top w:val="none" w:sz="0" w:space="0" w:color="auto"/>
        <w:left w:val="none" w:sz="0" w:space="0" w:color="auto"/>
        <w:bottom w:val="none" w:sz="0" w:space="0" w:color="auto"/>
        <w:right w:val="none" w:sz="0" w:space="0" w:color="auto"/>
      </w:divBdr>
    </w:div>
    <w:div w:id="934048511">
      <w:bodyDiv w:val="1"/>
      <w:marLeft w:val="0"/>
      <w:marRight w:val="0"/>
      <w:marTop w:val="0"/>
      <w:marBottom w:val="0"/>
      <w:divBdr>
        <w:top w:val="none" w:sz="0" w:space="0" w:color="auto"/>
        <w:left w:val="none" w:sz="0" w:space="0" w:color="auto"/>
        <w:bottom w:val="none" w:sz="0" w:space="0" w:color="auto"/>
        <w:right w:val="none" w:sz="0" w:space="0" w:color="auto"/>
      </w:divBdr>
    </w:div>
    <w:div w:id="935558784">
      <w:bodyDiv w:val="1"/>
      <w:marLeft w:val="0"/>
      <w:marRight w:val="0"/>
      <w:marTop w:val="0"/>
      <w:marBottom w:val="0"/>
      <w:divBdr>
        <w:top w:val="none" w:sz="0" w:space="0" w:color="auto"/>
        <w:left w:val="none" w:sz="0" w:space="0" w:color="auto"/>
        <w:bottom w:val="none" w:sz="0" w:space="0" w:color="auto"/>
        <w:right w:val="none" w:sz="0" w:space="0" w:color="auto"/>
      </w:divBdr>
    </w:div>
    <w:div w:id="937100926">
      <w:bodyDiv w:val="1"/>
      <w:marLeft w:val="0"/>
      <w:marRight w:val="0"/>
      <w:marTop w:val="0"/>
      <w:marBottom w:val="0"/>
      <w:divBdr>
        <w:top w:val="none" w:sz="0" w:space="0" w:color="auto"/>
        <w:left w:val="none" w:sz="0" w:space="0" w:color="auto"/>
        <w:bottom w:val="none" w:sz="0" w:space="0" w:color="auto"/>
        <w:right w:val="none" w:sz="0" w:space="0" w:color="auto"/>
      </w:divBdr>
    </w:div>
    <w:div w:id="938367223">
      <w:bodyDiv w:val="1"/>
      <w:marLeft w:val="0"/>
      <w:marRight w:val="0"/>
      <w:marTop w:val="0"/>
      <w:marBottom w:val="0"/>
      <w:divBdr>
        <w:top w:val="none" w:sz="0" w:space="0" w:color="auto"/>
        <w:left w:val="none" w:sz="0" w:space="0" w:color="auto"/>
        <w:bottom w:val="none" w:sz="0" w:space="0" w:color="auto"/>
        <w:right w:val="none" w:sz="0" w:space="0" w:color="auto"/>
      </w:divBdr>
    </w:div>
    <w:div w:id="939030213">
      <w:bodyDiv w:val="1"/>
      <w:marLeft w:val="0"/>
      <w:marRight w:val="0"/>
      <w:marTop w:val="0"/>
      <w:marBottom w:val="0"/>
      <w:divBdr>
        <w:top w:val="none" w:sz="0" w:space="0" w:color="auto"/>
        <w:left w:val="none" w:sz="0" w:space="0" w:color="auto"/>
        <w:bottom w:val="none" w:sz="0" w:space="0" w:color="auto"/>
        <w:right w:val="none" w:sz="0" w:space="0" w:color="auto"/>
      </w:divBdr>
    </w:div>
    <w:div w:id="940449132">
      <w:bodyDiv w:val="1"/>
      <w:marLeft w:val="0"/>
      <w:marRight w:val="0"/>
      <w:marTop w:val="0"/>
      <w:marBottom w:val="0"/>
      <w:divBdr>
        <w:top w:val="none" w:sz="0" w:space="0" w:color="auto"/>
        <w:left w:val="none" w:sz="0" w:space="0" w:color="auto"/>
        <w:bottom w:val="none" w:sz="0" w:space="0" w:color="auto"/>
        <w:right w:val="none" w:sz="0" w:space="0" w:color="auto"/>
      </w:divBdr>
    </w:div>
    <w:div w:id="941306098">
      <w:bodyDiv w:val="1"/>
      <w:marLeft w:val="0"/>
      <w:marRight w:val="0"/>
      <w:marTop w:val="0"/>
      <w:marBottom w:val="0"/>
      <w:divBdr>
        <w:top w:val="none" w:sz="0" w:space="0" w:color="auto"/>
        <w:left w:val="none" w:sz="0" w:space="0" w:color="auto"/>
        <w:bottom w:val="none" w:sz="0" w:space="0" w:color="auto"/>
        <w:right w:val="none" w:sz="0" w:space="0" w:color="auto"/>
      </w:divBdr>
    </w:div>
    <w:div w:id="942419560">
      <w:bodyDiv w:val="1"/>
      <w:marLeft w:val="0"/>
      <w:marRight w:val="0"/>
      <w:marTop w:val="0"/>
      <w:marBottom w:val="0"/>
      <w:divBdr>
        <w:top w:val="none" w:sz="0" w:space="0" w:color="auto"/>
        <w:left w:val="none" w:sz="0" w:space="0" w:color="auto"/>
        <w:bottom w:val="none" w:sz="0" w:space="0" w:color="auto"/>
        <w:right w:val="none" w:sz="0" w:space="0" w:color="auto"/>
      </w:divBdr>
    </w:div>
    <w:div w:id="942420589">
      <w:bodyDiv w:val="1"/>
      <w:marLeft w:val="0"/>
      <w:marRight w:val="0"/>
      <w:marTop w:val="0"/>
      <w:marBottom w:val="0"/>
      <w:divBdr>
        <w:top w:val="none" w:sz="0" w:space="0" w:color="auto"/>
        <w:left w:val="none" w:sz="0" w:space="0" w:color="auto"/>
        <w:bottom w:val="none" w:sz="0" w:space="0" w:color="auto"/>
        <w:right w:val="none" w:sz="0" w:space="0" w:color="auto"/>
      </w:divBdr>
    </w:div>
    <w:div w:id="943849826">
      <w:bodyDiv w:val="1"/>
      <w:marLeft w:val="0"/>
      <w:marRight w:val="0"/>
      <w:marTop w:val="0"/>
      <w:marBottom w:val="0"/>
      <w:divBdr>
        <w:top w:val="none" w:sz="0" w:space="0" w:color="auto"/>
        <w:left w:val="none" w:sz="0" w:space="0" w:color="auto"/>
        <w:bottom w:val="none" w:sz="0" w:space="0" w:color="auto"/>
        <w:right w:val="none" w:sz="0" w:space="0" w:color="auto"/>
      </w:divBdr>
    </w:div>
    <w:div w:id="944194544">
      <w:bodyDiv w:val="1"/>
      <w:marLeft w:val="0"/>
      <w:marRight w:val="0"/>
      <w:marTop w:val="0"/>
      <w:marBottom w:val="0"/>
      <w:divBdr>
        <w:top w:val="none" w:sz="0" w:space="0" w:color="auto"/>
        <w:left w:val="none" w:sz="0" w:space="0" w:color="auto"/>
        <w:bottom w:val="none" w:sz="0" w:space="0" w:color="auto"/>
        <w:right w:val="none" w:sz="0" w:space="0" w:color="auto"/>
      </w:divBdr>
    </w:div>
    <w:div w:id="945042342">
      <w:bodyDiv w:val="1"/>
      <w:marLeft w:val="0"/>
      <w:marRight w:val="0"/>
      <w:marTop w:val="0"/>
      <w:marBottom w:val="0"/>
      <w:divBdr>
        <w:top w:val="none" w:sz="0" w:space="0" w:color="auto"/>
        <w:left w:val="none" w:sz="0" w:space="0" w:color="auto"/>
        <w:bottom w:val="none" w:sz="0" w:space="0" w:color="auto"/>
        <w:right w:val="none" w:sz="0" w:space="0" w:color="auto"/>
      </w:divBdr>
    </w:div>
    <w:div w:id="946738614">
      <w:bodyDiv w:val="1"/>
      <w:marLeft w:val="0"/>
      <w:marRight w:val="0"/>
      <w:marTop w:val="0"/>
      <w:marBottom w:val="0"/>
      <w:divBdr>
        <w:top w:val="none" w:sz="0" w:space="0" w:color="auto"/>
        <w:left w:val="none" w:sz="0" w:space="0" w:color="auto"/>
        <w:bottom w:val="none" w:sz="0" w:space="0" w:color="auto"/>
        <w:right w:val="none" w:sz="0" w:space="0" w:color="auto"/>
      </w:divBdr>
    </w:div>
    <w:div w:id="949895036">
      <w:bodyDiv w:val="1"/>
      <w:marLeft w:val="0"/>
      <w:marRight w:val="0"/>
      <w:marTop w:val="0"/>
      <w:marBottom w:val="0"/>
      <w:divBdr>
        <w:top w:val="none" w:sz="0" w:space="0" w:color="auto"/>
        <w:left w:val="none" w:sz="0" w:space="0" w:color="auto"/>
        <w:bottom w:val="none" w:sz="0" w:space="0" w:color="auto"/>
        <w:right w:val="none" w:sz="0" w:space="0" w:color="auto"/>
      </w:divBdr>
    </w:div>
    <w:div w:id="953171213">
      <w:bodyDiv w:val="1"/>
      <w:marLeft w:val="0"/>
      <w:marRight w:val="0"/>
      <w:marTop w:val="0"/>
      <w:marBottom w:val="0"/>
      <w:divBdr>
        <w:top w:val="none" w:sz="0" w:space="0" w:color="auto"/>
        <w:left w:val="none" w:sz="0" w:space="0" w:color="auto"/>
        <w:bottom w:val="none" w:sz="0" w:space="0" w:color="auto"/>
        <w:right w:val="none" w:sz="0" w:space="0" w:color="auto"/>
      </w:divBdr>
    </w:div>
    <w:div w:id="954291620">
      <w:bodyDiv w:val="1"/>
      <w:marLeft w:val="0"/>
      <w:marRight w:val="0"/>
      <w:marTop w:val="0"/>
      <w:marBottom w:val="0"/>
      <w:divBdr>
        <w:top w:val="none" w:sz="0" w:space="0" w:color="auto"/>
        <w:left w:val="none" w:sz="0" w:space="0" w:color="auto"/>
        <w:bottom w:val="none" w:sz="0" w:space="0" w:color="auto"/>
        <w:right w:val="none" w:sz="0" w:space="0" w:color="auto"/>
      </w:divBdr>
    </w:div>
    <w:div w:id="955722785">
      <w:bodyDiv w:val="1"/>
      <w:marLeft w:val="0"/>
      <w:marRight w:val="0"/>
      <w:marTop w:val="0"/>
      <w:marBottom w:val="0"/>
      <w:divBdr>
        <w:top w:val="none" w:sz="0" w:space="0" w:color="auto"/>
        <w:left w:val="none" w:sz="0" w:space="0" w:color="auto"/>
        <w:bottom w:val="none" w:sz="0" w:space="0" w:color="auto"/>
        <w:right w:val="none" w:sz="0" w:space="0" w:color="auto"/>
      </w:divBdr>
    </w:div>
    <w:div w:id="957637273">
      <w:bodyDiv w:val="1"/>
      <w:marLeft w:val="0"/>
      <w:marRight w:val="0"/>
      <w:marTop w:val="0"/>
      <w:marBottom w:val="0"/>
      <w:divBdr>
        <w:top w:val="none" w:sz="0" w:space="0" w:color="auto"/>
        <w:left w:val="none" w:sz="0" w:space="0" w:color="auto"/>
        <w:bottom w:val="none" w:sz="0" w:space="0" w:color="auto"/>
        <w:right w:val="none" w:sz="0" w:space="0" w:color="auto"/>
      </w:divBdr>
    </w:div>
    <w:div w:id="958419542">
      <w:bodyDiv w:val="1"/>
      <w:marLeft w:val="0"/>
      <w:marRight w:val="0"/>
      <w:marTop w:val="0"/>
      <w:marBottom w:val="0"/>
      <w:divBdr>
        <w:top w:val="none" w:sz="0" w:space="0" w:color="auto"/>
        <w:left w:val="none" w:sz="0" w:space="0" w:color="auto"/>
        <w:bottom w:val="none" w:sz="0" w:space="0" w:color="auto"/>
        <w:right w:val="none" w:sz="0" w:space="0" w:color="auto"/>
      </w:divBdr>
    </w:div>
    <w:div w:id="958798869">
      <w:bodyDiv w:val="1"/>
      <w:marLeft w:val="0"/>
      <w:marRight w:val="0"/>
      <w:marTop w:val="0"/>
      <w:marBottom w:val="0"/>
      <w:divBdr>
        <w:top w:val="none" w:sz="0" w:space="0" w:color="auto"/>
        <w:left w:val="none" w:sz="0" w:space="0" w:color="auto"/>
        <w:bottom w:val="none" w:sz="0" w:space="0" w:color="auto"/>
        <w:right w:val="none" w:sz="0" w:space="0" w:color="auto"/>
      </w:divBdr>
    </w:div>
    <w:div w:id="963391944">
      <w:bodyDiv w:val="1"/>
      <w:marLeft w:val="0"/>
      <w:marRight w:val="0"/>
      <w:marTop w:val="0"/>
      <w:marBottom w:val="0"/>
      <w:divBdr>
        <w:top w:val="none" w:sz="0" w:space="0" w:color="auto"/>
        <w:left w:val="none" w:sz="0" w:space="0" w:color="auto"/>
        <w:bottom w:val="none" w:sz="0" w:space="0" w:color="auto"/>
        <w:right w:val="none" w:sz="0" w:space="0" w:color="auto"/>
      </w:divBdr>
    </w:div>
    <w:div w:id="970942533">
      <w:bodyDiv w:val="1"/>
      <w:marLeft w:val="0"/>
      <w:marRight w:val="0"/>
      <w:marTop w:val="0"/>
      <w:marBottom w:val="0"/>
      <w:divBdr>
        <w:top w:val="none" w:sz="0" w:space="0" w:color="auto"/>
        <w:left w:val="none" w:sz="0" w:space="0" w:color="auto"/>
        <w:bottom w:val="none" w:sz="0" w:space="0" w:color="auto"/>
        <w:right w:val="none" w:sz="0" w:space="0" w:color="auto"/>
      </w:divBdr>
    </w:div>
    <w:div w:id="972367460">
      <w:bodyDiv w:val="1"/>
      <w:marLeft w:val="0"/>
      <w:marRight w:val="0"/>
      <w:marTop w:val="0"/>
      <w:marBottom w:val="0"/>
      <w:divBdr>
        <w:top w:val="none" w:sz="0" w:space="0" w:color="auto"/>
        <w:left w:val="none" w:sz="0" w:space="0" w:color="auto"/>
        <w:bottom w:val="none" w:sz="0" w:space="0" w:color="auto"/>
        <w:right w:val="none" w:sz="0" w:space="0" w:color="auto"/>
      </w:divBdr>
    </w:div>
    <w:div w:id="973103167">
      <w:bodyDiv w:val="1"/>
      <w:marLeft w:val="0"/>
      <w:marRight w:val="0"/>
      <w:marTop w:val="0"/>
      <w:marBottom w:val="0"/>
      <w:divBdr>
        <w:top w:val="none" w:sz="0" w:space="0" w:color="auto"/>
        <w:left w:val="none" w:sz="0" w:space="0" w:color="auto"/>
        <w:bottom w:val="none" w:sz="0" w:space="0" w:color="auto"/>
        <w:right w:val="none" w:sz="0" w:space="0" w:color="auto"/>
      </w:divBdr>
    </w:div>
    <w:div w:id="973483699">
      <w:bodyDiv w:val="1"/>
      <w:marLeft w:val="0"/>
      <w:marRight w:val="0"/>
      <w:marTop w:val="0"/>
      <w:marBottom w:val="0"/>
      <w:divBdr>
        <w:top w:val="none" w:sz="0" w:space="0" w:color="auto"/>
        <w:left w:val="none" w:sz="0" w:space="0" w:color="auto"/>
        <w:bottom w:val="none" w:sz="0" w:space="0" w:color="auto"/>
        <w:right w:val="none" w:sz="0" w:space="0" w:color="auto"/>
      </w:divBdr>
    </w:div>
    <w:div w:id="975379510">
      <w:bodyDiv w:val="1"/>
      <w:marLeft w:val="0"/>
      <w:marRight w:val="0"/>
      <w:marTop w:val="0"/>
      <w:marBottom w:val="0"/>
      <w:divBdr>
        <w:top w:val="none" w:sz="0" w:space="0" w:color="auto"/>
        <w:left w:val="none" w:sz="0" w:space="0" w:color="auto"/>
        <w:bottom w:val="none" w:sz="0" w:space="0" w:color="auto"/>
        <w:right w:val="none" w:sz="0" w:space="0" w:color="auto"/>
      </w:divBdr>
    </w:div>
    <w:div w:id="975909357">
      <w:bodyDiv w:val="1"/>
      <w:marLeft w:val="0"/>
      <w:marRight w:val="0"/>
      <w:marTop w:val="0"/>
      <w:marBottom w:val="0"/>
      <w:divBdr>
        <w:top w:val="none" w:sz="0" w:space="0" w:color="auto"/>
        <w:left w:val="none" w:sz="0" w:space="0" w:color="auto"/>
        <w:bottom w:val="none" w:sz="0" w:space="0" w:color="auto"/>
        <w:right w:val="none" w:sz="0" w:space="0" w:color="auto"/>
      </w:divBdr>
    </w:div>
    <w:div w:id="981078317">
      <w:bodyDiv w:val="1"/>
      <w:marLeft w:val="0"/>
      <w:marRight w:val="0"/>
      <w:marTop w:val="0"/>
      <w:marBottom w:val="0"/>
      <w:divBdr>
        <w:top w:val="none" w:sz="0" w:space="0" w:color="auto"/>
        <w:left w:val="none" w:sz="0" w:space="0" w:color="auto"/>
        <w:bottom w:val="none" w:sz="0" w:space="0" w:color="auto"/>
        <w:right w:val="none" w:sz="0" w:space="0" w:color="auto"/>
      </w:divBdr>
    </w:div>
    <w:div w:id="983042522">
      <w:bodyDiv w:val="1"/>
      <w:marLeft w:val="0"/>
      <w:marRight w:val="0"/>
      <w:marTop w:val="0"/>
      <w:marBottom w:val="0"/>
      <w:divBdr>
        <w:top w:val="none" w:sz="0" w:space="0" w:color="auto"/>
        <w:left w:val="none" w:sz="0" w:space="0" w:color="auto"/>
        <w:bottom w:val="none" w:sz="0" w:space="0" w:color="auto"/>
        <w:right w:val="none" w:sz="0" w:space="0" w:color="auto"/>
      </w:divBdr>
    </w:div>
    <w:div w:id="989207868">
      <w:bodyDiv w:val="1"/>
      <w:marLeft w:val="0"/>
      <w:marRight w:val="0"/>
      <w:marTop w:val="0"/>
      <w:marBottom w:val="0"/>
      <w:divBdr>
        <w:top w:val="none" w:sz="0" w:space="0" w:color="auto"/>
        <w:left w:val="none" w:sz="0" w:space="0" w:color="auto"/>
        <w:bottom w:val="none" w:sz="0" w:space="0" w:color="auto"/>
        <w:right w:val="none" w:sz="0" w:space="0" w:color="auto"/>
      </w:divBdr>
    </w:div>
    <w:div w:id="992027937">
      <w:bodyDiv w:val="1"/>
      <w:marLeft w:val="0"/>
      <w:marRight w:val="0"/>
      <w:marTop w:val="0"/>
      <w:marBottom w:val="0"/>
      <w:divBdr>
        <w:top w:val="none" w:sz="0" w:space="0" w:color="auto"/>
        <w:left w:val="none" w:sz="0" w:space="0" w:color="auto"/>
        <w:bottom w:val="none" w:sz="0" w:space="0" w:color="auto"/>
        <w:right w:val="none" w:sz="0" w:space="0" w:color="auto"/>
      </w:divBdr>
    </w:div>
    <w:div w:id="992487268">
      <w:bodyDiv w:val="1"/>
      <w:marLeft w:val="0"/>
      <w:marRight w:val="0"/>
      <w:marTop w:val="0"/>
      <w:marBottom w:val="0"/>
      <w:divBdr>
        <w:top w:val="none" w:sz="0" w:space="0" w:color="auto"/>
        <w:left w:val="none" w:sz="0" w:space="0" w:color="auto"/>
        <w:bottom w:val="none" w:sz="0" w:space="0" w:color="auto"/>
        <w:right w:val="none" w:sz="0" w:space="0" w:color="auto"/>
      </w:divBdr>
    </w:div>
    <w:div w:id="992877399">
      <w:bodyDiv w:val="1"/>
      <w:marLeft w:val="0"/>
      <w:marRight w:val="0"/>
      <w:marTop w:val="0"/>
      <w:marBottom w:val="0"/>
      <w:divBdr>
        <w:top w:val="none" w:sz="0" w:space="0" w:color="auto"/>
        <w:left w:val="none" w:sz="0" w:space="0" w:color="auto"/>
        <w:bottom w:val="none" w:sz="0" w:space="0" w:color="auto"/>
        <w:right w:val="none" w:sz="0" w:space="0" w:color="auto"/>
      </w:divBdr>
    </w:div>
    <w:div w:id="994720291">
      <w:bodyDiv w:val="1"/>
      <w:marLeft w:val="0"/>
      <w:marRight w:val="0"/>
      <w:marTop w:val="0"/>
      <w:marBottom w:val="0"/>
      <w:divBdr>
        <w:top w:val="none" w:sz="0" w:space="0" w:color="auto"/>
        <w:left w:val="none" w:sz="0" w:space="0" w:color="auto"/>
        <w:bottom w:val="none" w:sz="0" w:space="0" w:color="auto"/>
        <w:right w:val="none" w:sz="0" w:space="0" w:color="auto"/>
      </w:divBdr>
    </w:div>
    <w:div w:id="995690380">
      <w:bodyDiv w:val="1"/>
      <w:marLeft w:val="0"/>
      <w:marRight w:val="0"/>
      <w:marTop w:val="0"/>
      <w:marBottom w:val="0"/>
      <w:divBdr>
        <w:top w:val="none" w:sz="0" w:space="0" w:color="auto"/>
        <w:left w:val="none" w:sz="0" w:space="0" w:color="auto"/>
        <w:bottom w:val="none" w:sz="0" w:space="0" w:color="auto"/>
        <w:right w:val="none" w:sz="0" w:space="0" w:color="auto"/>
      </w:divBdr>
    </w:div>
    <w:div w:id="997264975">
      <w:bodyDiv w:val="1"/>
      <w:marLeft w:val="0"/>
      <w:marRight w:val="0"/>
      <w:marTop w:val="0"/>
      <w:marBottom w:val="0"/>
      <w:divBdr>
        <w:top w:val="none" w:sz="0" w:space="0" w:color="auto"/>
        <w:left w:val="none" w:sz="0" w:space="0" w:color="auto"/>
        <w:bottom w:val="none" w:sz="0" w:space="0" w:color="auto"/>
        <w:right w:val="none" w:sz="0" w:space="0" w:color="auto"/>
      </w:divBdr>
    </w:div>
    <w:div w:id="997536852">
      <w:bodyDiv w:val="1"/>
      <w:marLeft w:val="0"/>
      <w:marRight w:val="0"/>
      <w:marTop w:val="0"/>
      <w:marBottom w:val="0"/>
      <w:divBdr>
        <w:top w:val="none" w:sz="0" w:space="0" w:color="auto"/>
        <w:left w:val="none" w:sz="0" w:space="0" w:color="auto"/>
        <w:bottom w:val="none" w:sz="0" w:space="0" w:color="auto"/>
        <w:right w:val="none" w:sz="0" w:space="0" w:color="auto"/>
      </w:divBdr>
    </w:div>
    <w:div w:id="997808499">
      <w:bodyDiv w:val="1"/>
      <w:marLeft w:val="0"/>
      <w:marRight w:val="0"/>
      <w:marTop w:val="0"/>
      <w:marBottom w:val="0"/>
      <w:divBdr>
        <w:top w:val="none" w:sz="0" w:space="0" w:color="auto"/>
        <w:left w:val="none" w:sz="0" w:space="0" w:color="auto"/>
        <w:bottom w:val="none" w:sz="0" w:space="0" w:color="auto"/>
        <w:right w:val="none" w:sz="0" w:space="0" w:color="auto"/>
      </w:divBdr>
    </w:div>
    <w:div w:id="1002928259">
      <w:bodyDiv w:val="1"/>
      <w:marLeft w:val="0"/>
      <w:marRight w:val="0"/>
      <w:marTop w:val="0"/>
      <w:marBottom w:val="0"/>
      <w:divBdr>
        <w:top w:val="none" w:sz="0" w:space="0" w:color="auto"/>
        <w:left w:val="none" w:sz="0" w:space="0" w:color="auto"/>
        <w:bottom w:val="none" w:sz="0" w:space="0" w:color="auto"/>
        <w:right w:val="none" w:sz="0" w:space="0" w:color="auto"/>
      </w:divBdr>
    </w:div>
    <w:div w:id="1004087164">
      <w:bodyDiv w:val="1"/>
      <w:marLeft w:val="0"/>
      <w:marRight w:val="0"/>
      <w:marTop w:val="0"/>
      <w:marBottom w:val="0"/>
      <w:divBdr>
        <w:top w:val="none" w:sz="0" w:space="0" w:color="auto"/>
        <w:left w:val="none" w:sz="0" w:space="0" w:color="auto"/>
        <w:bottom w:val="none" w:sz="0" w:space="0" w:color="auto"/>
        <w:right w:val="none" w:sz="0" w:space="0" w:color="auto"/>
      </w:divBdr>
    </w:div>
    <w:div w:id="1004405080">
      <w:bodyDiv w:val="1"/>
      <w:marLeft w:val="0"/>
      <w:marRight w:val="0"/>
      <w:marTop w:val="0"/>
      <w:marBottom w:val="0"/>
      <w:divBdr>
        <w:top w:val="none" w:sz="0" w:space="0" w:color="auto"/>
        <w:left w:val="none" w:sz="0" w:space="0" w:color="auto"/>
        <w:bottom w:val="none" w:sz="0" w:space="0" w:color="auto"/>
        <w:right w:val="none" w:sz="0" w:space="0" w:color="auto"/>
      </w:divBdr>
    </w:div>
    <w:div w:id="1006134338">
      <w:bodyDiv w:val="1"/>
      <w:marLeft w:val="0"/>
      <w:marRight w:val="0"/>
      <w:marTop w:val="0"/>
      <w:marBottom w:val="0"/>
      <w:divBdr>
        <w:top w:val="none" w:sz="0" w:space="0" w:color="auto"/>
        <w:left w:val="none" w:sz="0" w:space="0" w:color="auto"/>
        <w:bottom w:val="none" w:sz="0" w:space="0" w:color="auto"/>
        <w:right w:val="none" w:sz="0" w:space="0" w:color="auto"/>
      </w:divBdr>
    </w:div>
    <w:div w:id="1006906386">
      <w:bodyDiv w:val="1"/>
      <w:marLeft w:val="0"/>
      <w:marRight w:val="0"/>
      <w:marTop w:val="0"/>
      <w:marBottom w:val="0"/>
      <w:divBdr>
        <w:top w:val="none" w:sz="0" w:space="0" w:color="auto"/>
        <w:left w:val="none" w:sz="0" w:space="0" w:color="auto"/>
        <w:bottom w:val="none" w:sz="0" w:space="0" w:color="auto"/>
        <w:right w:val="none" w:sz="0" w:space="0" w:color="auto"/>
      </w:divBdr>
    </w:div>
    <w:div w:id="1011418359">
      <w:bodyDiv w:val="1"/>
      <w:marLeft w:val="0"/>
      <w:marRight w:val="0"/>
      <w:marTop w:val="0"/>
      <w:marBottom w:val="0"/>
      <w:divBdr>
        <w:top w:val="none" w:sz="0" w:space="0" w:color="auto"/>
        <w:left w:val="none" w:sz="0" w:space="0" w:color="auto"/>
        <w:bottom w:val="none" w:sz="0" w:space="0" w:color="auto"/>
        <w:right w:val="none" w:sz="0" w:space="0" w:color="auto"/>
      </w:divBdr>
    </w:div>
    <w:div w:id="1012099414">
      <w:bodyDiv w:val="1"/>
      <w:marLeft w:val="0"/>
      <w:marRight w:val="0"/>
      <w:marTop w:val="0"/>
      <w:marBottom w:val="0"/>
      <w:divBdr>
        <w:top w:val="none" w:sz="0" w:space="0" w:color="auto"/>
        <w:left w:val="none" w:sz="0" w:space="0" w:color="auto"/>
        <w:bottom w:val="none" w:sz="0" w:space="0" w:color="auto"/>
        <w:right w:val="none" w:sz="0" w:space="0" w:color="auto"/>
      </w:divBdr>
    </w:div>
    <w:div w:id="1017392047">
      <w:bodyDiv w:val="1"/>
      <w:marLeft w:val="0"/>
      <w:marRight w:val="0"/>
      <w:marTop w:val="0"/>
      <w:marBottom w:val="0"/>
      <w:divBdr>
        <w:top w:val="none" w:sz="0" w:space="0" w:color="auto"/>
        <w:left w:val="none" w:sz="0" w:space="0" w:color="auto"/>
        <w:bottom w:val="none" w:sz="0" w:space="0" w:color="auto"/>
        <w:right w:val="none" w:sz="0" w:space="0" w:color="auto"/>
      </w:divBdr>
    </w:div>
    <w:div w:id="1017804121">
      <w:bodyDiv w:val="1"/>
      <w:marLeft w:val="0"/>
      <w:marRight w:val="0"/>
      <w:marTop w:val="0"/>
      <w:marBottom w:val="0"/>
      <w:divBdr>
        <w:top w:val="none" w:sz="0" w:space="0" w:color="auto"/>
        <w:left w:val="none" w:sz="0" w:space="0" w:color="auto"/>
        <w:bottom w:val="none" w:sz="0" w:space="0" w:color="auto"/>
        <w:right w:val="none" w:sz="0" w:space="0" w:color="auto"/>
      </w:divBdr>
    </w:div>
    <w:div w:id="1021123722">
      <w:bodyDiv w:val="1"/>
      <w:marLeft w:val="0"/>
      <w:marRight w:val="0"/>
      <w:marTop w:val="0"/>
      <w:marBottom w:val="0"/>
      <w:divBdr>
        <w:top w:val="none" w:sz="0" w:space="0" w:color="auto"/>
        <w:left w:val="none" w:sz="0" w:space="0" w:color="auto"/>
        <w:bottom w:val="none" w:sz="0" w:space="0" w:color="auto"/>
        <w:right w:val="none" w:sz="0" w:space="0" w:color="auto"/>
      </w:divBdr>
      <w:divsChild>
        <w:div w:id="182323656">
          <w:marLeft w:val="640"/>
          <w:marRight w:val="0"/>
          <w:marTop w:val="0"/>
          <w:marBottom w:val="0"/>
          <w:divBdr>
            <w:top w:val="none" w:sz="0" w:space="0" w:color="auto"/>
            <w:left w:val="none" w:sz="0" w:space="0" w:color="auto"/>
            <w:bottom w:val="none" w:sz="0" w:space="0" w:color="auto"/>
            <w:right w:val="none" w:sz="0" w:space="0" w:color="auto"/>
          </w:divBdr>
        </w:div>
        <w:div w:id="630399851">
          <w:marLeft w:val="640"/>
          <w:marRight w:val="0"/>
          <w:marTop w:val="0"/>
          <w:marBottom w:val="0"/>
          <w:divBdr>
            <w:top w:val="none" w:sz="0" w:space="0" w:color="auto"/>
            <w:left w:val="none" w:sz="0" w:space="0" w:color="auto"/>
            <w:bottom w:val="none" w:sz="0" w:space="0" w:color="auto"/>
            <w:right w:val="none" w:sz="0" w:space="0" w:color="auto"/>
          </w:divBdr>
        </w:div>
        <w:div w:id="699545960">
          <w:marLeft w:val="640"/>
          <w:marRight w:val="0"/>
          <w:marTop w:val="0"/>
          <w:marBottom w:val="0"/>
          <w:divBdr>
            <w:top w:val="none" w:sz="0" w:space="0" w:color="auto"/>
            <w:left w:val="none" w:sz="0" w:space="0" w:color="auto"/>
            <w:bottom w:val="none" w:sz="0" w:space="0" w:color="auto"/>
            <w:right w:val="none" w:sz="0" w:space="0" w:color="auto"/>
          </w:divBdr>
        </w:div>
        <w:div w:id="995720235">
          <w:marLeft w:val="640"/>
          <w:marRight w:val="0"/>
          <w:marTop w:val="0"/>
          <w:marBottom w:val="0"/>
          <w:divBdr>
            <w:top w:val="none" w:sz="0" w:space="0" w:color="auto"/>
            <w:left w:val="none" w:sz="0" w:space="0" w:color="auto"/>
            <w:bottom w:val="none" w:sz="0" w:space="0" w:color="auto"/>
            <w:right w:val="none" w:sz="0" w:space="0" w:color="auto"/>
          </w:divBdr>
        </w:div>
        <w:div w:id="1252393441">
          <w:marLeft w:val="640"/>
          <w:marRight w:val="0"/>
          <w:marTop w:val="0"/>
          <w:marBottom w:val="0"/>
          <w:divBdr>
            <w:top w:val="none" w:sz="0" w:space="0" w:color="auto"/>
            <w:left w:val="none" w:sz="0" w:space="0" w:color="auto"/>
            <w:bottom w:val="none" w:sz="0" w:space="0" w:color="auto"/>
            <w:right w:val="none" w:sz="0" w:space="0" w:color="auto"/>
          </w:divBdr>
        </w:div>
        <w:div w:id="1527913718">
          <w:marLeft w:val="640"/>
          <w:marRight w:val="0"/>
          <w:marTop w:val="0"/>
          <w:marBottom w:val="0"/>
          <w:divBdr>
            <w:top w:val="none" w:sz="0" w:space="0" w:color="auto"/>
            <w:left w:val="none" w:sz="0" w:space="0" w:color="auto"/>
            <w:bottom w:val="none" w:sz="0" w:space="0" w:color="auto"/>
            <w:right w:val="none" w:sz="0" w:space="0" w:color="auto"/>
          </w:divBdr>
        </w:div>
      </w:divsChild>
    </w:div>
    <w:div w:id="1021928670">
      <w:bodyDiv w:val="1"/>
      <w:marLeft w:val="0"/>
      <w:marRight w:val="0"/>
      <w:marTop w:val="0"/>
      <w:marBottom w:val="0"/>
      <w:divBdr>
        <w:top w:val="none" w:sz="0" w:space="0" w:color="auto"/>
        <w:left w:val="none" w:sz="0" w:space="0" w:color="auto"/>
        <w:bottom w:val="none" w:sz="0" w:space="0" w:color="auto"/>
        <w:right w:val="none" w:sz="0" w:space="0" w:color="auto"/>
      </w:divBdr>
    </w:div>
    <w:div w:id="1024593900">
      <w:bodyDiv w:val="1"/>
      <w:marLeft w:val="0"/>
      <w:marRight w:val="0"/>
      <w:marTop w:val="0"/>
      <w:marBottom w:val="0"/>
      <w:divBdr>
        <w:top w:val="none" w:sz="0" w:space="0" w:color="auto"/>
        <w:left w:val="none" w:sz="0" w:space="0" w:color="auto"/>
        <w:bottom w:val="none" w:sz="0" w:space="0" w:color="auto"/>
        <w:right w:val="none" w:sz="0" w:space="0" w:color="auto"/>
      </w:divBdr>
    </w:div>
    <w:div w:id="1025448439">
      <w:bodyDiv w:val="1"/>
      <w:marLeft w:val="0"/>
      <w:marRight w:val="0"/>
      <w:marTop w:val="0"/>
      <w:marBottom w:val="0"/>
      <w:divBdr>
        <w:top w:val="none" w:sz="0" w:space="0" w:color="auto"/>
        <w:left w:val="none" w:sz="0" w:space="0" w:color="auto"/>
        <w:bottom w:val="none" w:sz="0" w:space="0" w:color="auto"/>
        <w:right w:val="none" w:sz="0" w:space="0" w:color="auto"/>
      </w:divBdr>
    </w:div>
    <w:div w:id="1026102608">
      <w:bodyDiv w:val="1"/>
      <w:marLeft w:val="0"/>
      <w:marRight w:val="0"/>
      <w:marTop w:val="0"/>
      <w:marBottom w:val="0"/>
      <w:divBdr>
        <w:top w:val="none" w:sz="0" w:space="0" w:color="auto"/>
        <w:left w:val="none" w:sz="0" w:space="0" w:color="auto"/>
        <w:bottom w:val="none" w:sz="0" w:space="0" w:color="auto"/>
        <w:right w:val="none" w:sz="0" w:space="0" w:color="auto"/>
      </w:divBdr>
    </w:div>
    <w:div w:id="1026636340">
      <w:bodyDiv w:val="1"/>
      <w:marLeft w:val="0"/>
      <w:marRight w:val="0"/>
      <w:marTop w:val="0"/>
      <w:marBottom w:val="0"/>
      <w:divBdr>
        <w:top w:val="none" w:sz="0" w:space="0" w:color="auto"/>
        <w:left w:val="none" w:sz="0" w:space="0" w:color="auto"/>
        <w:bottom w:val="none" w:sz="0" w:space="0" w:color="auto"/>
        <w:right w:val="none" w:sz="0" w:space="0" w:color="auto"/>
      </w:divBdr>
    </w:div>
    <w:div w:id="1027365032">
      <w:bodyDiv w:val="1"/>
      <w:marLeft w:val="0"/>
      <w:marRight w:val="0"/>
      <w:marTop w:val="0"/>
      <w:marBottom w:val="0"/>
      <w:divBdr>
        <w:top w:val="none" w:sz="0" w:space="0" w:color="auto"/>
        <w:left w:val="none" w:sz="0" w:space="0" w:color="auto"/>
        <w:bottom w:val="none" w:sz="0" w:space="0" w:color="auto"/>
        <w:right w:val="none" w:sz="0" w:space="0" w:color="auto"/>
      </w:divBdr>
    </w:div>
    <w:div w:id="1031105277">
      <w:bodyDiv w:val="1"/>
      <w:marLeft w:val="0"/>
      <w:marRight w:val="0"/>
      <w:marTop w:val="0"/>
      <w:marBottom w:val="0"/>
      <w:divBdr>
        <w:top w:val="none" w:sz="0" w:space="0" w:color="auto"/>
        <w:left w:val="none" w:sz="0" w:space="0" w:color="auto"/>
        <w:bottom w:val="none" w:sz="0" w:space="0" w:color="auto"/>
        <w:right w:val="none" w:sz="0" w:space="0" w:color="auto"/>
      </w:divBdr>
    </w:div>
    <w:div w:id="1035154080">
      <w:bodyDiv w:val="1"/>
      <w:marLeft w:val="0"/>
      <w:marRight w:val="0"/>
      <w:marTop w:val="0"/>
      <w:marBottom w:val="0"/>
      <w:divBdr>
        <w:top w:val="none" w:sz="0" w:space="0" w:color="auto"/>
        <w:left w:val="none" w:sz="0" w:space="0" w:color="auto"/>
        <w:bottom w:val="none" w:sz="0" w:space="0" w:color="auto"/>
        <w:right w:val="none" w:sz="0" w:space="0" w:color="auto"/>
      </w:divBdr>
    </w:div>
    <w:div w:id="1037975116">
      <w:bodyDiv w:val="1"/>
      <w:marLeft w:val="0"/>
      <w:marRight w:val="0"/>
      <w:marTop w:val="0"/>
      <w:marBottom w:val="0"/>
      <w:divBdr>
        <w:top w:val="none" w:sz="0" w:space="0" w:color="auto"/>
        <w:left w:val="none" w:sz="0" w:space="0" w:color="auto"/>
        <w:bottom w:val="none" w:sz="0" w:space="0" w:color="auto"/>
        <w:right w:val="none" w:sz="0" w:space="0" w:color="auto"/>
      </w:divBdr>
    </w:div>
    <w:div w:id="1038507438">
      <w:bodyDiv w:val="1"/>
      <w:marLeft w:val="0"/>
      <w:marRight w:val="0"/>
      <w:marTop w:val="0"/>
      <w:marBottom w:val="0"/>
      <w:divBdr>
        <w:top w:val="none" w:sz="0" w:space="0" w:color="auto"/>
        <w:left w:val="none" w:sz="0" w:space="0" w:color="auto"/>
        <w:bottom w:val="none" w:sz="0" w:space="0" w:color="auto"/>
        <w:right w:val="none" w:sz="0" w:space="0" w:color="auto"/>
      </w:divBdr>
    </w:div>
    <w:div w:id="1039014296">
      <w:bodyDiv w:val="1"/>
      <w:marLeft w:val="0"/>
      <w:marRight w:val="0"/>
      <w:marTop w:val="0"/>
      <w:marBottom w:val="0"/>
      <w:divBdr>
        <w:top w:val="none" w:sz="0" w:space="0" w:color="auto"/>
        <w:left w:val="none" w:sz="0" w:space="0" w:color="auto"/>
        <w:bottom w:val="none" w:sz="0" w:space="0" w:color="auto"/>
        <w:right w:val="none" w:sz="0" w:space="0" w:color="auto"/>
      </w:divBdr>
    </w:div>
    <w:div w:id="1039277305">
      <w:bodyDiv w:val="1"/>
      <w:marLeft w:val="0"/>
      <w:marRight w:val="0"/>
      <w:marTop w:val="0"/>
      <w:marBottom w:val="0"/>
      <w:divBdr>
        <w:top w:val="none" w:sz="0" w:space="0" w:color="auto"/>
        <w:left w:val="none" w:sz="0" w:space="0" w:color="auto"/>
        <w:bottom w:val="none" w:sz="0" w:space="0" w:color="auto"/>
        <w:right w:val="none" w:sz="0" w:space="0" w:color="auto"/>
      </w:divBdr>
    </w:div>
    <w:div w:id="1042097103">
      <w:bodyDiv w:val="1"/>
      <w:marLeft w:val="0"/>
      <w:marRight w:val="0"/>
      <w:marTop w:val="0"/>
      <w:marBottom w:val="0"/>
      <w:divBdr>
        <w:top w:val="none" w:sz="0" w:space="0" w:color="auto"/>
        <w:left w:val="none" w:sz="0" w:space="0" w:color="auto"/>
        <w:bottom w:val="none" w:sz="0" w:space="0" w:color="auto"/>
        <w:right w:val="none" w:sz="0" w:space="0" w:color="auto"/>
      </w:divBdr>
    </w:div>
    <w:div w:id="1047680223">
      <w:bodyDiv w:val="1"/>
      <w:marLeft w:val="0"/>
      <w:marRight w:val="0"/>
      <w:marTop w:val="0"/>
      <w:marBottom w:val="0"/>
      <w:divBdr>
        <w:top w:val="none" w:sz="0" w:space="0" w:color="auto"/>
        <w:left w:val="none" w:sz="0" w:space="0" w:color="auto"/>
        <w:bottom w:val="none" w:sz="0" w:space="0" w:color="auto"/>
        <w:right w:val="none" w:sz="0" w:space="0" w:color="auto"/>
      </w:divBdr>
    </w:div>
    <w:div w:id="1047796891">
      <w:bodyDiv w:val="1"/>
      <w:marLeft w:val="0"/>
      <w:marRight w:val="0"/>
      <w:marTop w:val="0"/>
      <w:marBottom w:val="0"/>
      <w:divBdr>
        <w:top w:val="none" w:sz="0" w:space="0" w:color="auto"/>
        <w:left w:val="none" w:sz="0" w:space="0" w:color="auto"/>
        <w:bottom w:val="none" w:sz="0" w:space="0" w:color="auto"/>
        <w:right w:val="none" w:sz="0" w:space="0" w:color="auto"/>
      </w:divBdr>
    </w:div>
    <w:div w:id="1047797110">
      <w:bodyDiv w:val="1"/>
      <w:marLeft w:val="0"/>
      <w:marRight w:val="0"/>
      <w:marTop w:val="0"/>
      <w:marBottom w:val="0"/>
      <w:divBdr>
        <w:top w:val="none" w:sz="0" w:space="0" w:color="auto"/>
        <w:left w:val="none" w:sz="0" w:space="0" w:color="auto"/>
        <w:bottom w:val="none" w:sz="0" w:space="0" w:color="auto"/>
        <w:right w:val="none" w:sz="0" w:space="0" w:color="auto"/>
      </w:divBdr>
    </w:div>
    <w:div w:id="1049915624">
      <w:bodyDiv w:val="1"/>
      <w:marLeft w:val="0"/>
      <w:marRight w:val="0"/>
      <w:marTop w:val="0"/>
      <w:marBottom w:val="0"/>
      <w:divBdr>
        <w:top w:val="none" w:sz="0" w:space="0" w:color="auto"/>
        <w:left w:val="none" w:sz="0" w:space="0" w:color="auto"/>
        <w:bottom w:val="none" w:sz="0" w:space="0" w:color="auto"/>
        <w:right w:val="none" w:sz="0" w:space="0" w:color="auto"/>
      </w:divBdr>
    </w:div>
    <w:div w:id="1053426587">
      <w:bodyDiv w:val="1"/>
      <w:marLeft w:val="0"/>
      <w:marRight w:val="0"/>
      <w:marTop w:val="0"/>
      <w:marBottom w:val="0"/>
      <w:divBdr>
        <w:top w:val="none" w:sz="0" w:space="0" w:color="auto"/>
        <w:left w:val="none" w:sz="0" w:space="0" w:color="auto"/>
        <w:bottom w:val="none" w:sz="0" w:space="0" w:color="auto"/>
        <w:right w:val="none" w:sz="0" w:space="0" w:color="auto"/>
      </w:divBdr>
    </w:div>
    <w:div w:id="1053693106">
      <w:bodyDiv w:val="1"/>
      <w:marLeft w:val="0"/>
      <w:marRight w:val="0"/>
      <w:marTop w:val="0"/>
      <w:marBottom w:val="0"/>
      <w:divBdr>
        <w:top w:val="none" w:sz="0" w:space="0" w:color="auto"/>
        <w:left w:val="none" w:sz="0" w:space="0" w:color="auto"/>
        <w:bottom w:val="none" w:sz="0" w:space="0" w:color="auto"/>
        <w:right w:val="none" w:sz="0" w:space="0" w:color="auto"/>
      </w:divBdr>
    </w:div>
    <w:div w:id="1054305968">
      <w:bodyDiv w:val="1"/>
      <w:marLeft w:val="0"/>
      <w:marRight w:val="0"/>
      <w:marTop w:val="0"/>
      <w:marBottom w:val="0"/>
      <w:divBdr>
        <w:top w:val="none" w:sz="0" w:space="0" w:color="auto"/>
        <w:left w:val="none" w:sz="0" w:space="0" w:color="auto"/>
        <w:bottom w:val="none" w:sz="0" w:space="0" w:color="auto"/>
        <w:right w:val="none" w:sz="0" w:space="0" w:color="auto"/>
      </w:divBdr>
    </w:div>
    <w:div w:id="1056198106">
      <w:bodyDiv w:val="1"/>
      <w:marLeft w:val="0"/>
      <w:marRight w:val="0"/>
      <w:marTop w:val="0"/>
      <w:marBottom w:val="0"/>
      <w:divBdr>
        <w:top w:val="none" w:sz="0" w:space="0" w:color="auto"/>
        <w:left w:val="none" w:sz="0" w:space="0" w:color="auto"/>
        <w:bottom w:val="none" w:sz="0" w:space="0" w:color="auto"/>
        <w:right w:val="none" w:sz="0" w:space="0" w:color="auto"/>
      </w:divBdr>
    </w:div>
    <w:div w:id="1056899296">
      <w:bodyDiv w:val="1"/>
      <w:marLeft w:val="0"/>
      <w:marRight w:val="0"/>
      <w:marTop w:val="0"/>
      <w:marBottom w:val="0"/>
      <w:divBdr>
        <w:top w:val="none" w:sz="0" w:space="0" w:color="auto"/>
        <w:left w:val="none" w:sz="0" w:space="0" w:color="auto"/>
        <w:bottom w:val="none" w:sz="0" w:space="0" w:color="auto"/>
        <w:right w:val="none" w:sz="0" w:space="0" w:color="auto"/>
      </w:divBdr>
    </w:div>
    <w:div w:id="1058629450">
      <w:bodyDiv w:val="1"/>
      <w:marLeft w:val="0"/>
      <w:marRight w:val="0"/>
      <w:marTop w:val="0"/>
      <w:marBottom w:val="0"/>
      <w:divBdr>
        <w:top w:val="none" w:sz="0" w:space="0" w:color="auto"/>
        <w:left w:val="none" w:sz="0" w:space="0" w:color="auto"/>
        <w:bottom w:val="none" w:sz="0" w:space="0" w:color="auto"/>
        <w:right w:val="none" w:sz="0" w:space="0" w:color="auto"/>
      </w:divBdr>
    </w:div>
    <w:div w:id="1059129311">
      <w:bodyDiv w:val="1"/>
      <w:marLeft w:val="0"/>
      <w:marRight w:val="0"/>
      <w:marTop w:val="0"/>
      <w:marBottom w:val="0"/>
      <w:divBdr>
        <w:top w:val="none" w:sz="0" w:space="0" w:color="auto"/>
        <w:left w:val="none" w:sz="0" w:space="0" w:color="auto"/>
        <w:bottom w:val="none" w:sz="0" w:space="0" w:color="auto"/>
        <w:right w:val="none" w:sz="0" w:space="0" w:color="auto"/>
      </w:divBdr>
    </w:div>
    <w:div w:id="1059868254">
      <w:bodyDiv w:val="1"/>
      <w:marLeft w:val="0"/>
      <w:marRight w:val="0"/>
      <w:marTop w:val="0"/>
      <w:marBottom w:val="0"/>
      <w:divBdr>
        <w:top w:val="none" w:sz="0" w:space="0" w:color="auto"/>
        <w:left w:val="none" w:sz="0" w:space="0" w:color="auto"/>
        <w:bottom w:val="none" w:sz="0" w:space="0" w:color="auto"/>
        <w:right w:val="none" w:sz="0" w:space="0" w:color="auto"/>
      </w:divBdr>
    </w:div>
    <w:div w:id="1060447743">
      <w:bodyDiv w:val="1"/>
      <w:marLeft w:val="0"/>
      <w:marRight w:val="0"/>
      <w:marTop w:val="0"/>
      <w:marBottom w:val="0"/>
      <w:divBdr>
        <w:top w:val="none" w:sz="0" w:space="0" w:color="auto"/>
        <w:left w:val="none" w:sz="0" w:space="0" w:color="auto"/>
        <w:bottom w:val="none" w:sz="0" w:space="0" w:color="auto"/>
        <w:right w:val="none" w:sz="0" w:space="0" w:color="auto"/>
      </w:divBdr>
    </w:div>
    <w:div w:id="1060785817">
      <w:bodyDiv w:val="1"/>
      <w:marLeft w:val="0"/>
      <w:marRight w:val="0"/>
      <w:marTop w:val="0"/>
      <w:marBottom w:val="0"/>
      <w:divBdr>
        <w:top w:val="none" w:sz="0" w:space="0" w:color="auto"/>
        <w:left w:val="none" w:sz="0" w:space="0" w:color="auto"/>
        <w:bottom w:val="none" w:sz="0" w:space="0" w:color="auto"/>
        <w:right w:val="none" w:sz="0" w:space="0" w:color="auto"/>
      </w:divBdr>
    </w:div>
    <w:div w:id="1064907693">
      <w:bodyDiv w:val="1"/>
      <w:marLeft w:val="0"/>
      <w:marRight w:val="0"/>
      <w:marTop w:val="0"/>
      <w:marBottom w:val="0"/>
      <w:divBdr>
        <w:top w:val="none" w:sz="0" w:space="0" w:color="auto"/>
        <w:left w:val="none" w:sz="0" w:space="0" w:color="auto"/>
        <w:bottom w:val="none" w:sz="0" w:space="0" w:color="auto"/>
        <w:right w:val="none" w:sz="0" w:space="0" w:color="auto"/>
      </w:divBdr>
    </w:div>
    <w:div w:id="1067266942">
      <w:bodyDiv w:val="1"/>
      <w:marLeft w:val="0"/>
      <w:marRight w:val="0"/>
      <w:marTop w:val="0"/>
      <w:marBottom w:val="0"/>
      <w:divBdr>
        <w:top w:val="none" w:sz="0" w:space="0" w:color="auto"/>
        <w:left w:val="none" w:sz="0" w:space="0" w:color="auto"/>
        <w:bottom w:val="none" w:sz="0" w:space="0" w:color="auto"/>
        <w:right w:val="none" w:sz="0" w:space="0" w:color="auto"/>
      </w:divBdr>
    </w:div>
    <w:div w:id="1068380359">
      <w:bodyDiv w:val="1"/>
      <w:marLeft w:val="0"/>
      <w:marRight w:val="0"/>
      <w:marTop w:val="0"/>
      <w:marBottom w:val="0"/>
      <w:divBdr>
        <w:top w:val="none" w:sz="0" w:space="0" w:color="auto"/>
        <w:left w:val="none" w:sz="0" w:space="0" w:color="auto"/>
        <w:bottom w:val="none" w:sz="0" w:space="0" w:color="auto"/>
        <w:right w:val="none" w:sz="0" w:space="0" w:color="auto"/>
      </w:divBdr>
    </w:div>
    <w:div w:id="1072893046">
      <w:bodyDiv w:val="1"/>
      <w:marLeft w:val="0"/>
      <w:marRight w:val="0"/>
      <w:marTop w:val="0"/>
      <w:marBottom w:val="0"/>
      <w:divBdr>
        <w:top w:val="none" w:sz="0" w:space="0" w:color="auto"/>
        <w:left w:val="none" w:sz="0" w:space="0" w:color="auto"/>
        <w:bottom w:val="none" w:sz="0" w:space="0" w:color="auto"/>
        <w:right w:val="none" w:sz="0" w:space="0" w:color="auto"/>
      </w:divBdr>
    </w:div>
    <w:div w:id="1078133212">
      <w:bodyDiv w:val="1"/>
      <w:marLeft w:val="0"/>
      <w:marRight w:val="0"/>
      <w:marTop w:val="0"/>
      <w:marBottom w:val="0"/>
      <w:divBdr>
        <w:top w:val="none" w:sz="0" w:space="0" w:color="auto"/>
        <w:left w:val="none" w:sz="0" w:space="0" w:color="auto"/>
        <w:bottom w:val="none" w:sz="0" w:space="0" w:color="auto"/>
        <w:right w:val="none" w:sz="0" w:space="0" w:color="auto"/>
      </w:divBdr>
    </w:div>
    <w:div w:id="1081753713">
      <w:bodyDiv w:val="1"/>
      <w:marLeft w:val="0"/>
      <w:marRight w:val="0"/>
      <w:marTop w:val="0"/>
      <w:marBottom w:val="0"/>
      <w:divBdr>
        <w:top w:val="none" w:sz="0" w:space="0" w:color="auto"/>
        <w:left w:val="none" w:sz="0" w:space="0" w:color="auto"/>
        <w:bottom w:val="none" w:sz="0" w:space="0" w:color="auto"/>
        <w:right w:val="none" w:sz="0" w:space="0" w:color="auto"/>
      </w:divBdr>
    </w:div>
    <w:div w:id="1091319016">
      <w:bodyDiv w:val="1"/>
      <w:marLeft w:val="0"/>
      <w:marRight w:val="0"/>
      <w:marTop w:val="0"/>
      <w:marBottom w:val="0"/>
      <w:divBdr>
        <w:top w:val="none" w:sz="0" w:space="0" w:color="auto"/>
        <w:left w:val="none" w:sz="0" w:space="0" w:color="auto"/>
        <w:bottom w:val="none" w:sz="0" w:space="0" w:color="auto"/>
        <w:right w:val="none" w:sz="0" w:space="0" w:color="auto"/>
      </w:divBdr>
    </w:div>
    <w:div w:id="1092356967">
      <w:bodyDiv w:val="1"/>
      <w:marLeft w:val="0"/>
      <w:marRight w:val="0"/>
      <w:marTop w:val="0"/>
      <w:marBottom w:val="0"/>
      <w:divBdr>
        <w:top w:val="none" w:sz="0" w:space="0" w:color="auto"/>
        <w:left w:val="none" w:sz="0" w:space="0" w:color="auto"/>
        <w:bottom w:val="none" w:sz="0" w:space="0" w:color="auto"/>
        <w:right w:val="none" w:sz="0" w:space="0" w:color="auto"/>
      </w:divBdr>
      <w:divsChild>
        <w:div w:id="1521040727">
          <w:marLeft w:val="0"/>
          <w:marRight w:val="0"/>
          <w:marTop w:val="0"/>
          <w:marBottom w:val="0"/>
          <w:divBdr>
            <w:top w:val="none" w:sz="0" w:space="0" w:color="auto"/>
            <w:left w:val="none" w:sz="0" w:space="0" w:color="auto"/>
            <w:bottom w:val="none" w:sz="0" w:space="0" w:color="auto"/>
            <w:right w:val="none" w:sz="0" w:space="0" w:color="auto"/>
          </w:divBdr>
        </w:div>
      </w:divsChild>
    </w:div>
    <w:div w:id="1092551709">
      <w:bodyDiv w:val="1"/>
      <w:marLeft w:val="0"/>
      <w:marRight w:val="0"/>
      <w:marTop w:val="0"/>
      <w:marBottom w:val="0"/>
      <w:divBdr>
        <w:top w:val="none" w:sz="0" w:space="0" w:color="auto"/>
        <w:left w:val="none" w:sz="0" w:space="0" w:color="auto"/>
        <w:bottom w:val="none" w:sz="0" w:space="0" w:color="auto"/>
        <w:right w:val="none" w:sz="0" w:space="0" w:color="auto"/>
      </w:divBdr>
    </w:div>
    <w:div w:id="1093284919">
      <w:bodyDiv w:val="1"/>
      <w:marLeft w:val="0"/>
      <w:marRight w:val="0"/>
      <w:marTop w:val="0"/>
      <w:marBottom w:val="0"/>
      <w:divBdr>
        <w:top w:val="none" w:sz="0" w:space="0" w:color="auto"/>
        <w:left w:val="none" w:sz="0" w:space="0" w:color="auto"/>
        <w:bottom w:val="none" w:sz="0" w:space="0" w:color="auto"/>
        <w:right w:val="none" w:sz="0" w:space="0" w:color="auto"/>
      </w:divBdr>
    </w:div>
    <w:div w:id="1094128780">
      <w:bodyDiv w:val="1"/>
      <w:marLeft w:val="0"/>
      <w:marRight w:val="0"/>
      <w:marTop w:val="0"/>
      <w:marBottom w:val="0"/>
      <w:divBdr>
        <w:top w:val="none" w:sz="0" w:space="0" w:color="auto"/>
        <w:left w:val="none" w:sz="0" w:space="0" w:color="auto"/>
        <w:bottom w:val="none" w:sz="0" w:space="0" w:color="auto"/>
        <w:right w:val="none" w:sz="0" w:space="0" w:color="auto"/>
      </w:divBdr>
    </w:div>
    <w:div w:id="1101219344">
      <w:bodyDiv w:val="1"/>
      <w:marLeft w:val="0"/>
      <w:marRight w:val="0"/>
      <w:marTop w:val="0"/>
      <w:marBottom w:val="0"/>
      <w:divBdr>
        <w:top w:val="none" w:sz="0" w:space="0" w:color="auto"/>
        <w:left w:val="none" w:sz="0" w:space="0" w:color="auto"/>
        <w:bottom w:val="none" w:sz="0" w:space="0" w:color="auto"/>
        <w:right w:val="none" w:sz="0" w:space="0" w:color="auto"/>
      </w:divBdr>
    </w:div>
    <w:div w:id="1101685755">
      <w:bodyDiv w:val="1"/>
      <w:marLeft w:val="0"/>
      <w:marRight w:val="0"/>
      <w:marTop w:val="0"/>
      <w:marBottom w:val="0"/>
      <w:divBdr>
        <w:top w:val="none" w:sz="0" w:space="0" w:color="auto"/>
        <w:left w:val="none" w:sz="0" w:space="0" w:color="auto"/>
        <w:bottom w:val="none" w:sz="0" w:space="0" w:color="auto"/>
        <w:right w:val="none" w:sz="0" w:space="0" w:color="auto"/>
      </w:divBdr>
    </w:div>
    <w:div w:id="1110853404">
      <w:bodyDiv w:val="1"/>
      <w:marLeft w:val="0"/>
      <w:marRight w:val="0"/>
      <w:marTop w:val="0"/>
      <w:marBottom w:val="0"/>
      <w:divBdr>
        <w:top w:val="none" w:sz="0" w:space="0" w:color="auto"/>
        <w:left w:val="none" w:sz="0" w:space="0" w:color="auto"/>
        <w:bottom w:val="none" w:sz="0" w:space="0" w:color="auto"/>
        <w:right w:val="none" w:sz="0" w:space="0" w:color="auto"/>
      </w:divBdr>
    </w:div>
    <w:div w:id="1117337308">
      <w:bodyDiv w:val="1"/>
      <w:marLeft w:val="0"/>
      <w:marRight w:val="0"/>
      <w:marTop w:val="0"/>
      <w:marBottom w:val="0"/>
      <w:divBdr>
        <w:top w:val="none" w:sz="0" w:space="0" w:color="auto"/>
        <w:left w:val="none" w:sz="0" w:space="0" w:color="auto"/>
        <w:bottom w:val="none" w:sz="0" w:space="0" w:color="auto"/>
        <w:right w:val="none" w:sz="0" w:space="0" w:color="auto"/>
      </w:divBdr>
    </w:div>
    <w:div w:id="1118372667">
      <w:bodyDiv w:val="1"/>
      <w:marLeft w:val="0"/>
      <w:marRight w:val="0"/>
      <w:marTop w:val="0"/>
      <w:marBottom w:val="0"/>
      <w:divBdr>
        <w:top w:val="none" w:sz="0" w:space="0" w:color="auto"/>
        <w:left w:val="none" w:sz="0" w:space="0" w:color="auto"/>
        <w:bottom w:val="none" w:sz="0" w:space="0" w:color="auto"/>
        <w:right w:val="none" w:sz="0" w:space="0" w:color="auto"/>
      </w:divBdr>
    </w:div>
    <w:div w:id="1121412427">
      <w:bodyDiv w:val="1"/>
      <w:marLeft w:val="0"/>
      <w:marRight w:val="0"/>
      <w:marTop w:val="0"/>
      <w:marBottom w:val="0"/>
      <w:divBdr>
        <w:top w:val="none" w:sz="0" w:space="0" w:color="auto"/>
        <w:left w:val="none" w:sz="0" w:space="0" w:color="auto"/>
        <w:bottom w:val="none" w:sz="0" w:space="0" w:color="auto"/>
        <w:right w:val="none" w:sz="0" w:space="0" w:color="auto"/>
      </w:divBdr>
      <w:divsChild>
        <w:div w:id="486869996">
          <w:marLeft w:val="640"/>
          <w:marRight w:val="0"/>
          <w:marTop w:val="0"/>
          <w:marBottom w:val="0"/>
          <w:divBdr>
            <w:top w:val="none" w:sz="0" w:space="0" w:color="auto"/>
            <w:left w:val="none" w:sz="0" w:space="0" w:color="auto"/>
            <w:bottom w:val="none" w:sz="0" w:space="0" w:color="auto"/>
            <w:right w:val="none" w:sz="0" w:space="0" w:color="auto"/>
          </w:divBdr>
        </w:div>
        <w:div w:id="839927257">
          <w:marLeft w:val="640"/>
          <w:marRight w:val="0"/>
          <w:marTop w:val="0"/>
          <w:marBottom w:val="0"/>
          <w:divBdr>
            <w:top w:val="none" w:sz="0" w:space="0" w:color="auto"/>
            <w:left w:val="none" w:sz="0" w:space="0" w:color="auto"/>
            <w:bottom w:val="none" w:sz="0" w:space="0" w:color="auto"/>
            <w:right w:val="none" w:sz="0" w:space="0" w:color="auto"/>
          </w:divBdr>
        </w:div>
        <w:div w:id="979117256">
          <w:marLeft w:val="640"/>
          <w:marRight w:val="0"/>
          <w:marTop w:val="0"/>
          <w:marBottom w:val="0"/>
          <w:divBdr>
            <w:top w:val="none" w:sz="0" w:space="0" w:color="auto"/>
            <w:left w:val="none" w:sz="0" w:space="0" w:color="auto"/>
            <w:bottom w:val="none" w:sz="0" w:space="0" w:color="auto"/>
            <w:right w:val="none" w:sz="0" w:space="0" w:color="auto"/>
          </w:divBdr>
        </w:div>
        <w:div w:id="1352562391">
          <w:marLeft w:val="640"/>
          <w:marRight w:val="0"/>
          <w:marTop w:val="0"/>
          <w:marBottom w:val="0"/>
          <w:divBdr>
            <w:top w:val="none" w:sz="0" w:space="0" w:color="auto"/>
            <w:left w:val="none" w:sz="0" w:space="0" w:color="auto"/>
            <w:bottom w:val="none" w:sz="0" w:space="0" w:color="auto"/>
            <w:right w:val="none" w:sz="0" w:space="0" w:color="auto"/>
          </w:divBdr>
        </w:div>
        <w:div w:id="1479496341">
          <w:marLeft w:val="640"/>
          <w:marRight w:val="0"/>
          <w:marTop w:val="0"/>
          <w:marBottom w:val="0"/>
          <w:divBdr>
            <w:top w:val="none" w:sz="0" w:space="0" w:color="auto"/>
            <w:left w:val="none" w:sz="0" w:space="0" w:color="auto"/>
            <w:bottom w:val="none" w:sz="0" w:space="0" w:color="auto"/>
            <w:right w:val="none" w:sz="0" w:space="0" w:color="auto"/>
          </w:divBdr>
        </w:div>
        <w:div w:id="1934900954">
          <w:marLeft w:val="640"/>
          <w:marRight w:val="0"/>
          <w:marTop w:val="0"/>
          <w:marBottom w:val="0"/>
          <w:divBdr>
            <w:top w:val="none" w:sz="0" w:space="0" w:color="auto"/>
            <w:left w:val="none" w:sz="0" w:space="0" w:color="auto"/>
            <w:bottom w:val="none" w:sz="0" w:space="0" w:color="auto"/>
            <w:right w:val="none" w:sz="0" w:space="0" w:color="auto"/>
          </w:divBdr>
        </w:div>
      </w:divsChild>
    </w:div>
    <w:div w:id="1121723360">
      <w:bodyDiv w:val="1"/>
      <w:marLeft w:val="0"/>
      <w:marRight w:val="0"/>
      <w:marTop w:val="0"/>
      <w:marBottom w:val="0"/>
      <w:divBdr>
        <w:top w:val="none" w:sz="0" w:space="0" w:color="auto"/>
        <w:left w:val="none" w:sz="0" w:space="0" w:color="auto"/>
        <w:bottom w:val="none" w:sz="0" w:space="0" w:color="auto"/>
        <w:right w:val="none" w:sz="0" w:space="0" w:color="auto"/>
      </w:divBdr>
    </w:div>
    <w:div w:id="1122268636">
      <w:bodyDiv w:val="1"/>
      <w:marLeft w:val="0"/>
      <w:marRight w:val="0"/>
      <w:marTop w:val="0"/>
      <w:marBottom w:val="0"/>
      <w:divBdr>
        <w:top w:val="none" w:sz="0" w:space="0" w:color="auto"/>
        <w:left w:val="none" w:sz="0" w:space="0" w:color="auto"/>
        <w:bottom w:val="none" w:sz="0" w:space="0" w:color="auto"/>
        <w:right w:val="none" w:sz="0" w:space="0" w:color="auto"/>
      </w:divBdr>
    </w:div>
    <w:div w:id="1127435629">
      <w:bodyDiv w:val="1"/>
      <w:marLeft w:val="0"/>
      <w:marRight w:val="0"/>
      <w:marTop w:val="0"/>
      <w:marBottom w:val="0"/>
      <w:divBdr>
        <w:top w:val="none" w:sz="0" w:space="0" w:color="auto"/>
        <w:left w:val="none" w:sz="0" w:space="0" w:color="auto"/>
        <w:bottom w:val="none" w:sz="0" w:space="0" w:color="auto"/>
        <w:right w:val="none" w:sz="0" w:space="0" w:color="auto"/>
      </w:divBdr>
    </w:div>
    <w:div w:id="1132595000">
      <w:bodyDiv w:val="1"/>
      <w:marLeft w:val="0"/>
      <w:marRight w:val="0"/>
      <w:marTop w:val="0"/>
      <w:marBottom w:val="0"/>
      <w:divBdr>
        <w:top w:val="none" w:sz="0" w:space="0" w:color="auto"/>
        <w:left w:val="none" w:sz="0" w:space="0" w:color="auto"/>
        <w:bottom w:val="none" w:sz="0" w:space="0" w:color="auto"/>
        <w:right w:val="none" w:sz="0" w:space="0" w:color="auto"/>
      </w:divBdr>
    </w:div>
    <w:div w:id="1135181734">
      <w:bodyDiv w:val="1"/>
      <w:marLeft w:val="0"/>
      <w:marRight w:val="0"/>
      <w:marTop w:val="0"/>
      <w:marBottom w:val="0"/>
      <w:divBdr>
        <w:top w:val="none" w:sz="0" w:space="0" w:color="auto"/>
        <w:left w:val="none" w:sz="0" w:space="0" w:color="auto"/>
        <w:bottom w:val="none" w:sz="0" w:space="0" w:color="auto"/>
        <w:right w:val="none" w:sz="0" w:space="0" w:color="auto"/>
      </w:divBdr>
    </w:div>
    <w:div w:id="1137529409">
      <w:bodyDiv w:val="1"/>
      <w:marLeft w:val="0"/>
      <w:marRight w:val="0"/>
      <w:marTop w:val="0"/>
      <w:marBottom w:val="0"/>
      <w:divBdr>
        <w:top w:val="none" w:sz="0" w:space="0" w:color="auto"/>
        <w:left w:val="none" w:sz="0" w:space="0" w:color="auto"/>
        <w:bottom w:val="none" w:sz="0" w:space="0" w:color="auto"/>
        <w:right w:val="none" w:sz="0" w:space="0" w:color="auto"/>
      </w:divBdr>
    </w:div>
    <w:div w:id="1137532159">
      <w:bodyDiv w:val="1"/>
      <w:marLeft w:val="0"/>
      <w:marRight w:val="0"/>
      <w:marTop w:val="0"/>
      <w:marBottom w:val="0"/>
      <w:divBdr>
        <w:top w:val="none" w:sz="0" w:space="0" w:color="auto"/>
        <w:left w:val="none" w:sz="0" w:space="0" w:color="auto"/>
        <w:bottom w:val="none" w:sz="0" w:space="0" w:color="auto"/>
        <w:right w:val="none" w:sz="0" w:space="0" w:color="auto"/>
      </w:divBdr>
    </w:div>
    <w:div w:id="1141071946">
      <w:bodyDiv w:val="1"/>
      <w:marLeft w:val="0"/>
      <w:marRight w:val="0"/>
      <w:marTop w:val="0"/>
      <w:marBottom w:val="0"/>
      <w:divBdr>
        <w:top w:val="none" w:sz="0" w:space="0" w:color="auto"/>
        <w:left w:val="none" w:sz="0" w:space="0" w:color="auto"/>
        <w:bottom w:val="none" w:sz="0" w:space="0" w:color="auto"/>
        <w:right w:val="none" w:sz="0" w:space="0" w:color="auto"/>
      </w:divBdr>
    </w:div>
    <w:div w:id="1141536115">
      <w:bodyDiv w:val="1"/>
      <w:marLeft w:val="0"/>
      <w:marRight w:val="0"/>
      <w:marTop w:val="0"/>
      <w:marBottom w:val="0"/>
      <w:divBdr>
        <w:top w:val="none" w:sz="0" w:space="0" w:color="auto"/>
        <w:left w:val="none" w:sz="0" w:space="0" w:color="auto"/>
        <w:bottom w:val="none" w:sz="0" w:space="0" w:color="auto"/>
        <w:right w:val="none" w:sz="0" w:space="0" w:color="auto"/>
      </w:divBdr>
    </w:div>
    <w:div w:id="1143623023">
      <w:bodyDiv w:val="1"/>
      <w:marLeft w:val="0"/>
      <w:marRight w:val="0"/>
      <w:marTop w:val="0"/>
      <w:marBottom w:val="0"/>
      <w:divBdr>
        <w:top w:val="none" w:sz="0" w:space="0" w:color="auto"/>
        <w:left w:val="none" w:sz="0" w:space="0" w:color="auto"/>
        <w:bottom w:val="none" w:sz="0" w:space="0" w:color="auto"/>
        <w:right w:val="none" w:sz="0" w:space="0" w:color="auto"/>
      </w:divBdr>
    </w:div>
    <w:div w:id="1144665709">
      <w:bodyDiv w:val="1"/>
      <w:marLeft w:val="0"/>
      <w:marRight w:val="0"/>
      <w:marTop w:val="0"/>
      <w:marBottom w:val="0"/>
      <w:divBdr>
        <w:top w:val="none" w:sz="0" w:space="0" w:color="auto"/>
        <w:left w:val="none" w:sz="0" w:space="0" w:color="auto"/>
        <w:bottom w:val="none" w:sz="0" w:space="0" w:color="auto"/>
        <w:right w:val="none" w:sz="0" w:space="0" w:color="auto"/>
      </w:divBdr>
    </w:div>
    <w:div w:id="1146435232">
      <w:bodyDiv w:val="1"/>
      <w:marLeft w:val="0"/>
      <w:marRight w:val="0"/>
      <w:marTop w:val="0"/>
      <w:marBottom w:val="0"/>
      <w:divBdr>
        <w:top w:val="none" w:sz="0" w:space="0" w:color="auto"/>
        <w:left w:val="none" w:sz="0" w:space="0" w:color="auto"/>
        <w:bottom w:val="none" w:sz="0" w:space="0" w:color="auto"/>
        <w:right w:val="none" w:sz="0" w:space="0" w:color="auto"/>
      </w:divBdr>
    </w:div>
    <w:div w:id="1147169210">
      <w:bodyDiv w:val="1"/>
      <w:marLeft w:val="0"/>
      <w:marRight w:val="0"/>
      <w:marTop w:val="0"/>
      <w:marBottom w:val="0"/>
      <w:divBdr>
        <w:top w:val="none" w:sz="0" w:space="0" w:color="auto"/>
        <w:left w:val="none" w:sz="0" w:space="0" w:color="auto"/>
        <w:bottom w:val="none" w:sz="0" w:space="0" w:color="auto"/>
        <w:right w:val="none" w:sz="0" w:space="0" w:color="auto"/>
      </w:divBdr>
    </w:div>
    <w:div w:id="1148010196">
      <w:bodyDiv w:val="1"/>
      <w:marLeft w:val="0"/>
      <w:marRight w:val="0"/>
      <w:marTop w:val="0"/>
      <w:marBottom w:val="0"/>
      <w:divBdr>
        <w:top w:val="none" w:sz="0" w:space="0" w:color="auto"/>
        <w:left w:val="none" w:sz="0" w:space="0" w:color="auto"/>
        <w:bottom w:val="none" w:sz="0" w:space="0" w:color="auto"/>
        <w:right w:val="none" w:sz="0" w:space="0" w:color="auto"/>
      </w:divBdr>
    </w:div>
    <w:div w:id="1149009911">
      <w:bodyDiv w:val="1"/>
      <w:marLeft w:val="0"/>
      <w:marRight w:val="0"/>
      <w:marTop w:val="0"/>
      <w:marBottom w:val="0"/>
      <w:divBdr>
        <w:top w:val="none" w:sz="0" w:space="0" w:color="auto"/>
        <w:left w:val="none" w:sz="0" w:space="0" w:color="auto"/>
        <w:bottom w:val="none" w:sz="0" w:space="0" w:color="auto"/>
        <w:right w:val="none" w:sz="0" w:space="0" w:color="auto"/>
      </w:divBdr>
    </w:div>
    <w:div w:id="1150630479">
      <w:bodyDiv w:val="1"/>
      <w:marLeft w:val="0"/>
      <w:marRight w:val="0"/>
      <w:marTop w:val="0"/>
      <w:marBottom w:val="0"/>
      <w:divBdr>
        <w:top w:val="none" w:sz="0" w:space="0" w:color="auto"/>
        <w:left w:val="none" w:sz="0" w:space="0" w:color="auto"/>
        <w:bottom w:val="none" w:sz="0" w:space="0" w:color="auto"/>
        <w:right w:val="none" w:sz="0" w:space="0" w:color="auto"/>
      </w:divBdr>
    </w:div>
    <w:div w:id="1157650353">
      <w:bodyDiv w:val="1"/>
      <w:marLeft w:val="0"/>
      <w:marRight w:val="0"/>
      <w:marTop w:val="0"/>
      <w:marBottom w:val="0"/>
      <w:divBdr>
        <w:top w:val="none" w:sz="0" w:space="0" w:color="auto"/>
        <w:left w:val="none" w:sz="0" w:space="0" w:color="auto"/>
        <w:bottom w:val="none" w:sz="0" w:space="0" w:color="auto"/>
        <w:right w:val="none" w:sz="0" w:space="0" w:color="auto"/>
      </w:divBdr>
    </w:div>
    <w:div w:id="1161197179">
      <w:bodyDiv w:val="1"/>
      <w:marLeft w:val="0"/>
      <w:marRight w:val="0"/>
      <w:marTop w:val="0"/>
      <w:marBottom w:val="0"/>
      <w:divBdr>
        <w:top w:val="none" w:sz="0" w:space="0" w:color="auto"/>
        <w:left w:val="none" w:sz="0" w:space="0" w:color="auto"/>
        <w:bottom w:val="none" w:sz="0" w:space="0" w:color="auto"/>
        <w:right w:val="none" w:sz="0" w:space="0" w:color="auto"/>
      </w:divBdr>
    </w:div>
    <w:div w:id="1161429464">
      <w:bodyDiv w:val="1"/>
      <w:marLeft w:val="0"/>
      <w:marRight w:val="0"/>
      <w:marTop w:val="0"/>
      <w:marBottom w:val="0"/>
      <w:divBdr>
        <w:top w:val="none" w:sz="0" w:space="0" w:color="auto"/>
        <w:left w:val="none" w:sz="0" w:space="0" w:color="auto"/>
        <w:bottom w:val="none" w:sz="0" w:space="0" w:color="auto"/>
        <w:right w:val="none" w:sz="0" w:space="0" w:color="auto"/>
      </w:divBdr>
    </w:div>
    <w:div w:id="1162622250">
      <w:bodyDiv w:val="1"/>
      <w:marLeft w:val="0"/>
      <w:marRight w:val="0"/>
      <w:marTop w:val="0"/>
      <w:marBottom w:val="0"/>
      <w:divBdr>
        <w:top w:val="none" w:sz="0" w:space="0" w:color="auto"/>
        <w:left w:val="none" w:sz="0" w:space="0" w:color="auto"/>
        <w:bottom w:val="none" w:sz="0" w:space="0" w:color="auto"/>
        <w:right w:val="none" w:sz="0" w:space="0" w:color="auto"/>
      </w:divBdr>
      <w:divsChild>
        <w:div w:id="354306711">
          <w:marLeft w:val="640"/>
          <w:marRight w:val="0"/>
          <w:marTop w:val="0"/>
          <w:marBottom w:val="0"/>
          <w:divBdr>
            <w:top w:val="none" w:sz="0" w:space="0" w:color="auto"/>
            <w:left w:val="none" w:sz="0" w:space="0" w:color="auto"/>
            <w:bottom w:val="none" w:sz="0" w:space="0" w:color="auto"/>
            <w:right w:val="none" w:sz="0" w:space="0" w:color="auto"/>
          </w:divBdr>
        </w:div>
        <w:div w:id="508835723">
          <w:marLeft w:val="640"/>
          <w:marRight w:val="0"/>
          <w:marTop w:val="0"/>
          <w:marBottom w:val="0"/>
          <w:divBdr>
            <w:top w:val="none" w:sz="0" w:space="0" w:color="auto"/>
            <w:left w:val="none" w:sz="0" w:space="0" w:color="auto"/>
            <w:bottom w:val="none" w:sz="0" w:space="0" w:color="auto"/>
            <w:right w:val="none" w:sz="0" w:space="0" w:color="auto"/>
          </w:divBdr>
        </w:div>
        <w:div w:id="768620038">
          <w:marLeft w:val="640"/>
          <w:marRight w:val="0"/>
          <w:marTop w:val="0"/>
          <w:marBottom w:val="0"/>
          <w:divBdr>
            <w:top w:val="none" w:sz="0" w:space="0" w:color="auto"/>
            <w:left w:val="none" w:sz="0" w:space="0" w:color="auto"/>
            <w:bottom w:val="none" w:sz="0" w:space="0" w:color="auto"/>
            <w:right w:val="none" w:sz="0" w:space="0" w:color="auto"/>
          </w:divBdr>
        </w:div>
        <w:div w:id="1798257968">
          <w:marLeft w:val="640"/>
          <w:marRight w:val="0"/>
          <w:marTop w:val="0"/>
          <w:marBottom w:val="0"/>
          <w:divBdr>
            <w:top w:val="none" w:sz="0" w:space="0" w:color="auto"/>
            <w:left w:val="none" w:sz="0" w:space="0" w:color="auto"/>
            <w:bottom w:val="none" w:sz="0" w:space="0" w:color="auto"/>
            <w:right w:val="none" w:sz="0" w:space="0" w:color="auto"/>
          </w:divBdr>
        </w:div>
        <w:div w:id="1812359801">
          <w:marLeft w:val="640"/>
          <w:marRight w:val="0"/>
          <w:marTop w:val="0"/>
          <w:marBottom w:val="0"/>
          <w:divBdr>
            <w:top w:val="none" w:sz="0" w:space="0" w:color="auto"/>
            <w:left w:val="none" w:sz="0" w:space="0" w:color="auto"/>
            <w:bottom w:val="none" w:sz="0" w:space="0" w:color="auto"/>
            <w:right w:val="none" w:sz="0" w:space="0" w:color="auto"/>
          </w:divBdr>
        </w:div>
        <w:div w:id="1945846349">
          <w:marLeft w:val="640"/>
          <w:marRight w:val="0"/>
          <w:marTop w:val="0"/>
          <w:marBottom w:val="0"/>
          <w:divBdr>
            <w:top w:val="none" w:sz="0" w:space="0" w:color="auto"/>
            <w:left w:val="none" w:sz="0" w:space="0" w:color="auto"/>
            <w:bottom w:val="none" w:sz="0" w:space="0" w:color="auto"/>
            <w:right w:val="none" w:sz="0" w:space="0" w:color="auto"/>
          </w:divBdr>
        </w:div>
      </w:divsChild>
    </w:div>
    <w:div w:id="1163156083">
      <w:bodyDiv w:val="1"/>
      <w:marLeft w:val="0"/>
      <w:marRight w:val="0"/>
      <w:marTop w:val="0"/>
      <w:marBottom w:val="0"/>
      <w:divBdr>
        <w:top w:val="none" w:sz="0" w:space="0" w:color="auto"/>
        <w:left w:val="none" w:sz="0" w:space="0" w:color="auto"/>
        <w:bottom w:val="none" w:sz="0" w:space="0" w:color="auto"/>
        <w:right w:val="none" w:sz="0" w:space="0" w:color="auto"/>
      </w:divBdr>
    </w:div>
    <w:div w:id="1164206285">
      <w:bodyDiv w:val="1"/>
      <w:marLeft w:val="0"/>
      <w:marRight w:val="0"/>
      <w:marTop w:val="0"/>
      <w:marBottom w:val="0"/>
      <w:divBdr>
        <w:top w:val="none" w:sz="0" w:space="0" w:color="auto"/>
        <w:left w:val="none" w:sz="0" w:space="0" w:color="auto"/>
        <w:bottom w:val="none" w:sz="0" w:space="0" w:color="auto"/>
        <w:right w:val="none" w:sz="0" w:space="0" w:color="auto"/>
      </w:divBdr>
    </w:div>
    <w:div w:id="1170564162">
      <w:bodyDiv w:val="1"/>
      <w:marLeft w:val="0"/>
      <w:marRight w:val="0"/>
      <w:marTop w:val="0"/>
      <w:marBottom w:val="0"/>
      <w:divBdr>
        <w:top w:val="none" w:sz="0" w:space="0" w:color="auto"/>
        <w:left w:val="none" w:sz="0" w:space="0" w:color="auto"/>
        <w:bottom w:val="none" w:sz="0" w:space="0" w:color="auto"/>
        <w:right w:val="none" w:sz="0" w:space="0" w:color="auto"/>
      </w:divBdr>
    </w:div>
    <w:div w:id="1170604932">
      <w:bodyDiv w:val="1"/>
      <w:marLeft w:val="0"/>
      <w:marRight w:val="0"/>
      <w:marTop w:val="0"/>
      <w:marBottom w:val="0"/>
      <w:divBdr>
        <w:top w:val="none" w:sz="0" w:space="0" w:color="auto"/>
        <w:left w:val="none" w:sz="0" w:space="0" w:color="auto"/>
        <w:bottom w:val="none" w:sz="0" w:space="0" w:color="auto"/>
        <w:right w:val="none" w:sz="0" w:space="0" w:color="auto"/>
      </w:divBdr>
    </w:div>
    <w:div w:id="1172452471">
      <w:bodyDiv w:val="1"/>
      <w:marLeft w:val="0"/>
      <w:marRight w:val="0"/>
      <w:marTop w:val="0"/>
      <w:marBottom w:val="0"/>
      <w:divBdr>
        <w:top w:val="none" w:sz="0" w:space="0" w:color="auto"/>
        <w:left w:val="none" w:sz="0" w:space="0" w:color="auto"/>
        <w:bottom w:val="none" w:sz="0" w:space="0" w:color="auto"/>
        <w:right w:val="none" w:sz="0" w:space="0" w:color="auto"/>
      </w:divBdr>
    </w:div>
    <w:div w:id="1172719334">
      <w:bodyDiv w:val="1"/>
      <w:marLeft w:val="0"/>
      <w:marRight w:val="0"/>
      <w:marTop w:val="0"/>
      <w:marBottom w:val="0"/>
      <w:divBdr>
        <w:top w:val="none" w:sz="0" w:space="0" w:color="auto"/>
        <w:left w:val="none" w:sz="0" w:space="0" w:color="auto"/>
        <w:bottom w:val="none" w:sz="0" w:space="0" w:color="auto"/>
        <w:right w:val="none" w:sz="0" w:space="0" w:color="auto"/>
      </w:divBdr>
    </w:div>
    <w:div w:id="1173107005">
      <w:bodyDiv w:val="1"/>
      <w:marLeft w:val="0"/>
      <w:marRight w:val="0"/>
      <w:marTop w:val="0"/>
      <w:marBottom w:val="0"/>
      <w:divBdr>
        <w:top w:val="none" w:sz="0" w:space="0" w:color="auto"/>
        <w:left w:val="none" w:sz="0" w:space="0" w:color="auto"/>
        <w:bottom w:val="none" w:sz="0" w:space="0" w:color="auto"/>
        <w:right w:val="none" w:sz="0" w:space="0" w:color="auto"/>
      </w:divBdr>
    </w:div>
    <w:div w:id="1175459777">
      <w:bodyDiv w:val="1"/>
      <w:marLeft w:val="0"/>
      <w:marRight w:val="0"/>
      <w:marTop w:val="0"/>
      <w:marBottom w:val="0"/>
      <w:divBdr>
        <w:top w:val="none" w:sz="0" w:space="0" w:color="auto"/>
        <w:left w:val="none" w:sz="0" w:space="0" w:color="auto"/>
        <w:bottom w:val="none" w:sz="0" w:space="0" w:color="auto"/>
        <w:right w:val="none" w:sz="0" w:space="0" w:color="auto"/>
      </w:divBdr>
    </w:div>
    <w:div w:id="1176307935">
      <w:bodyDiv w:val="1"/>
      <w:marLeft w:val="0"/>
      <w:marRight w:val="0"/>
      <w:marTop w:val="0"/>
      <w:marBottom w:val="0"/>
      <w:divBdr>
        <w:top w:val="none" w:sz="0" w:space="0" w:color="auto"/>
        <w:left w:val="none" w:sz="0" w:space="0" w:color="auto"/>
        <w:bottom w:val="none" w:sz="0" w:space="0" w:color="auto"/>
        <w:right w:val="none" w:sz="0" w:space="0" w:color="auto"/>
      </w:divBdr>
    </w:div>
    <w:div w:id="1176961077">
      <w:bodyDiv w:val="1"/>
      <w:marLeft w:val="0"/>
      <w:marRight w:val="0"/>
      <w:marTop w:val="0"/>
      <w:marBottom w:val="0"/>
      <w:divBdr>
        <w:top w:val="none" w:sz="0" w:space="0" w:color="auto"/>
        <w:left w:val="none" w:sz="0" w:space="0" w:color="auto"/>
        <w:bottom w:val="none" w:sz="0" w:space="0" w:color="auto"/>
        <w:right w:val="none" w:sz="0" w:space="0" w:color="auto"/>
      </w:divBdr>
    </w:div>
    <w:div w:id="1180511996">
      <w:bodyDiv w:val="1"/>
      <w:marLeft w:val="0"/>
      <w:marRight w:val="0"/>
      <w:marTop w:val="0"/>
      <w:marBottom w:val="0"/>
      <w:divBdr>
        <w:top w:val="none" w:sz="0" w:space="0" w:color="auto"/>
        <w:left w:val="none" w:sz="0" w:space="0" w:color="auto"/>
        <w:bottom w:val="none" w:sz="0" w:space="0" w:color="auto"/>
        <w:right w:val="none" w:sz="0" w:space="0" w:color="auto"/>
      </w:divBdr>
    </w:div>
    <w:div w:id="1180512970">
      <w:bodyDiv w:val="1"/>
      <w:marLeft w:val="0"/>
      <w:marRight w:val="0"/>
      <w:marTop w:val="0"/>
      <w:marBottom w:val="0"/>
      <w:divBdr>
        <w:top w:val="none" w:sz="0" w:space="0" w:color="auto"/>
        <w:left w:val="none" w:sz="0" w:space="0" w:color="auto"/>
        <w:bottom w:val="none" w:sz="0" w:space="0" w:color="auto"/>
        <w:right w:val="none" w:sz="0" w:space="0" w:color="auto"/>
      </w:divBdr>
    </w:div>
    <w:div w:id="1182236083">
      <w:bodyDiv w:val="1"/>
      <w:marLeft w:val="0"/>
      <w:marRight w:val="0"/>
      <w:marTop w:val="0"/>
      <w:marBottom w:val="0"/>
      <w:divBdr>
        <w:top w:val="none" w:sz="0" w:space="0" w:color="auto"/>
        <w:left w:val="none" w:sz="0" w:space="0" w:color="auto"/>
        <w:bottom w:val="none" w:sz="0" w:space="0" w:color="auto"/>
        <w:right w:val="none" w:sz="0" w:space="0" w:color="auto"/>
      </w:divBdr>
    </w:div>
    <w:div w:id="1183544439">
      <w:bodyDiv w:val="1"/>
      <w:marLeft w:val="0"/>
      <w:marRight w:val="0"/>
      <w:marTop w:val="0"/>
      <w:marBottom w:val="0"/>
      <w:divBdr>
        <w:top w:val="none" w:sz="0" w:space="0" w:color="auto"/>
        <w:left w:val="none" w:sz="0" w:space="0" w:color="auto"/>
        <w:bottom w:val="none" w:sz="0" w:space="0" w:color="auto"/>
        <w:right w:val="none" w:sz="0" w:space="0" w:color="auto"/>
      </w:divBdr>
    </w:div>
    <w:div w:id="1183670350">
      <w:bodyDiv w:val="1"/>
      <w:marLeft w:val="0"/>
      <w:marRight w:val="0"/>
      <w:marTop w:val="0"/>
      <w:marBottom w:val="0"/>
      <w:divBdr>
        <w:top w:val="none" w:sz="0" w:space="0" w:color="auto"/>
        <w:left w:val="none" w:sz="0" w:space="0" w:color="auto"/>
        <w:bottom w:val="none" w:sz="0" w:space="0" w:color="auto"/>
        <w:right w:val="none" w:sz="0" w:space="0" w:color="auto"/>
      </w:divBdr>
    </w:div>
    <w:div w:id="1184782392">
      <w:bodyDiv w:val="1"/>
      <w:marLeft w:val="0"/>
      <w:marRight w:val="0"/>
      <w:marTop w:val="0"/>
      <w:marBottom w:val="0"/>
      <w:divBdr>
        <w:top w:val="none" w:sz="0" w:space="0" w:color="auto"/>
        <w:left w:val="none" w:sz="0" w:space="0" w:color="auto"/>
        <w:bottom w:val="none" w:sz="0" w:space="0" w:color="auto"/>
        <w:right w:val="none" w:sz="0" w:space="0" w:color="auto"/>
      </w:divBdr>
    </w:div>
    <w:div w:id="1187521891">
      <w:bodyDiv w:val="1"/>
      <w:marLeft w:val="0"/>
      <w:marRight w:val="0"/>
      <w:marTop w:val="0"/>
      <w:marBottom w:val="0"/>
      <w:divBdr>
        <w:top w:val="none" w:sz="0" w:space="0" w:color="auto"/>
        <w:left w:val="none" w:sz="0" w:space="0" w:color="auto"/>
        <w:bottom w:val="none" w:sz="0" w:space="0" w:color="auto"/>
        <w:right w:val="none" w:sz="0" w:space="0" w:color="auto"/>
      </w:divBdr>
    </w:div>
    <w:div w:id="1187523919">
      <w:bodyDiv w:val="1"/>
      <w:marLeft w:val="0"/>
      <w:marRight w:val="0"/>
      <w:marTop w:val="0"/>
      <w:marBottom w:val="0"/>
      <w:divBdr>
        <w:top w:val="none" w:sz="0" w:space="0" w:color="auto"/>
        <w:left w:val="none" w:sz="0" w:space="0" w:color="auto"/>
        <w:bottom w:val="none" w:sz="0" w:space="0" w:color="auto"/>
        <w:right w:val="none" w:sz="0" w:space="0" w:color="auto"/>
      </w:divBdr>
    </w:div>
    <w:div w:id="1187794976">
      <w:bodyDiv w:val="1"/>
      <w:marLeft w:val="0"/>
      <w:marRight w:val="0"/>
      <w:marTop w:val="0"/>
      <w:marBottom w:val="0"/>
      <w:divBdr>
        <w:top w:val="none" w:sz="0" w:space="0" w:color="auto"/>
        <w:left w:val="none" w:sz="0" w:space="0" w:color="auto"/>
        <w:bottom w:val="none" w:sz="0" w:space="0" w:color="auto"/>
        <w:right w:val="none" w:sz="0" w:space="0" w:color="auto"/>
      </w:divBdr>
    </w:div>
    <w:div w:id="1188635610">
      <w:bodyDiv w:val="1"/>
      <w:marLeft w:val="0"/>
      <w:marRight w:val="0"/>
      <w:marTop w:val="0"/>
      <w:marBottom w:val="0"/>
      <w:divBdr>
        <w:top w:val="none" w:sz="0" w:space="0" w:color="auto"/>
        <w:left w:val="none" w:sz="0" w:space="0" w:color="auto"/>
        <w:bottom w:val="none" w:sz="0" w:space="0" w:color="auto"/>
        <w:right w:val="none" w:sz="0" w:space="0" w:color="auto"/>
      </w:divBdr>
    </w:div>
    <w:div w:id="1192916197">
      <w:bodyDiv w:val="1"/>
      <w:marLeft w:val="0"/>
      <w:marRight w:val="0"/>
      <w:marTop w:val="0"/>
      <w:marBottom w:val="0"/>
      <w:divBdr>
        <w:top w:val="none" w:sz="0" w:space="0" w:color="auto"/>
        <w:left w:val="none" w:sz="0" w:space="0" w:color="auto"/>
        <w:bottom w:val="none" w:sz="0" w:space="0" w:color="auto"/>
        <w:right w:val="none" w:sz="0" w:space="0" w:color="auto"/>
      </w:divBdr>
    </w:div>
    <w:div w:id="1193806424">
      <w:bodyDiv w:val="1"/>
      <w:marLeft w:val="0"/>
      <w:marRight w:val="0"/>
      <w:marTop w:val="0"/>
      <w:marBottom w:val="0"/>
      <w:divBdr>
        <w:top w:val="none" w:sz="0" w:space="0" w:color="auto"/>
        <w:left w:val="none" w:sz="0" w:space="0" w:color="auto"/>
        <w:bottom w:val="none" w:sz="0" w:space="0" w:color="auto"/>
        <w:right w:val="none" w:sz="0" w:space="0" w:color="auto"/>
      </w:divBdr>
    </w:div>
    <w:div w:id="1196966707">
      <w:bodyDiv w:val="1"/>
      <w:marLeft w:val="0"/>
      <w:marRight w:val="0"/>
      <w:marTop w:val="0"/>
      <w:marBottom w:val="0"/>
      <w:divBdr>
        <w:top w:val="none" w:sz="0" w:space="0" w:color="auto"/>
        <w:left w:val="none" w:sz="0" w:space="0" w:color="auto"/>
        <w:bottom w:val="none" w:sz="0" w:space="0" w:color="auto"/>
        <w:right w:val="none" w:sz="0" w:space="0" w:color="auto"/>
      </w:divBdr>
    </w:div>
    <w:div w:id="1198082808">
      <w:bodyDiv w:val="1"/>
      <w:marLeft w:val="0"/>
      <w:marRight w:val="0"/>
      <w:marTop w:val="0"/>
      <w:marBottom w:val="0"/>
      <w:divBdr>
        <w:top w:val="none" w:sz="0" w:space="0" w:color="auto"/>
        <w:left w:val="none" w:sz="0" w:space="0" w:color="auto"/>
        <w:bottom w:val="none" w:sz="0" w:space="0" w:color="auto"/>
        <w:right w:val="none" w:sz="0" w:space="0" w:color="auto"/>
      </w:divBdr>
    </w:div>
    <w:div w:id="1205363195">
      <w:bodyDiv w:val="1"/>
      <w:marLeft w:val="0"/>
      <w:marRight w:val="0"/>
      <w:marTop w:val="0"/>
      <w:marBottom w:val="0"/>
      <w:divBdr>
        <w:top w:val="none" w:sz="0" w:space="0" w:color="auto"/>
        <w:left w:val="none" w:sz="0" w:space="0" w:color="auto"/>
        <w:bottom w:val="none" w:sz="0" w:space="0" w:color="auto"/>
        <w:right w:val="none" w:sz="0" w:space="0" w:color="auto"/>
      </w:divBdr>
    </w:div>
    <w:div w:id="1208421244">
      <w:bodyDiv w:val="1"/>
      <w:marLeft w:val="0"/>
      <w:marRight w:val="0"/>
      <w:marTop w:val="0"/>
      <w:marBottom w:val="0"/>
      <w:divBdr>
        <w:top w:val="none" w:sz="0" w:space="0" w:color="auto"/>
        <w:left w:val="none" w:sz="0" w:space="0" w:color="auto"/>
        <w:bottom w:val="none" w:sz="0" w:space="0" w:color="auto"/>
        <w:right w:val="none" w:sz="0" w:space="0" w:color="auto"/>
      </w:divBdr>
    </w:div>
    <w:div w:id="1209336050">
      <w:bodyDiv w:val="1"/>
      <w:marLeft w:val="0"/>
      <w:marRight w:val="0"/>
      <w:marTop w:val="0"/>
      <w:marBottom w:val="0"/>
      <w:divBdr>
        <w:top w:val="none" w:sz="0" w:space="0" w:color="auto"/>
        <w:left w:val="none" w:sz="0" w:space="0" w:color="auto"/>
        <w:bottom w:val="none" w:sz="0" w:space="0" w:color="auto"/>
        <w:right w:val="none" w:sz="0" w:space="0" w:color="auto"/>
      </w:divBdr>
    </w:div>
    <w:div w:id="1215964840">
      <w:bodyDiv w:val="1"/>
      <w:marLeft w:val="0"/>
      <w:marRight w:val="0"/>
      <w:marTop w:val="0"/>
      <w:marBottom w:val="0"/>
      <w:divBdr>
        <w:top w:val="none" w:sz="0" w:space="0" w:color="auto"/>
        <w:left w:val="none" w:sz="0" w:space="0" w:color="auto"/>
        <w:bottom w:val="none" w:sz="0" w:space="0" w:color="auto"/>
        <w:right w:val="none" w:sz="0" w:space="0" w:color="auto"/>
      </w:divBdr>
    </w:div>
    <w:div w:id="1217353852">
      <w:bodyDiv w:val="1"/>
      <w:marLeft w:val="0"/>
      <w:marRight w:val="0"/>
      <w:marTop w:val="0"/>
      <w:marBottom w:val="0"/>
      <w:divBdr>
        <w:top w:val="none" w:sz="0" w:space="0" w:color="auto"/>
        <w:left w:val="none" w:sz="0" w:space="0" w:color="auto"/>
        <w:bottom w:val="none" w:sz="0" w:space="0" w:color="auto"/>
        <w:right w:val="none" w:sz="0" w:space="0" w:color="auto"/>
      </w:divBdr>
    </w:div>
    <w:div w:id="1221743109">
      <w:bodyDiv w:val="1"/>
      <w:marLeft w:val="0"/>
      <w:marRight w:val="0"/>
      <w:marTop w:val="0"/>
      <w:marBottom w:val="0"/>
      <w:divBdr>
        <w:top w:val="none" w:sz="0" w:space="0" w:color="auto"/>
        <w:left w:val="none" w:sz="0" w:space="0" w:color="auto"/>
        <w:bottom w:val="none" w:sz="0" w:space="0" w:color="auto"/>
        <w:right w:val="none" w:sz="0" w:space="0" w:color="auto"/>
      </w:divBdr>
    </w:div>
    <w:div w:id="1222212993">
      <w:bodyDiv w:val="1"/>
      <w:marLeft w:val="0"/>
      <w:marRight w:val="0"/>
      <w:marTop w:val="0"/>
      <w:marBottom w:val="0"/>
      <w:divBdr>
        <w:top w:val="none" w:sz="0" w:space="0" w:color="auto"/>
        <w:left w:val="none" w:sz="0" w:space="0" w:color="auto"/>
        <w:bottom w:val="none" w:sz="0" w:space="0" w:color="auto"/>
        <w:right w:val="none" w:sz="0" w:space="0" w:color="auto"/>
      </w:divBdr>
    </w:div>
    <w:div w:id="1223715300">
      <w:bodyDiv w:val="1"/>
      <w:marLeft w:val="0"/>
      <w:marRight w:val="0"/>
      <w:marTop w:val="0"/>
      <w:marBottom w:val="0"/>
      <w:divBdr>
        <w:top w:val="none" w:sz="0" w:space="0" w:color="auto"/>
        <w:left w:val="none" w:sz="0" w:space="0" w:color="auto"/>
        <w:bottom w:val="none" w:sz="0" w:space="0" w:color="auto"/>
        <w:right w:val="none" w:sz="0" w:space="0" w:color="auto"/>
      </w:divBdr>
    </w:div>
    <w:div w:id="1230382840">
      <w:bodyDiv w:val="1"/>
      <w:marLeft w:val="0"/>
      <w:marRight w:val="0"/>
      <w:marTop w:val="0"/>
      <w:marBottom w:val="0"/>
      <w:divBdr>
        <w:top w:val="none" w:sz="0" w:space="0" w:color="auto"/>
        <w:left w:val="none" w:sz="0" w:space="0" w:color="auto"/>
        <w:bottom w:val="none" w:sz="0" w:space="0" w:color="auto"/>
        <w:right w:val="none" w:sz="0" w:space="0" w:color="auto"/>
      </w:divBdr>
    </w:div>
    <w:div w:id="1231497755">
      <w:bodyDiv w:val="1"/>
      <w:marLeft w:val="0"/>
      <w:marRight w:val="0"/>
      <w:marTop w:val="0"/>
      <w:marBottom w:val="0"/>
      <w:divBdr>
        <w:top w:val="none" w:sz="0" w:space="0" w:color="auto"/>
        <w:left w:val="none" w:sz="0" w:space="0" w:color="auto"/>
        <w:bottom w:val="none" w:sz="0" w:space="0" w:color="auto"/>
        <w:right w:val="none" w:sz="0" w:space="0" w:color="auto"/>
      </w:divBdr>
    </w:div>
    <w:div w:id="1235973278">
      <w:bodyDiv w:val="1"/>
      <w:marLeft w:val="0"/>
      <w:marRight w:val="0"/>
      <w:marTop w:val="0"/>
      <w:marBottom w:val="0"/>
      <w:divBdr>
        <w:top w:val="none" w:sz="0" w:space="0" w:color="auto"/>
        <w:left w:val="none" w:sz="0" w:space="0" w:color="auto"/>
        <w:bottom w:val="none" w:sz="0" w:space="0" w:color="auto"/>
        <w:right w:val="none" w:sz="0" w:space="0" w:color="auto"/>
      </w:divBdr>
    </w:div>
    <w:div w:id="1236086193">
      <w:bodyDiv w:val="1"/>
      <w:marLeft w:val="0"/>
      <w:marRight w:val="0"/>
      <w:marTop w:val="0"/>
      <w:marBottom w:val="0"/>
      <w:divBdr>
        <w:top w:val="none" w:sz="0" w:space="0" w:color="auto"/>
        <w:left w:val="none" w:sz="0" w:space="0" w:color="auto"/>
        <w:bottom w:val="none" w:sz="0" w:space="0" w:color="auto"/>
        <w:right w:val="none" w:sz="0" w:space="0" w:color="auto"/>
      </w:divBdr>
    </w:div>
    <w:div w:id="1236626485">
      <w:bodyDiv w:val="1"/>
      <w:marLeft w:val="0"/>
      <w:marRight w:val="0"/>
      <w:marTop w:val="0"/>
      <w:marBottom w:val="0"/>
      <w:divBdr>
        <w:top w:val="none" w:sz="0" w:space="0" w:color="auto"/>
        <w:left w:val="none" w:sz="0" w:space="0" w:color="auto"/>
        <w:bottom w:val="none" w:sz="0" w:space="0" w:color="auto"/>
        <w:right w:val="none" w:sz="0" w:space="0" w:color="auto"/>
      </w:divBdr>
    </w:div>
    <w:div w:id="1236861719">
      <w:bodyDiv w:val="1"/>
      <w:marLeft w:val="0"/>
      <w:marRight w:val="0"/>
      <w:marTop w:val="0"/>
      <w:marBottom w:val="0"/>
      <w:divBdr>
        <w:top w:val="none" w:sz="0" w:space="0" w:color="auto"/>
        <w:left w:val="none" w:sz="0" w:space="0" w:color="auto"/>
        <w:bottom w:val="none" w:sz="0" w:space="0" w:color="auto"/>
        <w:right w:val="none" w:sz="0" w:space="0" w:color="auto"/>
      </w:divBdr>
    </w:div>
    <w:div w:id="1238827629">
      <w:bodyDiv w:val="1"/>
      <w:marLeft w:val="0"/>
      <w:marRight w:val="0"/>
      <w:marTop w:val="0"/>
      <w:marBottom w:val="0"/>
      <w:divBdr>
        <w:top w:val="none" w:sz="0" w:space="0" w:color="auto"/>
        <w:left w:val="none" w:sz="0" w:space="0" w:color="auto"/>
        <w:bottom w:val="none" w:sz="0" w:space="0" w:color="auto"/>
        <w:right w:val="none" w:sz="0" w:space="0" w:color="auto"/>
      </w:divBdr>
    </w:div>
    <w:div w:id="1240486729">
      <w:bodyDiv w:val="1"/>
      <w:marLeft w:val="0"/>
      <w:marRight w:val="0"/>
      <w:marTop w:val="0"/>
      <w:marBottom w:val="0"/>
      <w:divBdr>
        <w:top w:val="none" w:sz="0" w:space="0" w:color="auto"/>
        <w:left w:val="none" w:sz="0" w:space="0" w:color="auto"/>
        <w:bottom w:val="none" w:sz="0" w:space="0" w:color="auto"/>
        <w:right w:val="none" w:sz="0" w:space="0" w:color="auto"/>
      </w:divBdr>
    </w:div>
    <w:div w:id="1241521213">
      <w:bodyDiv w:val="1"/>
      <w:marLeft w:val="0"/>
      <w:marRight w:val="0"/>
      <w:marTop w:val="0"/>
      <w:marBottom w:val="0"/>
      <w:divBdr>
        <w:top w:val="none" w:sz="0" w:space="0" w:color="auto"/>
        <w:left w:val="none" w:sz="0" w:space="0" w:color="auto"/>
        <w:bottom w:val="none" w:sz="0" w:space="0" w:color="auto"/>
        <w:right w:val="none" w:sz="0" w:space="0" w:color="auto"/>
      </w:divBdr>
    </w:div>
    <w:div w:id="1241721664">
      <w:bodyDiv w:val="1"/>
      <w:marLeft w:val="0"/>
      <w:marRight w:val="0"/>
      <w:marTop w:val="0"/>
      <w:marBottom w:val="0"/>
      <w:divBdr>
        <w:top w:val="none" w:sz="0" w:space="0" w:color="auto"/>
        <w:left w:val="none" w:sz="0" w:space="0" w:color="auto"/>
        <w:bottom w:val="none" w:sz="0" w:space="0" w:color="auto"/>
        <w:right w:val="none" w:sz="0" w:space="0" w:color="auto"/>
      </w:divBdr>
    </w:div>
    <w:div w:id="1243487330">
      <w:bodyDiv w:val="1"/>
      <w:marLeft w:val="0"/>
      <w:marRight w:val="0"/>
      <w:marTop w:val="0"/>
      <w:marBottom w:val="0"/>
      <w:divBdr>
        <w:top w:val="none" w:sz="0" w:space="0" w:color="auto"/>
        <w:left w:val="none" w:sz="0" w:space="0" w:color="auto"/>
        <w:bottom w:val="none" w:sz="0" w:space="0" w:color="auto"/>
        <w:right w:val="none" w:sz="0" w:space="0" w:color="auto"/>
      </w:divBdr>
      <w:divsChild>
        <w:div w:id="181434462">
          <w:marLeft w:val="640"/>
          <w:marRight w:val="0"/>
          <w:marTop w:val="0"/>
          <w:marBottom w:val="0"/>
          <w:divBdr>
            <w:top w:val="none" w:sz="0" w:space="0" w:color="auto"/>
            <w:left w:val="none" w:sz="0" w:space="0" w:color="auto"/>
            <w:bottom w:val="none" w:sz="0" w:space="0" w:color="auto"/>
            <w:right w:val="none" w:sz="0" w:space="0" w:color="auto"/>
          </w:divBdr>
        </w:div>
        <w:div w:id="729888031">
          <w:marLeft w:val="640"/>
          <w:marRight w:val="0"/>
          <w:marTop w:val="0"/>
          <w:marBottom w:val="0"/>
          <w:divBdr>
            <w:top w:val="none" w:sz="0" w:space="0" w:color="auto"/>
            <w:left w:val="none" w:sz="0" w:space="0" w:color="auto"/>
            <w:bottom w:val="none" w:sz="0" w:space="0" w:color="auto"/>
            <w:right w:val="none" w:sz="0" w:space="0" w:color="auto"/>
          </w:divBdr>
        </w:div>
        <w:div w:id="1190415423">
          <w:marLeft w:val="640"/>
          <w:marRight w:val="0"/>
          <w:marTop w:val="0"/>
          <w:marBottom w:val="0"/>
          <w:divBdr>
            <w:top w:val="none" w:sz="0" w:space="0" w:color="auto"/>
            <w:left w:val="none" w:sz="0" w:space="0" w:color="auto"/>
            <w:bottom w:val="none" w:sz="0" w:space="0" w:color="auto"/>
            <w:right w:val="none" w:sz="0" w:space="0" w:color="auto"/>
          </w:divBdr>
        </w:div>
        <w:div w:id="1349059323">
          <w:marLeft w:val="640"/>
          <w:marRight w:val="0"/>
          <w:marTop w:val="0"/>
          <w:marBottom w:val="0"/>
          <w:divBdr>
            <w:top w:val="none" w:sz="0" w:space="0" w:color="auto"/>
            <w:left w:val="none" w:sz="0" w:space="0" w:color="auto"/>
            <w:bottom w:val="none" w:sz="0" w:space="0" w:color="auto"/>
            <w:right w:val="none" w:sz="0" w:space="0" w:color="auto"/>
          </w:divBdr>
        </w:div>
        <w:div w:id="1687175473">
          <w:marLeft w:val="640"/>
          <w:marRight w:val="0"/>
          <w:marTop w:val="0"/>
          <w:marBottom w:val="0"/>
          <w:divBdr>
            <w:top w:val="none" w:sz="0" w:space="0" w:color="auto"/>
            <w:left w:val="none" w:sz="0" w:space="0" w:color="auto"/>
            <w:bottom w:val="none" w:sz="0" w:space="0" w:color="auto"/>
            <w:right w:val="none" w:sz="0" w:space="0" w:color="auto"/>
          </w:divBdr>
        </w:div>
        <w:div w:id="1707828376">
          <w:marLeft w:val="640"/>
          <w:marRight w:val="0"/>
          <w:marTop w:val="0"/>
          <w:marBottom w:val="0"/>
          <w:divBdr>
            <w:top w:val="none" w:sz="0" w:space="0" w:color="auto"/>
            <w:left w:val="none" w:sz="0" w:space="0" w:color="auto"/>
            <w:bottom w:val="none" w:sz="0" w:space="0" w:color="auto"/>
            <w:right w:val="none" w:sz="0" w:space="0" w:color="auto"/>
          </w:divBdr>
        </w:div>
        <w:div w:id="1774401525">
          <w:marLeft w:val="640"/>
          <w:marRight w:val="0"/>
          <w:marTop w:val="0"/>
          <w:marBottom w:val="0"/>
          <w:divBdr>
            <w:top w:val="none" w:sz="0" w:space="0" w:color="auto"/>
            <w:left w:val="none" w:sz="0" w:space="0" w:color="auto"/>
            <w:bottom w:val="none" w:sz="0" w:space="0" w:color="auto"/>
            <w:right w:val="none" w:sz="0" w:space="0" w:color="auto"/>
          </w:divBdr>
        </w:div>
        <w:div w:id="1886408368">
          <w:marLeft w:val="640"/>
          <w:marRight w:val="0"/>
          <w:marTop w:val="0"/>
          <w:marBottom w:val="0"/>
          <w:divBdr>
            <w:top w:val="none" w:sz="0" w:space="0" w:color="auto"/>
            <w:left w:val="none" w:sz="0" w:space="0" w:color="auto"/>
            <w:bottom w:val="none" w:sz="0" w:space="0" w:color="auto"/>
            <w:right w:val="none" w:sz="0" w:space="0" w:color="auto"/>
          </w:divBdr>
        </w:div>
      </w:divsChild>
    </w:div>
    <w:div w:id="1246261173">
      <w:bodyDiv w:val="1"/>
      <w:marLeft w:val="0"/>
      <w:marRight w:val="0"/>
      <w:marTop w:val="0"/>
      <w:marBottom w:val="0"/>
      <w:divBdr>
        <w:top w:val="none" w:sz="0" w:space="0" w:color="auto"/>
        <w:left w:val="none" w:sz="0" w:space="0" w:color="auto"/>
        <w:bottom w:val="none" w:sz="0" w:space="0" w:color="auto"/>
        <w:right w:val="none" w:sz="0" w:space="0" w:color="auto"/>
      </w:divBdr>
    </w:div>
    <w:div w:id="1247035848">
      <w:bodyDiv w:val="1"/>
      <w:marLeft w:val="0"/>
      <w:marRight w:val="0"/>
      <w:marTop w:val="0"/>
      <w:marBottom w:val="0"/>
      <w:divBdr>
        <w:top w:val="none" w:sz="0" w:space="0" w:color="auto"/>
        <w:left w:val="none" w:sz="0" w:space="0" w:color="auto"/>
        <w:bottom w:val="none" w:sz="0" w:space="0" w:color="auto"/>
        <w:right w:val="none" w:sz="0" w:space="0" w:color="auto"/>
      </w:divBdr>
    </w:div>
    <w:div w:id="1248076123">
      <w:bodyDiv w:val="1"/>
      <w:marLeft w:val="0"/>
      <w:marRight w:val="0"/>
      <w:marTop w:val="0"/>
      <w:marBottom w:val="0"/>
      <w:divBdr>
        <w:top w:val="none" w:sz="0" w:space="0" w:color="auto"/>
        <w:left w:val="none" w:sz="0" w:space="0" w:color="auto"/>
        <w:bottom w:val="none" w:sz="0" w:space="0" w:color="auto"/>
        <w:right w:val="none" w:sz="0" w:space="0" w:color="auto"/>
      </w:divBdr>
      <w:divsChild>
        <w:div w:id="166866857">
          <w:marLeft w:val="640"/>
          <w:marRight w:val="0"/>
          <w:marTop w:val="0"/>
          <w:marBottom w:val="0"/>
          <w:divBdr>
            <w:top w:val="none" w:sz="0" w:space="0" w:color="auto"/>
            <w:left w:val="none" w:sz="0" w:space="0" w:color="auto"/>
            <w:bottom w:val="none" w:sz="0" w:space="0" w:color="auto"/>
            <w:right w:val="none" w:sz="0" w:space="0" w:color="auto"/>
          </w:divBdr>
        </w:div>
        <w:div w:id="244340355">
          <w:marLeft w:val="640"/>
          <w:marRight w:val="0"/>
          <w:marTop w:val="0"/>
          <w:marBottom w:val="0"/>
          <w:divBdr>
            <w:top w:val="none" w:sz="0" w:space="0" w:color="auto"/>
            <w:left w:val="none" w:sz="0" w:space="0" w:color="auto"/>
            <w:bottom w:val="none" w:sz="0" w:space="0" w:color="auto"/>
            <w:right w:val="none" w:sz="0" w:space="0" w:color="auto"/>
          </w:divBdr>
        </w:div>
        <w:div w:id="413163528">
          <w:marLeft w:val="640"/>
          <w:marRight w:val="0"/>
          <w:marTop w:val="0"/>
          <w:marBottom w:val="0"/>
          <w:divBdr>
            <w:top w:val="none" w:sz="0" w:space="0" w:color="auto"/>
            <w:left w:val="none" w:sz="0" w:space="0" w:color="auto"/>
            <w:bottom w:val="none" w:sz="0" w:space="0" w:color="auto"/>
            <w:right w:val="none" w:sz="0" w:space="0" w:color="auto"/>
          </w:divBdr>
        </w:div>
        <w:div w:id="767771448">
          <w:marLeft w:val="640"/>
          <w:marRight w:val="0"/>
          <w:marTop w:val="0"/>
          <w:marBottom w:val="0"/>
          <w:divBdr>
            <w:top w:val="none" w:sz="0" w:space="0" w:color="auto"/>
            <w:left w:val="none" w:sz="0" w:space="0" w:color="auto"/>
            <w:bottom w:val="none" w:sz="0" w:space="0" w:color="auto"/>
            <w:right w:val="none" w:sz="0" w:space="0" w:color="auto"/>
          </w:divBdr>
        </w:div>
        <w:div w:id="979579877">
          <w:marLeft w:val="640"/>
          <w:marRight w:val="0"/>
          <w:marTop w:val="0"/>
          <w:marBottom w:val="0"/>
          <w:divBdr>
            <w:top w:val="none" w:sz="0" w:space="0" w:color="auto"/>
            <w:left w:val="none" w:sz="0" w:space="0" w:color="auto"/>
            <w:bottom w:val="none" w:sz="0" w:space="0" w:color="auto"/>
            <w:right w:val="none" w:sz="0" w:space="0" w:color="auto"/>
          </w:divBdr>
        </w:div>
        <w:div w:id="1636982923">
          <w:marLeft w:val="640"/>
          <w:marRight w:val="0"/>
          <w:marTop w:val="0"/>
          <w:marBottom w:val="0"/>
          <w:divBdr>
            <w:top w:val="none" w:sz="0" w:space="0" w:color="auto"/>
            <w:left w:val="none" w:sz="0" w:space="0" w:color="auto"/>
            <w:bottom w:val="none" w:sz="0" w:space="0" w:color="auto"/>
            <w:right w:val="none" w:sz="0" w:space="0" w:color="auto"/>
          </w:divBdr>
        </w:div>
        <w:div w:id="1712029385">
          <w:marLeft w:val="640"/>
          <w:marRight w:val="0"/>
          <w:marTop w:val="0"/>
          <w:marBottom w:val="0"/>
          <w:divBdr>
            <w:top w:val="none" w:sz="0" w:space="0" w:color="auto"/>
            <w:left w:val="none" w:sz="0" w:space="0" w:color="auto"/>
            <w:bottom w:val="none" w:sz="0" w:space="0" w:color="auto"/>
            <w:right w:val="none" w:sz="0" w:space="0" w:color="auto"/>
          </w:divBdr>
        </w:div>
        <w:div w:id="2018537258">
          <w:marLeft w:val="640"/>
          <w:marRight w:val="0"/>
          <w:marTop w:val="0"/>
          <w:marBottom w:val="0"/>
          <w:divBdr>
            <w:top w:val="none" w:sz="0" w:space="0" w:color="auto"/>
            <w:left w:val="none" w:sz="0" w:space="0" w:color="auto"/>
            <w:bottom w:val="none" w:sz="0" w:space="0" w:color="auto"/>
            <w:right w:val="none" w:sz="0" w:space="0" w:color="auto"/>
          </w:divBdr>
        </w:div>
      </w:divsChild>
    </w:div>
    <w:div w:id="1248808456">
      <w:bodyDiv w:val="1"/>
      <w:marLeft w:val="0"/>
      <w:marRight w:val="0"/>
      <w:marTop w:val="0"/>
      <w:marBottom w:val="0"/>
      <w:divBdr>
        <w:top w:val="none" w:sz="0" w:space="0" w:color="auto"/>
        <w:left w:val="none" w:sz="0" w:space="0" w:color="auto"/>
        <w:bottom w:val="none" w:sz="0" w:space="0" w:color="auto"/>
        <w:right w:val="none" w:sz="0" w:space="0" w:color="auto"/>
      </w:divBdr>
    </w:div>
    <w:div w:id="1249000390">
      <w:bodyDiv w:val="1"/>
      <w:marLeft w:val="0"/>
      <w:marRight w:val="0"/>
      <w:marTop w:val="0"/>
      <w:marBottom w:val="0"/>
      <w:divBdr>
        <w:top w:val="none" w:sz="0" w:space="0" w:color="auto"/>
        <w:left w:val="none" w:sz="0" w:space="0" w:color="auto"/>
        <w:bottom w:val="none" w:sz="0" w:space="0" w:color="auto"/>
        <w:right w:val="none" w:sz="0" w:space="0" w:color="auto"/>
      </w:divBdr>
    </w:div>
    <w:div w:id="1250042206">
      <w:bodyDiv w:val="1"/>
      <w:marLeft w:val="0"/>
      <w:marRight w:val="0"/>
      <w:marTop w:val="0"/>
      <w:marBottom w:val="0"/>
      <w:divBdr>
        <w:top w:val="none" w:sz="0" w:space="0" w:color="auto"/>
        <w:left w:val="none" w:sz="0" w:space="0" w:color="auto"/>
        <w:bottom w:val="none" w:sz="0" w:space="0" w:color="auto"/>
        <w:right w:val="none" w:sz="0" w:space="0" w:color="auto"/>
      </w:divBdr>
    </w:div>
    <w:div w:id="1252860903">
      <w:bodyDiv w:val="1"/>
      <w:marLeft w:val="0"/>
      <w:marRight w:val="0"/>
      <w:marTop w:val="0"/>
      <w:marBottom w:val="0"/>
      <w:divBdr>
        <w:top w:val="none" w:sz="0" w:space="0" w:color="auto"/>
        <w:left w:val="none" w:sz="0" w:space="0" w:color="auto"/>
        <w:bottom w:val="none" w:sz="0" w:space="0" w:color="auto"/>
        <w:right w:val="none" w:sz="0" w:space="0" w:color="auto"/>
      </w:divBdr>
    </w:div>
    <w:div w:id="1252936262">
      <w:bodyDiv w:val="1"/>
      <w:marLeft w:val="0"/>
      <w:marRight w:val="0"/>
      <w:marTop w:val="0"/>
      <w:marBottom w:val="0"/>
      <w:divBdr>
        <w:top w:val="none" w:sz="0" w:space="0" w:color="auto"/>
        <w:left w:val="none" w:sz="0" w:space="0" w:color="auto"/>
        <w:bottom w:val="none" w:sz="0" w:space="0" w:color="auto"/>
        <w:right w:val="none" w:sz="0" w:space="0" w:color="auto"/>
      </w:divBdr>
    </w:div>
    <w:div w:id="1258439691">
      <w:bodyDiv w:val="1"/>
      <w:marLeft w:val="0"/>
      <w:marRight w:val="0"/>
      <w:marTop w:val="0"/>
      <w:marBottom w:val="0"/>
      <w:divBdr>
        <w:top w:val="none" w:sz="0" w:space="0" w:color="auto"/>
        <w:left w:val="none" w:sz="0" w:space="0" w:color="auto"/>
        <w:bottom w:val="none" w:sz="0" w:space="0" w:color="auto"/>
        <w:right w:val="none" w:sz="0" w:space="0" w:color="auto"/>
      </w:divBdr>
    </w:div>
    <w:div w:id="1258635902">
      <w:bodyDiv w:val="1"/>
      <w:marLeft w:val="0"/>
      <w:marRight w:val="0"/>
      <w:marTop w:val="0"/>
      <w:marBottom w:val="0"/>
      <w:divBdr>
        <w:top w:val="none" w:sz="0" w:space="0" w:color="auto"/>
        <w:left w:val="none" w:sz="0" w:space="0" w:color="auto"/>
        <w:bottom w:val="none" w:sz="0" w:space="0" w:color="auto"/>
        <w:right w:val="none" w:sz="0" w:space="0" w:color="auto"/>
      </w:divBdr>
    </w:div>
    <w:div w:id="1259754143">
      <w:bodyDiv w:val="1"/>
      <w:marLeft w:val="0"/>
      <w:marRight w:val="0"/>
      <w:marTop w:val="0"/>
      <w:marBottom w:val="0"/>
      <w:divBdr>
        <w:top w:val="none" w:sz="0" w:space="0" w:color="auto"/>
        <w:left w:val="none" w:sz="0" w:space="0" w:color="auto"/>
        <w:bottom w:val="none" w:sz="0" w:space="0" w:color="auto"/>
        <w:right w:val="none" w:sz="0" w:space="0" w:color="auto"/>
      </w:divBdr>
    </w:div>
    <w:div w:id="1262110489">
      <w:bodyDiv w:val="1"/>
      <w:marLeft w:val="0"/>
      <w:marRight w:val="0"/>
      <w:marTop w:val="0"/>
      <w:marBottom w:val="0"/>
      <w:divBdr>
        <w:top w:val="none" w:sz="0" w:space="0" w:color="auto"/>
        <w:left w:val="none" w:sz="0" w:space="0" w:color="auto"/>
        <w:bottom w:val="none" w:sz="0" w:space="0" w:color="auto"/>
        <w:right w:val="none" w:sz="0" w:space="0" w:color="auto"/>
      </w:divBdr>
    </w:div>
    <w:div w:id="1262300486">
      <w:bodyDiv w:val="1"/>
      <w:marLeft w:val="0"/>
      <w:marRight w:val="0"/>
      <w:marTop w:val="0"/>
      <w:marBottom w:val="0"/>
      <w:divBdr>
        <w:top w:val="none" w:sz="0" w:space="0" w:color="auto"/>
        <w:left w:val="none" w:sz="0" w:space="0" w:color="auto"/>
        <w:bottom w:val="none" w:sz="0" w:space="0" w:color="auto"/>
        <w:right w:val="none" w:sz="0" w:space="0" w:color="auto"/>
      </w:divBdr>
    </w:div>
    <w:div w:id="1263103412">
      <w:bodyDiv w:val="1"/>
      <w:marLeft w:val="0"/>
      <w:marRight w:val="0"/>
      <w:marTop w:val="0"/>
      <w:marBottom w:val="0"/>
      <w:divBdr>
        <w:top w:val="none" w:sz="0" w:space="0" w:color="auto"/>
        <w:left w:val="none" w:sz="0" w:space="0" w:color="auto"/>
        <w:bottom w:val="none" w:sz="0" w:space="0" w:color="auto"/>
        <w:right w:val="none" w:sz="0" w:space="0" w:color="auto"/>
      </w:divBdr>
    </w:div>
    <w:div w:id="1264070746">
      <w:bodyDiv w:val="1"/>
      <w:marLeft w:val="0"/>
      <w:marRight w:val="0"/>
      <w:marTop w:val="0"/>
      <w:marBottom w:val="0"/>
      <w:divBdr>
        <w:top w:val="none" w:sz="0" w:space="0" w:color="auto"/>
        <w:left w:val="none" w:sz="0" w:space="0" w:color="auto"/>
        <w:bottom w:val="none" w:sz="0" w:space="0" w:color="auto"/>
        <w:right w:val="none" w:sz="0" w:space="0" w:color="auto"/>
      </w:divBdr>
    </w:div>
    <w:div w:id="1264604662">
      <w:bodyDiv w:val="1"/>
      <w:marLeft w:val="0"/>
      <w:marRight w:val="0"/>
      <w:marTop w:val="0"/>
      <w:marBottom w:val="0"/>
      <w:divBdr>
        <w:top w:val="none" w:sz="0" w:space="0" w:color="auto"/>
        <w:left w:val="none" w:sz="0" w:space="0" w:color="auto"/>
        <w:bottom w:val="none" w:sz="0" w:space="0" w:color="auto"/>
        <w:right w:val="none" w:sz="0" w:space="0" w:color="auto"/>
      </w:divBdr>
    </w:div>
    <w:div w:id="1276406666">
      <w:bodyDiv w:val="1"/>
      <w:marLeft w:val="0"/>
      <w:marRight w:val="0"/>
      <w:marTop w:val="0"/>
      <w:marBottom w:val="0"/>
      <w:divBdr>
        <w:top w:val="none" w:sz="0" w:space="0" w:color="auto"/>
        <w:left w:val="none" w:sz="0" w:space="0" w:color="auto"/>
        <w:bottom w:val="none" w:sz="0" w:space="0" w:color="auto"/>
        <w:right w:val="none" w:sz="0" w:space="0" w:color="auto"/>
      </w:divBdr>
      <w:divsChild>
        <w:div w:id="207374232">
          <w:marLeft w:val="640"/>
          <w:marRight w:val="0"/>
          <w:marTop w:val="0"/>
          <w:marBottom w:val="0"/>
          <w:divBdr>
            <w:top w:val="none" w:sz="0" w:space="0" w:color="auto"/>
            <w:left w:val="none" w:sz="0" w:space="0" w:color="auto"/>
            <w:bottom w:val="none" w:sz="0" w:space="0" w:color="auto"/>
            <w:right w:val="none" w:sz="0" w:space="0" w:color="auto"/>
          </w:divBdr>
        </w:div>
        <w:div w:id="386876995">
          <w:marLeft w:val="640"/>
          <w:marRight w:val="0"/>
          <w:marTop w:val="0"/>
          <w:marBottom w:val="0"/>
          <w:divBdr>
            <w:top w:val="none" w:sz="0" w:space="0" w:color="auto"/>
            <w:left w:val="none" w:sz="0" w:space="0" w:color="auto"/>
            <w:bottom w:val="none" w:sz="0" w:space="0" w:color="auto"/>
            <w:right w:val="none" w:sz="0" w:space="0" w:color="auto"/>
          </w:divBdr>
        </w:div>
        <w:div w:id="437137653">
          <w:marLeft w:val="640"/>
          <w:marRight w:val="0"/>
          <w:marTop w:val="0"/>
          <w:marBottom w:val="0"/>
          <w:divBdr>
            <w:top w:val="none" w:sz="0" w:space="0" w:color="auto"/>
            <w:left w:val="none" w:sz="0" w:space="0" w:color="auto"/>
            <w:bottom w:val="none" w:sz="0" w:space="0" w:color="auto"/>
            <w:right w:val="none" w:sz="0" w:space="0" w:color="auto"/>
          </w:divBdr>
        </w:div>
        <w:div w:id="580215071">
          <w:marLeft w:val="640"/>
          <w:marRight w:val="0"/>
          <w:marTop w:val="0"/>
          <w:marBottom w:val="0"/>
          <w:divBdr>
            <w:top w:val="none" w:sz="0" w:space="0" w:color="auto"/>
            <w:left w:val="none" w:sz="0" w:space="0" w:color="auto"/>
            <w:bottom w:val="none" w:sz="0" w:space="0" w:color="auto"/>
            <w:right w:val="none" w:sz="0" w:space="0" w:color="auto"/>
          </w:divBdr>
        </w:div>
        <w:div w:id="604045853">
          <w:marLeft w:val="640"/>
          <w:marRight w:val="0"/>
          <w:marTop w:val="0"/>
          <w:marBottom w:val="0"/>
          <w:divBdr>
            <w:top w:val="none" w:sz="0" w:space="0" w:color="auto"/>
            <w:left w:val="none" w:sz="0" w:space="0" w:color="auto"/>
            <w:bottom w:val="none" w:sz="0" w:space="0" w:color="auto"/>
            <w:right w:val="none" w:sz="0" w:space="0" w:color="auto"/>
          </w:divBdr>
        </w:div>
        <w:div w:id="756245002">
          <w:marLeft w:val="640"/>
          <w:marRight w:val="0"/>
          <w:marTop w:val="0"/>
          <w:marBottom w:val="0"/>
          <w:divBdr>
            <w:top w:val="none" w:sz="0" w:space="0" w:color="auto"/>
            <w:left w:val="none" w:sz="0" w:space="0" w:color="auto"/>
            <w:bottom w:val="none" w:sz="0" w:space="0" w:color="auto"/>
            <w:right w:val="none" w:sz="0" w:space="0" w:color="auto"/>
          </w:divBdr>
        </w:div>
      </w:divsChild>
    </w:div>
    <w:div w:id="1277174652">
      <w:bodyDiv w:val="1"/>
      <w:marLeft w:val="0"/>
      <w:marRight w:val="0"/>
      <w:marTop w:val="0"/>
      <w:marBottom w:val="0"/>
      <w:divBdr>
        <w:top w:val="none" w:sz="0" w:space="0" w:color="auto"/>
        <w:left w:val="none" w:sz="0" w:space="0" w:color="auto"/>
        <w:bottom w:val="none" w:sz="0" w:space="0" w:color="auto"/>
        <w:right w:val="none" w:sz="0" w:space="0" w:color="auto"/>
      </w:divBdr>
    </w:div>
    <w:div w:id="1277908488">
      <w:bodyDiv w:val="1"/>
      <w:marLeft w:val="0"/>
      <w:marRight w:val="0"/>
      <w:marTop w:val="0"/>
      <w:marBottom w:val="0"/>
      <w:divBdr>
        <w:top w:val="none" w:sz="0" w:space="0" w:color="auto"/>
        <w:left w:val="none" w:sz="0" w:space="0" w:color="auto"/>
        <w:bottom w:val="none" w:sz="0" w:space="0" w:color="auto"/>
        <w:right w:val="none" w:sz="0" w:space="0" w:color="auto"/>
      </w:divBdr>
    </w:div>
    <w:div w:id="1282415907">
      <w:bodyDiv w:val="1"/>
      <w:marLeft w:val="0"/>
      <w:marRight w:val="0"/>
      <w:marTop w:val="0"/>
      <w:marBottom w:val="0"/>
      <w:divBdr>
        <w:top w:val="none" w:sz="0" w:space="0" w:color="auto"/>
        <w:left w:val="none" w:sz="0" w:space="0" w:color="auto"/>
        <w:bottom w:val="none" w:sz="0" w:space="0" w:color="auto"/>
        <w:right w:val="none" w:sz="0" w:space="0" w:color="auto"/>
      </w:divBdr>
    </w:div>
    <w:div w:id="1283610321">
      <w:bodyDiv w:val="1"/>
      <w:marLeft w:val="0"/>
      <w:marRight w:val="0"/>
      <w:marTop w:val="0"/>
      <w:marBottom w:val="0"/>
      <w:divBdr>
        <w:top w:val="none" w:sz="0" w:space="0" w:color="auto"/>
        <w:left w:val="none" w:sz="0" w:space="0" w:color="auto"/>
        <w:bottom w:val="none" w:sz="0" w:space="0" w:color="auto"/>
        <w:right w:val="none" w:sz="0" w:space="0" w:color="auto"/>
      </w:divBdr>
    </w:div>
    <w:div w:id="1286931079">
      <w:bodyDiv w:val="1"/>
      <w:marLeft w:val="0"/>
      <w:marRight w:val="0"/>
      <w:marTop w:val="0"/>
      <w:marBottom w:val="0"/>
      <w:divBdr>
        <w:top w:val="none" w:sz="0" w:space="0" w:color="auto"/>
        <w:left w:val="none" w:sz="0" w:space="0" w:color="auto"/>
        <w:bottom w:val="none" w:sz="0" w:space="0" w:color="auto"/>
        <w:right w:val="none" w:sz="0" w:space="0" w:color="auto"/>
      </w:divBdr>
    </w:div>
    <w:div w:id="1287586889">
      <w:bodyDiv w:val="1"/>
      <w:marLeft w:val="0"/>
      <w:marRight w:val="0"/>
      <w:marTop w:val="0"/>
      <w:marBottom w:val="0"/>
      <w:divBdr>
        <w:top w:val="none" w:sz="0" w:space="0" w:color="auto"/>
        <w:left w:val="none" w:sz="0" w:space="0" w:color="auto"/>
        <w:bottom w:val="none" w:sz="0" w:space="0" w:color="auto"/>
        <w:right w:val="none" w:sz="0" w:space="0" w:color="auto"/>
      </w:divBdr>
    </w:div>
    <w:div w:id="1287810888">
      <w:bodyDiv w:val="1"/>
      <w:marLeft w:val="0"/>
      <w:marRight w:val="0"/>
      <w:marTop w:val="0"/>
      <w:marBottom w:val="0"/>
      <w:divBdr>
        <w:top w:val="none" w:sz="0" w:space="0" w:color="auto"/>
        <w:left w:val="none" w:sz="0" w:space="0" w:color="auto"/>
        <w:bottom w:val="none" w:sz="0" w:space="0" w:color="auto"/>
        <w:right w:val="none" w:sz="0" w:space="0" w:color="auto"/>
      </w:divBdr>
    </w:div>
    <w:div w:id="1289244375">
      <w:bodyDiv w:val="1"/>
      <w:marLeft w:val="0"/>
      <w:marRight w:val="0"/>
      <w:marTop w:val="0"/>
      <w:marBottom w:val="0"/>
      <w:divBdr>
        <w:top w:val="none" w:sz="0" w:space="0" w:color="auto"/>
        <w:left w:val="none" w:sz="0" w:space="0" w:color="auto"/>
        <w:bottom w:val="none" w:sz="0" w:space="0" w:color="auto"/>
        <w:right w:val="none" w:sz="0" w:space="0" w:color="auto"/>
      </w:divBdr>
    </w:div>
    <w:div w:id="1291130674">
      <w:bodyDiv w:val="1"/>
      <w:marLeft w:val="0"/>
      <w:marRight w:val="0"/>
      <w:marTop w:val="0"/>
      <w:marBottom w:val="0"/>
      <w:divBdr>
        <w:top w:val="none" w:sz="0" w:space="0" w:color="auto"/>
        <w:left w:val="none" w:sz="0" w:space="0" w:color="auto"/>
        <w:bottom w:val="none" w:sz="0" w:space="0" w:color="auto"/>
        <w:right w:val="none" w:sz="0" w:space="0" w:color="auto"/>
      </w:divBdr>
    </w:div>
    <w:div w:id="1296063790">
      <w:bodyDiv w:val="1"/>
      <w:marLeft w:val="0"/>
      <w:marRight w:val="0"/>
      <w:marTop w:val="0"/>
      <w:marBottom w:val="0"/>
      <w:divBdr>
        <w:top w:val="none" w:sz="0" w:space="0" w:color="auto"/>
        <w:left w:val="none" w:sz="0" w:space="0" w:color="auto"/>
        <w:bottom w:val="none" w:sz="0" w:space="0" w:color="auto"/>
        <w:right w:val="none" w:sz="0" w:space="0" w:color="auto"/>
      </w:divBdr>
    </w:div>
    <w:div w:id="1300651104">
      <w:bodyDiv w:val="1"/>
      <w:marLeft w:val="0"/>
      <w:marRight w:val="0"/>
      <w:marTop w:val="0"/>
      <w:marBottom w:val="0"/>
      <w:divBdr>
        <w:top w:val="none" w:sz="0" w:space="0" w:color="auto"/>
        <w:left w:val="none" w:sz="0" w:space="0" w:color="auto"/>
        <w:bottom w:val="none" w:sz="0" w:space="0" w:color="auto"/>
        <w:right w:val="none" w:sz="0" w:space="0" w:color="auto"/>
      </w:divBdr>
    </w:div>
    <w:div w:id="1301880413">
      <w:bodyDiv w:val="1"/>
      <w:marLeft w:val="0"/>
      <w:marRight w:val="0"/>
      <w:marTop w:val="0"/>
      <w:marBottom w:val="0"/>
      <w:divBdr>
        <w:top w:val="none" w:sz="0" w:space="0" w:color="auto"/>
        <w:left w:val="none" w:sz="0" w:space="0" w:color="auto"/>
        <w:bottom w:val="none" w:sz="0" w:space="0" w:color="auto"/>
        <w:right w:val="none" w:sz="0" w:space="0" w:color="auto"/>
      </w:divBdr>
    </w:div>
    <w:div w:id="1308246695">
      <w:bodyDiv w:val="1"/>
      <w:marLeft w:val="0"/>
      <w:marRight w:val="0"/>
      <w:marTop w:val="0"/>
      <w:marBottom w:val="0"/>
      <w:divBdr>
        <w:top w:val="none" w:sz="0" w:space="0" w:color="auto"/>
        <w:left w:val="none" w:sz="0" w:space="0" w:color="auto"/>
        <w:bottom w:val="none" w:sz="0" w:space="0" w:color="auto"/>
        <w:right w:val="none" w:sz="0" w:space="0" w:color="auto"/>
      </w:divBdr>
      <w:divsChild>
        <w:div w:id="237178126">
          <w:marLeft w:val="640"/>
          <w:marRight w:val="0"/>
          <w:marTop w:val="0"/>
          <w:marBottom w:val="0"/>
          <w:divBdr>
            <w:top w:val="none" w:sz="0" w:space="0" w:color="auto"/>
            <w:left w:val="none" w:sz="0" w:space="0" w:color="auto"/>
            <w:bottom w:val="none" w:sz="0" w:space="0" w:color="auto"/>
            <w:right w:val="none" w:sz="0" w:space="0" w:color="auto"/>
          </w:divBdr>
        </w:div>
        <w:div w:id="736170845">
          <w:marLeft w:val="640"/>
          <w:marRight w:val="0"/>
          <w:marTop w:val="0"/>
          <w:marBottom w:val="0"/>
          <w:divBdr>
            <w:top w:val="none" w:sz="0" w:space="0" w:color="auto"/>
            <w:left w:val="none" w:sz="0" w:space="0" w:color="auto"/>
            <w:bottom w:val="none" w:sz="0" w:space="0" w:color="auto"/>
            <w:right w:val="none" w:sz="0" w:space="0" w:color="auto"/>
          </w:divBdr>
        </w:div>
        <w:div w:id="1378698353">
          <w:marLeft w:val="640"/>
          <w:marRight w:val="0"/>
          <w:marTop w:val="0"/>
          <w:marBottom w:val="0"/>
          <w:divBdr>
            <w:top w:val="none" w:sz="0" w:space="0" w:color="auto"/>
            <w:left w:val="none" w:sz="0" w:space="0" w:color="auto"/>
            <w:bottom w:val="none" w:sz="0" w:space="0" w:color="auto"/>
            <w:right w:val="none" w:sz="0" w:space="0" w:color="auto"/>
          </w:divBdr>
        </w:div>
        <w:div w:id="1384138124">
          <w:marLeft w:val="640"/>
          <w:marRight w:val="0"/>
          <w:marTop w:val="0"/>
          <w:marBottom w:val="0"/>
          <w:divBdr>
            <w:top w:val="none" w:sz="0" w:space="0" w:color="auto"/>
            <w:left w:val="none" w:sz="0" w:space="0" w:color="auto"/>
            <w:bottom w:val="none" w:sz="0" w:space="0" w:color="auto"/>
            <w:right w:val="none" w:sz="0" w:space="0" w:color="auto"/>
          </w:divBdr>
        </w:div>
        <w:div w:id="1386372890">
          <w:marLeft w:val="640"/>
          <w:marRight w:val="0"/>
          <w:marTop w:val="0"/>
          <w:marBottom w:val="0"/>
          <w:divBdr>
            <w:top w:val="none" w:sz="0" w:space="0" w:color="auto"/>
            <w:left w:val="none" w:sz="0" w:space="0" w:color="auto"/>
            <w:bottom w:val="none" w:sz="0" w:space="0" w:color="auto"/>
            <w:right w:val="none" w:sz="0" w:space="0" w:color="auto"/>
          </w:divBdr>
        </w:div>
        <w:div w:id="1547134481">
          <w:marLeft w:val="640"/>
          <w:marRight w:val="0"/>
          <w:marTop w:val="0"/>
          <w:marBottom w:val="0"/>
          <w:divBdr>
            <w:top w:val="none" w:sz="0" w:space="0" w:color="auto"/>
            <w:left w:val="none" w:sz="0" w:space="0" w:color="auto"/>
            <w:bottom w:val="none" w:sz="0" w:space="0" w:color="auto"/>
            <w:right w:val="none" w:sz="0" w:space="0" w:color="auto"/>
          </w:divBdr>
        </w:div>
        <w:div w:id="1756169088">
          <w:marLeft w:val="640"/>
          <w:marRight w:val="0"/>
          <w:marTop w:val="0"/>
          <w:marBottom w:val="0"/>
          <w:divBdr>
            <w:top w:val="none" w:sz="0" w:space="0" w:color="auto"/>
            <w:left w:val="none" w:sz="0" w:space="0" w:color="auto"/>
            <w:bottom w:val="none" w:sz="0" w:space="0" w:color="auto"/>
            <w:right w:val="none" w:sz="0" w:space="0" w:color="auto"/>
          </w:divBdr>
        </w:div>
      </w:divsChild>
    </w:div>
    <w:div w:id="1309702771">
      <w:bodyDiv w:val="1"/>
      <w:marLeft w:val="0"/>
      <w:marRight w:val="0"/>
      <w:marTop w:val="0"/>
      <w:marBottom w:val="0"/>
      <w:divBdr>
        <w:top w:val="none" w:sz="0" w:space="0" w:color="auto"/>
        <w:left w:val="none" w:sz="0" w:space="0" w:color="auto"/>
        <w:bottom w:val="none" w:sz="0" w:space="0" w:color="auto"/>
        <w:right w:val="none" w:sz="0" w:space="0" w:color="auto"/>
      </w:divBdr>
    </w:div>
    <w:div w:id="1311599842">
      <w:bodyDiv w:val="1"/>
      <w:marLeft w:val="0"/>
      <w:marRight w:val="0"/>
      <w:marTop w:val="0"/>
      <w:marBottom w:val="0"/>
      <w:divBdr>
        <w:top w:val="none" w:sz="0" w:space="0" w:color="auto"/>
        <w:left w:val="none" w:sz="0" w:space="0" w:color="auto"/>
        <w:bottom w:val="none" w:sz="0" w:space="0" w:color="auto"/>
        <w:right w:val="none" w:sz="0" w:space="0" w:color="auto"/>
      </w:divBdr>
    </w:div>
    <w:div w:id="1313867631">
      <w:bodyDiv w:val="1"/>
      <w:marLeft w:val="0"/>
      <w:marRight w:val="0"/>
      <w:marTop w:val="0"/>
      <w:marBottom w:val="0"/>
      <w:divBdr>
        <w:top w:val="none" w:sz="0" w:space="0" w:color="auto"/>
        <w:left w:val="none" w:sz="0" w:space="0" w:color="auto"/>
        <w:bottom w:val="none" w:sz="0" w:space="0" w:color="auto"/>
        <w:right w:val="none" w:sz="0" w:space="0" w:color="auto"/>
      </w:divBdr>
    </w:div>
    <w:div w:id="1314337214">
      <w:bodyDiv w:val="1"/>
      <w:marLeft w:val="0"/>
      <w:marRight w:val="0"/>
      <w:marTop w:val="0"/>
      <w:marBottom w:val="0"/>
      <w:divBdr>
        <w:top w:val="none" w:sz="0" w:space="0" w:color="auto"/>
        <w:left w:val="none" w:sz="0" w:space="0" w:color="auto"/>
        <w:bottom w:val="none" w:sz="0" w:space="0" w:color="auto"/>
        <w:right w:val="none" w:sz="0" w:space="0" w:color="auto"/>
      </w:divBdr>
    </w:div>
    <w:div w:id="1317495720">
      <w:bodyDiv w:val="1"/>
      <w:marLeft w:val="0"/>
      <w:marRight w:val="0"/>
      <w:marTop w:val="0"/>
      <w:marBottom w:val="0"/>
      <w:divBdr>
        <w:top w:val="none" w:sz="0" w:space="0" w:color="auto"/>
        <w:left w:val="none" w:sz="0" w:space="0" w:color="auto"/>
        <w:bottom w:val="none" w:sz="0" w:space="0" w:color="auto"/>
        <w:right w:val="none" w:sz="0" w:space="0" w:color="auto"/>
      </w:divBdr>
    </w:div>
    <w:div w:id="1317995208">
      <w:bodyDiv w:val="1"/>
      <w:marLeft w:val="0"/>
      <w:marRight w:val="0"/>
      <w:marTop w:val="0"/>
      <w:marBottom w:val="0"/>
      <w:divBdr>
        <w:top w:val="none" w:sz="0" w:space="0" w:color="auto"/>
        <w:left w:val="none" w:sz="0" w:space="0" w:color="auto"/>
        <w:bottom w:val="none" w:sz="0" w:space="0" w:color="auto"/>
        <w:right w:val="none" w:sz="0" w:space="0" w:color="auto"/>
      </w:divBdr>
    </w:div>
    <w:div w:id="1318538684">
      <w:bodyDiv w:val="1"/>
      <w:marLeft w:val="0"/>
      <w:marRight w:val="0"/>
      <w:marTop w:val="0"/>
      <w:marBottom w:val="0"/>
      <w:divBdr>
        <w:top w:val="none" w:sz="0" w:space="0" w:color="auto"/>
        <w:left w:val="none" w:sz="0" w:space="0" w:color="auto"/>
        <w:bottom w:val="none" w:sz="0" w:space="0" w:color="auto"/>
        <w:right w:val="none" w:sz="0" w:space="0" w:color="auto"/>
      </w:divBdr>
    </w:div>
    <w:div w:id="1318654028">
      <w:bodyDiv w:val="1"/>
      <w:marLeft w:val="0"/>
      <w:marRight w:val="0"/>
      <w:marTop w:val="0"/>
      <w:marBottom w:val="0"/>
      <w:divBdr>
        <w:top w:val="none" w:sz="0" w:space="0" w:color="auto"/>
        <w:left w:val="none" w:sz="0" w:space="0" w:color="auto"/>
        <w:bottom w:val="none" w:sz="0" w:space="0" w:color="auto"/>
        <w:right w:val="none" w:sz="0" w:space="0" w:color="auto"/>
      </w:divBdr>
    </w:div>
    <w:div w:id="1318992444">
      <w:bodyDiv w:val="1"/>
      <w:marLeft w:val="0"/>
      <w:marRight w:val="0"/>
      <w:marTop w:val="0"/>
      <w:marBottom w:val="0"/>
      <w:divBdr>
        <w:top w:val="none" w:sz="0" w:space="0" w:color="auto"/>
        <w:left w:val="none" w:sz="0" w:space="0" w:color="auto"/>
        <w:bottom w:val="none" w:sz="0" w:space="0" w:color="auto"/>
        <w:right w:val="none" w:sz="0" w:space="0" w:color="auto"/>
      </w:divBdr>
      <w:divsChild>
        <w:div w:id="240526050">
          <w:marLeft w:val="640"/>
          <w:marRight w:val="0"/>
          <w:marTop w:val="0"/>
          <w:marBottom w:val="0"/>
          <w:divBdr>
            <w:top w:val="none" w:sz="0" w:space="0" w:color="auto"/>
            <w:left w:val="none" w:sz="0" w:space="0" w:color="auto"/>
            <w:bottom w:val="none" w:sz="0" w:space="0" w:color="auto"/>
            <w:right w:val="none" w:sz="0" w:space="0" w:color="auto"/>
          </w:divBdr>
        </w:div>
      </w:divsChild>
    </w:div>
    <w:div w:id="1319529885">
      <w:bodyDiv w:val="1"/>
      <w:marLeft w:val="0"/>
      <w:marRight w:val="0"/>
      <w:marTop w:val="0"/>
      <w:marBottom w:val="0"/>
      <w:divBdr>
        <w:top w:val="none" w:sz="0" w:space="0" w:color="auto"/>
        <w:left w:val="none" w:sz="0" w:space="0" w:color="auto"/>
        <w:bottom w:val="none" w:sz="0" w:space="0" w:color="auto"/>
        <w:right w:val="none" w:sz="0" w:space="0" w:color="auto"/>
      </w:divBdr>
    </w:div>
    <w:div w:id="1319770050">
      <w:bodyDiv w:val="1"/>
      <w:marLeft w:val="0"/>
      <w:marRight w:val="0"/>
      <w:marTop w:val="0"/>
      <w:marBottom w:val="0"/>
      <w:divBdr>
        <w:top w:val="none" w:sz="0" w:space="0" w:color="auto"/>
        <w:left w:val="none" w:sz="0" w:space="0" w:color="auto"/>
        <w:bottom w:val="none" w:sz="0" w:space="0" w:color="auto"/>
        <w:right w:val="none" w:sz="0" w:space="0" w:color="auto"/>
      </w:divBdr>
    </w:div>
    <w:div w:id="1322277062">
      <w:bodyDiv w:val="1"/>
      <w:marLeft w:val="0"/>
      <w:marRight w:val="0"/>
      <w:marTop w:val="0"/>
      <w:marBottom w:val="0"/>
      <w:divBdr>
        <w:top w:val="none" w:sz="0" w:space="0" w:color="auto"/>
        <w:left w:val="none" w:sz="0" w:space="0" w:color="auto"/>
        <w:bottom w:val="none" w:sz="0" w:space="0" w:color="auto"/>
        <w:right w:val="none" w:sz="0" w:space="0" w:color="auto"/>
      </w:divBdr>
    </w:div>
    <w:div w:id="1324315854">
      <w:bodyDiv w:val="1"/>
      <w:marLeft w:val="0"/>
      <w:marRight w:val="0"/>
      <w:marTop w:val="0"/>
      <w:marBottom w:val="0"/>
      <w:divBdr>
        <w:top w:val="none" w:sz="0" w:space="0" w:color="auto"/>
        <w:left w:val="none" w:sz="0" w:space="0" w:color="auto"/>
        <w:bottom w:val="none" w:sz="0" w:space="0" w:color="auto"/>
        <w:right w:val="none" w:sz="0" w:space="0" w:color="auto"/>
      </w:divBdr>
    </w:div>
    <w:div w:id="1325889684">
      <w:bodyDiv w:val="1"/>
      <w:marLeft w:val="0"/>
      <w:marRight w:val="0"/>
      <w:marTop w:val="0"/>
      <w:marBottom w:val="0"/>
      <w:divBdr>
        <w:top w:val="none" w:sz="0" w:space="0" w:color="auto"/>
        <w:left w:val="none" w:sz="0" w:space="0" w:color="auto"/>
        <w:bottom w:val="none" w:sz="0" w:space="0" w:color="auto"/>
        <w:right w:val="none" w:sz="0" w:space="0" w:color="auto"/>
      </w:divBdr>
    </w:div>
    <w:div w:id="1325933446">
      <w:bodyDiv w:val="1"/>
      <w:marLeft w:val="0"/>
      <w:marRight w:val="0"/>
      <w:marTop w:val="0"/>
      <w:marBottom w:val="0"/>
      <w:divBdr>
        <w:top w:val="none" w:sz="0" w:space="0" w:color="auto"/>
        <w:left w:val="none" w:sz="0" w:space="0" w:color="auto"/>
        <w:bottom w:val="none" w:sz="0" w:space="0" w:color="auto"/>
        <w:right w:val="none" w:sz="0" w:space="0" w:color="auto"/>
      </w:divBdr>
      <w:divsChild>
        <w:div w:id="203369477">
          <w:marLeft w:val="640"/>
          <w:marRight w:val="0"/>
          <w:marTop w:val="0"/>
          <w:marBottom w:val="0"/>
          <w:divBdr>
            <w:top w:val="none" w:sz="0" w:space="0" w:color="auto"/>
            <w:left w:val="none" w:sz="0" w:space="0" w:color="auto"/>
            <w:bottom w:val="none" w:sz="0" w:space="0" w:color="auto"/>
            <w:right w:val="none" w:sz="0" w:space="0" w:color="auto"/>
          </w:divBdr>
        </w:div>
        <w:div w:id="268897278">
          <w:marLeft w:val="640"/>
          <w:marRight w:val="0"/>
          <w:marTop w:val="0"/>
          <w:marBottom w:val="0"/>
          <w:divBdr>
            <w:top w:val="none" w:sz="0" w:space="0" w:color="auto"/>
            <w:left w:val="none" w:sz="0" w:space="0" w:color="auto"/>
            <w:bottom w:val="none" w:sz="0" w:space="0" w:color="auto"/>
            <w:right w:val="none" w:sz="0" w:space="0" w:color="auto"/>
          </w:divBdr>
        </w:div>
        <w:div w:id="308631401">
          <w:marLeft w:val="640"/>
          <w:marRight w:val="0"/>
          <w:marTop w:val="0"/>
          <w:marBottom w:val="0"/>
          <w:divBdr>
            <w:top w:val="none" w:sz="0" w:space="0" w:color="auto"/>
            <w:left w:val="none" w:sz="0" w:space="0" w:color="auto"/>
            <w:bottom w:val="none" w:sz="0" w:space="0" w:color="auto"/>
            <w:right w:val="none" w:sz="0" w:space="0" w:color="auto"/>
          </w:divBdr>
        </w:div>
        <w:div w:id="478109933">
          <w:marLeft w:val="640"/>
          <w:marRight w:val="0"/>
          <w:marTop w:val="0"/>
          <w:marBottom w:val="0"/>
          <w:divBdr>
            <w:top w:val="none" w:sz="0" w:space="0" w:color="auto"/>
            <w:left w:val="none" w:sz="0" w:space="0" w:color="auto"/>
            <w:bottom w:val="none" w:sz="0" w:space="0" w:color="auto"/>
            <w:right w:val="none" w:sz="0" w:space="0" w:color="auto"/>
          </w:divBdr>
        </w:div>
        <w:div w:id="1538273799">
          <w:marLeft w:val="640"/>
          <w:marRight w:val="0"/>
          <w:marTop w:val="0"/>
          <w:marBottom w:val="0"/>
          <w:divBdr>
            <w:top w:val="none" w:sz="0" w:space="0" w:color="auto"/>
            <w:left w:val="none" w:sz="0" w:space="0" w:color="auto"/>
            <w:bottom w:val="none" w:sz="0" w:space="0" w:color="auto"/>
            <w:right w:val="none" w:sz="0" w:space="0" w:color="auto"/>
          </w:divBdr>
        </w:div>
        <w:div w:id="2057199159">
          <w:marLeft w:val="640"/>
          <w:marRight w:val="0"/>
          <w:marTop w:val="0"/>
          <w:marBottom w:val="0"/>
          <w:divBdr>
            <w:top w:val="none" w:sz="0" w:space="0" w:color="auto"/>
            <w:left w:val="none" w:sz="0" w:space="0" w:color="auto"/>
            <w:bottom w:val="none" w:sz="0" w:space="0" w:color="auto"/>
            <w:right w:val="none" w:sz="0" w:space="0" w:color="auto"/>
          </w:divBdr>
        </w:div>
      </w:divsChild>
    </w:div>
    <w:div w:id="1327052424">
      <w:bodyDiv w:val="1"/>
      <w:marLeft w:val="0"/>
      <w:marRight w:val="0"/>
      <w:marTop w:val="0"/>
      <w:marBottom w:val="0"/>
      <w:divBdr>
        <w:top w:val="none" w:sz="0" w:space="0" w:color="auto"/>
        <w:left w:val="none" w:sz="0" w:space="0" w:color="auto"/>
        <w:bottom w:val="none" w:sz="0" w:space="0" w:color="auto"/>
        <w:right w:val="none" w:sz="0" w:space="0" w:color="auto"/>
      </w:divBdr>
    </w:div>
    <w:div w:id="1327325345">
      <w:bodyDiv w:val="1"/>
      <w:marLeft w:val="0"/>
      <w:marRight w:val="0"/>
      <w:marTop w:val="0"/>
      <w:marBottom w:val="0"/>
      <w:divBdr>
        <w:top w:val="none" w:sz="0" w:space="0" w:color="auto"/>
        <w:left w:val="none" w:sz="0" w:space="0" w:color="auto"/>
        <w:bottom w:val="none" w:sz="0" w:space="0" w:color="auto"/>
        <w:right w:val="none" w:sz="0" w:space="0" w:color="auto"/>
      </w:divBdr>
    </w:div>
    <w:div w:id="1328821368">
      <w:bodyDiv w:val="1"/>
      <w:marLeft w:val="0"/>
      <w:marRight w:val="0"/>
      <w:marTop w:val="0"/>
      <w:marBottom w:val="0"/>
      <w:divBdr>
        <w:top w:val="none" w:sz="0" w:space="0" w:color="auto"/>
        <w:left w:val="none" w:sz="0" w:space="0" w:color="auto"/>
        <w:bottom w:val="none" w:sz="0" w:space="0" w:color="auto"/>
        <w:right w:val="none" w:sz="0" w:space="0" w:color="auto"/>
      </w:divBdr>
    </w:div>
    <w:div w:id="1329208191">
      <w:bodyDiv w:val="1"/>
      <w:marLeft w:val="0"/>
      <w:marRight w:val="0"/>
      <w:marTop w:val="0"/>
      <w:marBottom w:val="0"/>
      <w:divBdr>
        <w:top w:val="none" w:sz="0" w:space="0" w:color="auto"/>
        <w:left w:val="none" w:sz="0" w:space="0" w:color="auto"/>
        <w:bottom w:val="none" w:sz="0" w:space="0" w:color="auto"/>
        <w:right w:val="none" w:sz="0" w:space="0" w:color="auto"/>
      </w:divBdr>
    </w:div>
    <w:div w:id="1333751485">
      <w:bodyDiv w:val="1"/>
      <w:marLeft w:val="0"/>
      <w:marRight w:val="0"/>
      <w:marTop w:val="0"/>
      <w:marBottom w:val="0"/>
      <w:divBdr>
        <w:top w:val="none" w:sz="0" w:space="0" w:color="auto"/>
        <w:left w:val="none" w:sz="0" w:space="0" w:color="auto"/>
        <w:bottom w:val="none" w:sz="0" w:space="0" w:color="auto"/>
        <w:right w:val="none" w:sz="0" w:space="0" w:color="auto"/>
      </w:divBdr>
    </w:div>
    <w:div w:id="1334648455">
      <w:bodyDiv w:val="1"/>
      <w:marLeft w:val="0"/>
      <w:marRight w:val="0"/>
      <w:marTop w:val="0"/>
      <w:marBottom w:val="0"/>
      <w:divBdr>
        <w:top w:val="none" w:sz="0" w:space="0" w:color="auto"/>
        <w:left w:val="none" w:sz="0" w:space="0" w:color="auto"/>
        <w:bottom w:val="none" w:sz="0" w:space="0" w:color="auto"/>
        <w:right w:val="none" w:sz="0" w:space="0" w:color="auto"/>
      </w:divBdr>
    </w:div>
    <w:div w:id="1338801136">
      <w:bodyDiv w:val="1"/>
      <w:marLeft w:val="0"/>
      <w:marRight w:val="0"/>
      <w:marTop w:val="0"/>
      <w:marBottom w:val="0"/>
      <w:divBdr>
        <w:top w:val="none" w:sz="0" w:space="0" w:color="auto"/>
        <w:left w:val="none" w:sz="0" w:space="0" w:color="auto"/>
        <w:bottom w:val="none" w:sz="0" w:space="0" w:color="auto"/>
        <w:right w:val="none" w:sz="0" w:space="0" w:color="auto"/>
      </w:divBdr>
    </w:div>
    <w:div w:id="1339963780">
      <w:bodyDiv w:val="1"/>
      <w:marLeft w:val="0"/>
      <w:marRight w:val="0"/>
      <w:marTop w:val="0"/>
      <w:marBottom w:val="0"/>
      <w:divBdr>
        <w:top w:val="none" w:sz="0" w:space="0" w:color="auto"/>
        <w:left w:val="none" w:sz="0" w:space="0" w:color="auto"/>
        <w:bottom w:val="none" w:sz="0" w:space="0" w:color="auto"/>
        <w:right w:val="none" w:sz="0" w:space="0" w:color="auto"/>
      </w:divBdr>
    </w:div>
    <w:div w:id="1340811775">
      <w:bodyDiv w:val="1"/>
      <w:marLeft w:val="0"/>
      <w:marRight w:val="0"/>
      <w:marTop w:val="0"/>
      <w:marBottom w:val="0"/>
      <w:divBdr>
        <w:top w:val="none" w:sz="0" w:space="0" w:color="auto"/>
        <w:left w:val="none" w:sz="0" w:space="0" w:color="auto"/>
        <w:bottom w:val="none" w:sz="0" w:space="0" w:color="auto"/>
        <w:right w:val="none" w:sz="0" w:space="0" w:color="auto"/>
      </w:divBdr>
    </w:div>
    <w:div w:id="1346400732">
      <w:bodyDiv w:val="1"/>
      <w:marLeft w:val="0"/>
      <w:marRight w:val="0"/>
      <w:marTop w:val="0"/>
      <w:marBottom w:val="0"/>
      <w:divBdr>
        <w:top w:val="none" w:sz="0" w:space="0" w:color="auto"/>
        <w:left w:val="none" w:sz="0" w:space="0" w:color="auto"/>
        <w:bottom w:val="none" w:sz="0" w:space="0" w:color="auto"/>
        <w:right w:val="none" w:sz="0" w:space="0" w:color="auto"/>
      </w:divBdr>
    </w:div>
    <w:div w:id="1347564073">
      <w:bodyDiv w:val="1"/>
      <w:marLeft w:val="0"/>
      <w:marRight w:val="0"/>
      <w:marTop w:val="0"/>
      <w:marBottom w:val="0"/>
      <w:divBdr>
        <w:top w:val="none" w:sz="0" w:space="0" w:color="auto"/>
        <w:left w:val="none" w:sz="0" w:space="0" w:color="auto"/>
        <w:bottom w:val="none" w:sz="0" w:space="0" w:color="auto"/>
        <w:right w:val="none" w:sz="0" w:space="0" w:color="auto"/>
      </w:divBdr>
    </w:div>
    <w:div w:id="1347752966">
      <w:bodyDiv w:val="1"/>
      <w:marLeft w:val="0"/>
      <w:marRight w:val="0"/>
      <w:marTop w:val="0"/>
      <w:marBottom w:val="0"/>
      <w:divBdr>
        <w:top w:val="none" w:sz="0" w:space="0" w:color="auto"/>
        <w:left w:val="none" w:sz="0" w:space="0" w:color="auto"/>
        <w:bottom w:val="none" w:sz="0" w:space="0" w:color="auto"/>
        <w:right w:val="none" w:sz="0" w:space="0" w:color="auto"/>
      </w:divBdr>
    </w:div>
    <w:div w:id="1348293822">
      <w:bodyDiv w:val="1"/>
      <w:marLeft w:val="0"/>
      <w:marRight w:val="0"/>
      <w:marTop w:val="0"/>
      <w:marBottom w:val="0"/>
      <w:divBdr>
        <w:top w:val="none" w:sz="0" w:space="0" w:color="auto"/>
        <w:left w:val="none" w:sz="0" w:space="0" w:color="auto"/>
        <w:bottom w:val="none" w:sz="0" w:space="0" w:color="auto"/>
        <w:right w:val="none" w:sz="0" w:space="0" w:color="auto"/>
      </w:divBdr>
    </w:div>
    <w:div w:id="1349024382">
      <w:bodyDiv w:val="1"/>
      <w:marLeft w:val="0"/>
      <w:marRight w:val="0"/>
      <w:marTop w:val="0"/>
      <w:marBottom w:val="0"/>
      <w:divBdr>
        <w:top w:val="none" w:sz="0" w:space="0" w:color="auto"/>
        <w:left w:val="none" w:sz="0" w:space="0" w:color="auto"/>
        <w:bottom w:val="none" w:sz="0" w:space="0" w:color="auto"/>
        <w:right w:val="none" w:sz="0" w:space="0" w:color="auto"/>
      </w:divBdr>
      <w:divsChild>
        <w:div w:id="119616604">
          <w:marLeft w:val="640"/>
          <w:marRight w:val="0"/>
          <w:marTop w:val="0"/>
          <w:marBottom w:val="0"/>
          <w:divBdr>
            <w:top w:val="none" w:sz="0" w:space="0" w:color="auto"/>
            <w:left w:val="none" w:sz="0" w:space="0" w:color="auto"/>
            <w:bottom w:val="none" w:sz="0" w:space="0" w:color="auto"/>
            <w:right w:val="none" w:sz="0" w:space="0" w:color="auto"/>
          </w:divBdr>
        </w:div>
        <w:div w:id="185825017">
          <w:marLeft w:val="640"/>
          <w:marRight w:val="0"/>
          <w:marTop w:val="0"/>
          <w:marBottom w:val="0"/>
          <w:divBdr>
            <w:top w:val="none" w:sz="0" w:space="0" w:color="auto"/>
            <w:left w:val="none" w:sz="0" w:space="0" w:color="auto"/>
            <w:bottom w:val="none" w:sz="0" w:space="0" w:color="auto"/>
            <w:right w:val="none" w:sz="0" w:space="0" w:color="auto"/>
          </w:divBdr>
        </w:div>
        <w:div w:id="625233829">
          <w:marLeft w:val="640"/>
          <w:marRight w:val="0"/>
          <w:marTop w:val="0"/>
          <w:marBottom w:val="0"/>
          <w:divBdr>
            <w:top w:val="none" w:sz="0" w:space="0" w:color="auto"/>
            <w:left w:val="none" w:sz="0" w:space="0" w:color="auto"/>
            <w:bottom w:val="none" w:sz="0" w:space="0" w:color="auto"/>
            <w:right w:val="none" w:sz="0" w:space="0" w:color="auto"/>
          </w:divBdr>
        </w:div>
        <w:div w:id="1447770387">
          <w:marLeft w:val="640"/>
          <w:marRight w:val="0"/>
          <w:marTop w:val="0"/>
          <w:marBottom w:val="0"/>
          <w:divBdr>
            <w:top w:val="none" w:sz="0" w:space="0" w:color="auto"/>
            <w:left w:val="none" w:sz="0" w:space="0" w:color="auto"/>
            <w:bottom w:val="none" w:sz="0" w:space="0" w:color="auto"/>
            <w:right w:val="none" w:sz="0" w:space="0" w:color="auto"/>
          </w:divBdr>
        </w:div>
        <w:div w:id="1478839348">
          <w:marLeft w:val="640"/>
          <w:marRight w:val="0"/>
          <w:marTop w:val="0"/>
          <w:marBottom w:val="0"/>
          <w:divBdr>
            <w:top w:val="none" w:sz="0" w:space="0" w:color="auto"/>
            <w:left w:val="none" w:sz="0" w:space="0" w:color="auto"/>
            <w:bottom w:val="none" w:sz="0" w:space="0" w:color="auto"/>
            <w:right w:val="none" w:sz="0" w:space="0" w:color="auto"/>
          </w:divBdr>
        </w:div>
        <w:div w:id="1486627317">
          <w:marLeft w:val="640"/>
          <w:marRight w:val="0"/>
          <w:marTop w:val="0"/>
          <w:marBottom w:val="0"/>
          <w:divBdr>
            <w:top w:val="none" w:sz="0" w:space="0" w:color="auto"/>
            <w:left w:val="none" w:sz="0" w:space="0" w:color="auto"/>
            <w:bottom w:val="none" w:sz="0" w:space="0" w:color="auto"/>
            <w:right w:val="none" w:sz="0" w:space="0" w:color="auto"/>
          </w:divBdr>
        </w:div>
        <w:div w:id="1734700088">
          <w:marLeft w:val="640"/>
          <w:marRight w:val="0"/>
          <w:marTop w:val="0"/>
          <w:marBottom w:val="0"/>
          <w:divBdr>
            <w:top w:val="none" w:sz="0" w:space="0" w:color="auto"/>
            <w:left w:val="none" w:sz="0" w:space="0" w:color="auto"/>
            <w:bottom w:val="none" w:sz="0" w:space="0" w:color="auto"/>
            <w:right w:val="none" w:sz="0" w:space="0" w:color="auto"/>
          </w:divBdr>
        </w:div>
      </w:divsChild>
    </w:div>
    <w:div w:id="1352797290">
      <w:bodyDiv w:val="1"/>
      <w:marLeft w:val="0"/>
      <w:marRight w:val="0"/>
      <w:marTop w:val="0"/>
      <w:marBottom w:val="0"/>
      <w:divBdr>
        <w:top w:val="none" w:sz="0" w:space="0" w:color="auto"/>
        <w:left w:val="none" w:sz="0" w:space="0" w:color="auto"/>
        <w:bottom w:val="none" w:sz="0" w:space="0" w:color="auto"/>
        <w:right w:val="none" w:sz="0" w:space="0" w:color="auto"/>
      </w:divBdr>
    </w:div>
    <w:div w:id="1356808299">
      <w:bodyDiv w:val="1"/>
      <w:marLeft w:val="0"/>
      <w:marRight w:val="0"/>
      <w:marTop w:val="0"/>
      <w:marBottom w:val="0"/>
      <w:divBdr>
        <w:top w:val="none" w:sz="0" w:space="0" w:color="auto"/>
        <w:left w:val="none" w:sz="0" w:space="0" w:color="auto"/>
        <w:bottom w:val="none" w:sz="0" w:space="0" w:color="auto"/>
        <w:right w:val="none" w:sz="0" w:space="0" w:color="auto"/>
      </w:divBdr>
    </w:div>
    <w:div w:id="1357805291">
      <w:bodyDiv w:val="1"/>
      <w:marLeft w:val="0"/>
      <w:marRight w:val="0"/>
      <w:marTop w:val="0"/>
      <w:marBottom w:val="0"/>
      <w:divBdr>
        <w:top w:val="none" w:sz="0" w:space="0" w:color="auto"/>
        <w:left w:val="none" w:sz="0" w:space="0" w:color="auto"/>
        <w:bottom w:val="none" w:sz="0" w:space="0" w:color="auto"/>
        <w:right w:val="none" w:sz="0" w:space="0" w:color="auto"/>
      </w:divBdr>
    </w:div>
    <w:div w:id="1357927229">
      <w:bodyDiv w:val="1"/>
      <w:marLeft w:val="0"/>
      <w:marRight w:val="0"/>
      <w:marTop w:val="0"/>
      <w:marBottom w:val="0"/>
      <w:divBdr>
        <w:top w:val="none" w:sz="0" w:space="0" w:color="auto"/>
        <w:left w:val="none" w:sz="0" w:space="0" w:color="auto"/>
        <w:bottom w:val="none" w:sz="0" w:space="0" w:color="auto"/>
        <w:right w:val="none" w:sz="0" w:space="0" w:color="auto"/>
      </w:divBdr>
    </w:div>
    <w:div w:id="1357998274">
      <w:bodyDiv w:val="1"/>
      <w:marLeft w:val="0"/>
      <w:marRight w:val="0"/>
      <w:marTop w:val="0"/>
      <w:marBottom w:val="0"/>
      <w:divBdr>
        <w:top w:val="none" w:sz="0" w:space="0" w:color="auto"/>
        <w:left w:val="none" w:sz="0" w:space="0" w:color="auto"/>
        <w:bottom w:val="none" w:sz="0" w:space="0" w:color="auto"/>
        <w:right w:val="none" w:sz="0" w:space="0" w:color="auto"/>
      </w:divBdr>
    </w:div>
    <w:div w:id="1361131135">
      <w:bodyDiv w:val="1"/>
      <w:marLeft w:val="0"/>
      <w:marRight w:val="0"/>
      <w:marTop w:val="0"/>
      <w:marBottom w:val="0"/>
      <w:divBdr>
        <w:top w:val="none" w:sz="0" w:space="0" w:color="auto"/>
        <w:left w:val="none" w:sz="0" w:space="0" w:color="auto"/>
        <w:bottom w:val="none" w:sz="0" w:space="0" w:color="auto"/>
        <w:right w:val="none" w:sz="0" w:space="0" w:color="auto"/>
      </w:divBdr>
    </w:div>
    <w:div w:id="1361975657">
      <w:bodyDiv w:val="1"/>
      <w:marLeft w:val="0"/>
      <w:marRight w:val="0"/>
      <w:marTop w:val="0"/>
      <w:marBottom w:val="0"/>
      <w:divBdr>
        <w:top w:val="none" w:sz="0" w:space="0" w:color="auto"/>
        <w:left w:val="none" w:sz="0" w:space="0" w:color="auto"/>
        <w:bottom w:val="none" w:sz="0" w:space="0" w:color="auto"/>
        <w:right w:val="none" w:sz="0" w:space="0" w:color="auto"/>
      </w:divBdr>
    </w:div>
    <w:div w:id="1362515636">
      <w:bodyDiv w:val="1"/>
      <w:marLeft w:val="0"/>
      <w:marRight w:val="0"/>
      <w:marTop w:val="0"/>
      <w:marBottom w:val="0"/>
      <w:divBdr>
        <w:top w:val="none" w:sz="0" w:space="0" w:color="auto"/>
        <w:left w:val="none" w:sz="0" w:space="0" w:color="auto"/>
        <w:bottom w:val="none" w:sz="0" w:space="0" w:color="auto"/>
        <w:right w:val="none" w:sz="0" w:space="0" w:color="auto"/>
      </w:divBdr>
      <w:divsChild>
        <w:div w:id="9068015">
          <w:marLeft w:val="640"/>
          <w:marRight w:val="0"/>
          <w:marTop w:val="0"/>
          <w:marBottom w:val="0"/>
          <w:divBdr>
            <w:top w:val="none" w:sz="0" w:space="0" w:color="auto"/>
            <w:left w:val="none" w:sz="0" w:space="0" w:color="auto"/>
            <w:bottom w:val="none" w:sz="0" w:space="0" w:color="auto"/>
            <w:right w:val="none" w:sz="0" w:space="0" w:color="auto"/>
          </w:divBdr>
        </w:div>
        <w:div w:id="151720363">
          <w:marLeft w:val="640"/>
          <w:marRight w:val="0"/>
          <w:marTop w:val="0"/>
          <w:marBottom w:val="0"/>
          <w:divBdr>
            <w:top w:val="none" w:sz="0" w:space="0" w:color="auto"/>
            <w:left w:val="none" w:sz="0" w:space="0" w:color="auto"/>
            <w:bottom w:val="none" w:sz="0" w:space="0" w:color="auto"/>
            <w:right w:val="none" w:sz="0" w:space="0" w:color="auto"/>
          </w:divBdr>
        </w:div>
        <w:div w:id="405883999">
          <w:marLeft w:val="640"/>
          <w:marRight w:val="0"/>
          <w:marTop w:val="0"/>
          <w:marBottom w:val="0"/>
          <w:divBdr>
            <w:top w:val="none" w:sz="0" w:space="0" w:color="auto"/>
            <w:left w:val="none" w:sz="0" w:space="0" w:color="auto"/>
            <w:bottom w:val="none" w:sz="0" w:space="0" w:color="auto"/>
            <w:right w:val="none" w:sz="0" w:space="0" w:color="auto"/>
          </w:divBdr>
        </w:div>
        <w:div w:id="503015735">
          <w:marLeft w:val="640"/>
          <w:marRight w:val="0"/>
          <w:marTop w:val="0"/>
          <w:marBottom w:val="0"/>
          <w:divBdr>
            <w:top w:val="none" w:sz="0" w:space="0" w:color="auto"/>
            <w:left w:val="none" w:sz="0" w:space="0" w:color="auto"/>
            <w:bottom w:val="none" w:sz="0" w:space="0" w:color="auto"/>
            <w:right w:val="none" w:sz="0" w:space="0" w:color="auto"/>
          </w:divBdr>
        </w:div>
        <w:div w:id="535311936">
          <w:marLeft w:val="640"/>
          <w:marRight w:val="0"/>
          <w:marTop w:val="0"/>
          <w:marBottom w:val="0"/>
          <w:divBdr>
            <w:top w:val="none" w:sz="0" w:space="0" w:color="auto"/>
            <w:left w:val="none" w:sz="0" w:space="0" w:color="auto"/>
            <w:bottom w:val="none" w:sz="0" w:space="0" w:color="auto"/>
            <w:right w:val="none" w:sz="0" w:space="0" w:color="auto"/>
          </w:divBdr>
        </w:div>
        <w:div w:id="969478600">
          <w:marLeft w:val="640"/>
          <w:marRight w:val="0"/>
          <w:marTop w:val="0"/>
          <w:marBottom w:val="0"/>
          <w:divBdr>
            <w:top w:val="none" w:sz="0" w:space="0" w:color="auto"/>
            <w:left w:val="none" w:sz="0" w:space="0" w:color="auto"/>
            <w:bottom w:val="none" w:sz="0" w:space="0" w:color="auto"/>
            <w:right w:val="none" w:sz="0" w:space="0" w:color="auto"/>
          </w:divBdr>
        </w:div>
        <w:div w:id="975986321">
          <w:marLeft w:val="640"/>
          <w:marRight w:val="0"/>
          <w:marTop w:val="0"/>
          <w:marBottom w:val="0"/>
          <w:divBdr>
            <w:top w:val="none" w:sz="0" w:space="0" w:color="auto"/>
            <w:left w:val="none" w:sz="0" w:space="0" w:color="auto"/>
            <w:bottom w:val="none" w:sz="0" w:space="0" w:color="auto"/>
            <w:right w:val="none" w:sz="0" w:space="0" w:color="auto"/>
          </w:divBdr>
        </w:div>
        <w:div w:id="1121606845">
          <w:marLeft w:val="640"/>
          <w:marRight w:val="0"/>
          <w:marTop w:val="0"/>
          <w:marBottom w:val="0"/>
          <w:divBdr>
            <w:top w:val="none" w:sz="0" w:space="0" w:color="auto"/>
            <w:left w:val="none" w:sz="0" w:space="0" w:color="auto"/>
            <w:bottom w:val="none" w:sz="0" w:space="0" w:color="auto"/>
            <w:right w:val="none" w:sz="0" w:space="0" w:color="auto"/>
          </w:divBdr>
        </w:div>
        <w:div w:id="1770926031">
          <w:marLeft w:val="640"/>
          <w:marRight w:val="0"/>
          <w:marTop w:val="0"/>
          <w:marBottom w:val="0"/>
          <w:divBdr>
            <w:top w:val="none" w:sz="0" w:space="0" w:color="auto"/>
            <w:left w:val="none" w:sz="0" w:space="0" w:color="auto"/>
            <w:bottom w:val="none" w:sz="0" w:space="0" w:color="auto"/>
            <w:right w:val="none" w:sz="0" w:space="0" w:color="auto"/>
          </w:divBdr>
        </w:div>
        <w:div w:id="1783574632">
          <w:marLeft w:val="640"/>
          <w:marRight w:val="0"/>
          <w:marTop w:val="0"/>
          <w:marBottom w:val="0"/>
          <w:divBdr>
            <w:top w:val="none" w:sz="0" w:space="0" w:color="auto"/>
            <w:left w:val="none" w:sz="0" w:space="0" w:color="auto"/>
            <w:bottom w:val="none" w:sz="0" w:space="0" w:color="auto"/>
            <w:right w:val="none" w:sz="0" w:space="0" w:color="auto"/>
          </w:divBdr>
        </w:div>
      </w:divsChild>
    </w:div>
    <w:div w:id="1368481073">
      <w:bodyDiv w:val="1"/>
      <w:marLeft w:val="0"/>
      <w:marRight w:val="0"/>
      <w:marTop w:val="0"/>
      <w:marBottom w:val="0"/>
      <w:divBdr>
        <w:top w:val="none" w:sz="0" w:space="0" w:color="auto"/>
        <w:left w:val="none" w:sz="0" w:space="0" w:color="auto"/>
        <w:bottom w:val="none" w:sz="0" w:space="0" w:color="auto"/>
        <w:right w:val="none" w:sz="0" w:space="0" w:color="auto"/>
      </w:divBdr>
    </w:div>
    <w:div w:id="1368482943">
      <w:bodyDiv w:val="1"/>
      <w:marLeft w:val="0"/>
      <w:marRight w:val="0"/>
      <w:marTop w:val="0"/>
      <w:marBottom w:val="0"/>
      <w:divBdr>
        <w:top w:val="none" w:sz="0" w:space="0" w:color="auto"/>
        <w:left w:val="none" w:sz="0" w:space="0" w:color="auto"/>
        <w:bottom w:val="none" w:sz="0" w:space="0" w:color="auto"/>
        <w:right w:val="none" w:sz="0" w:space="0" w:color="auto"/>
      </w:divBdr>
    </w:div>
    <w:div w:id="1374379006">
      <w:bodyDiv w:val="1"/>
      <w:marLeft w:val="0"/>
      <w:marRight w:val="0"/>
      <w:marTop w:val="0"/>
      <w:marBottom w:val="0"/>
      <w:divBdr>
        <w:top w:val="none" w:sz="0" w:space="0" w:color="auto"/>
        <w:left w:val="none" w:sz="0" w:space="0" w:color="auto"/>
        <w:bottom w:val="none" w:sz="0" w:space="0" w:color="auto"/>
        <w:right w:val="none" w:sz="0" w:space="0" w:color="auto"/>
      </w:divBdr>
    </w:div>
    <w:div w:id="1374768839">
      <w:bodyDiv w:val="1"/>
      <w:marLeft w:val="0"/>
      <w:marRight w:val="0"/>
      <w:marTop w:val="0"/>
      <w:marBottom w:val="0"/>
      <w:divBdr>
        <w:top w:val="none" w:sz="0" w:space="0" w:color="auto"/>
        <w:left w:val="none" w:sz="0" w:space="0" w:color="auto"/>
        <w:bottom w:val="none" w:sz="0" w:space="0" w:color="auto"/>
        <w:right w:val="none" w:sz="0" w:space="0" w:color="auto"/>
      </w:divBdr>
    </w:div>
    <w:div w:id="1377854245">
      <w:bodyDiv w:val="1"/>
      <w:marLeft w:val="0"/>
      <w:marRight w:val="0"/>
      <w:marTop w:val="0"/>
      <w:marBottom w:val="0"/>
      <w:divBdr>
        <w:top w:val="none" w:sz="0" w:space="0" w:color="auto"/>
        <w:left w:val="none" w:sz="0" w:space="0" w:color="auto"/>
        <w:bottom w:val="none" w:sz="0" w:space="0" w:color="auto"/>
        <w:right w:val="none" w:sz="0" w:space="0" w:color="auto"/>
      </w:divBdr>
    </w:div>
    <w:div w:id="1382709453">
      <w:bodyDiv w:val="1"/>
      <w:marLeft w:val="0"/>
      <w:marRight w:val="0"/>
      <w:marTop w:val="0"/>
      <w:marBottom w:val="0"/>
      <w:divBdr>
        <w:top w:val="none" w:sz="0" w:space="0" w:color="auto"/>
        <w:left w:val="none" w:sz="0" w:space="0" w:color="auto"/>
        <w:bottom w:val="none" w:sz="0" w:space="0" w:color="auto"/>
        <w:right w:val="none" w:sz="0" w:space="0" w:color="auto"/>
      </w:divBdr>
    </w:div>
    <w:div w:id="1383409721">
      <w:bodyDiv w:val="1"/>
      <w:marLeft w:val="0"/>
      <w:marRight w:val="0"/>
      <w:marTop w:val="0"/>
      <w:marBottom w:val="0"/>
      <w:divBdr>
        <w:top w:val="none" w:sz="0" w:space="0" w:color="auto"/>
        <w:left w:val="none" w:sz="0" w:space="0" w:color="auto"/>
        <w:bottom w:val="none" w:sz="0" w:space="0" w:color="auto"/>
        <w:right w:val="none" w:sz="0" w:space="0" w:color="auto"/>
      </w:divBdr>
    </w:div>
    <w:div w:id="1387679109">
      <w:bodyDiv w:val="1"/>
      <w:marLeft w:val="0"/>
      <w:marRight w:val="0"/>
      <w:marTop w:val="0"/>
      <w:marBottom w:val="0"/>
      <w:divBdr>
        <w:top w:val="none" w:sz="0" w:space="0" w:color="auto"/>
        <w:left w:val="none" w:sz="0" w:space="0" w:color="auto"/>
        <w:bottom w:val="none" w:sz="0" w:space="0" w:color="auto"/>
        <w:right w:val="none" w:sz="0" w:space="0" w:color="auto"/>
      </w:divBdr>
    </w:div>
    <w:div w:id="1389301794">
      <w:bodyDiv w:val="1"/>
      <w:marLeft w:val="0"/>
      <w:marRight w:val="0"/>
      <w:marTop w:val="0"/>
      <w:marBottom w:val="0"/>
      <w:divBdr>
        <w:top w:val="none" w:sz="0" w:space="0" w:color="auto"/>
        <w:left w:val="none" w:sz="0" w:space="0" w:color="auto"/>
        <w:bottom w:val="none" w:sz="0" w:space="0" w:color="auto"/>
        <w:right w:val="none" w:sz="0" w:space="0" w:color="auto"/>
      </w:divBdr>
    </w:div>
    <w:div w:id="1390958746">
      <w:bodyDiv w:val="1"/>
      <w:marLeft w:val="0"/>
      <w:marRight w:val="0"/>
      <w:marTop w:val="0"/>
      <w:marBottom w:val="0"/>
      <w:divBdr>
        <w:top w:val="none" w:sz="0" w:space="0" w:color="auto"/>
        <w:left w:val="none" w:sz="0" w:space="0" w:color="auto"/>
        <w:bottom w:val="none" w:sz="0" w:space="0" w:color="auto"/>
        <w:right w:val="none" w:sz="0" w:space="0" w:color="auto"/>
      </w:divBdr>
      <w:divsChild>
        <w:div w:id="123550519">
          <w:marLeft w:val="640"/>
          <w:marRight w:val="0"/>
          <w:marTop w:val="0"/>
          <w:marBottom w:val="0"/>
          <w:divBdr>
            <w:top w:val="none" w:sz="0" w:space="0" w:color="auto"/>
            <w:left w:val="none" w:sz="0" w:space="0" w:color="auto"/>
            <w:bottom w:val="none" w:sz="0" w:space="0" w:color="auto"/>
            <w:right w:val="none" w:sz="0" w:space="0" w:color="auto"/>
          </w:divBdr>
        </w:div>
        <w:div w:id="718894514">
          <w:marLeft w:val="640"/>
          <w:marRight w:val="0"/>
          <w:marTop w:val="0"/>
          <w:marBottom w:val="0"/>
          <w:divBdr>
            <w:top w:val="none" w:sz="0" w:space="0" w:color="auto"/>
            <w:left w:val="none" w:sz="0" w:space="0" w:color="auto"/>
            <w:bottom w:val="none" w:sz="0" w:space="0" w:color="auto"/>
            <w:right w:val="none" w:sz="0" w:space="0" w:color="auto"/>
          </w:divBdr>
        </w:div>
        <w:div w:id="955016239">
          <w:marLeft w:val="640"/>
          <w:marRight w:val="0"/>
          <w:marTop w:val="0"/>
          <w:marBottom w:val="0"/>
          <w:divBdr>
            <w:top w:val="none" w:sz="0" w:space="0" w:color="auto"/>
            <w:left w:val="none" w:sz="0" w:space="0" w:color="auto"/>
            <w:bottom w:val="none" w:sz="0" w:space="0" w:color="auto"/>
            <w:right w:val="none" w:sz="0" w:space="0" w:color="auto"/>
          </w:divBdr>
        </w:div>
        <w:div w:id="1113477872">
          <w:marLeft w:val="640"/>
          <w:marRight w:val="0"/>
          <w:marTop w:val="0"/>
          <w:marBottom w:val="0"/>
          <w:divBdr>
            <w:top w:val="none" w:sz="0" w:space="0" w:color="auto"/>
            <w:left w:val="none" w:sz="0" w:space="0" w:color="auto"/>
            <w:bottom w:val="none" w:sz="0" w:space="0" w:color="auto"/>
            <w:right w:val="none" w:sz="0" w:space="0" w:color="auto"/>
          </w:divBdr>
        </w:div>
        <w:div w:id="1471048252">
          <w:marLeft w:val="640"/>
          <w:marRight w:val="0"/>
          <w:marTop w:val="0"/>
          <w:marBottom w:val="0"/>
          <w:divBdr>
            <w:top w:val="none" w:sz="0" w:space="0" w:color="auto"/>
            <w:left w:val="none" w:sz="0" w:space="0" w:color="auto"/>
            <w:bottom w:val="none" w:sz="0" w:space="0" w:color="auto"/>
            <w:right w:val="none" w:sz="0" w:space="0" w:color="auto"/>
          </w:divBdr>
        </w:div>
        <w:div w:id="1489978368">
          <w:marLeft w:val="640"/>
          <w:marRight w:val="0"/>
          <w:marTop w:val="0"/>
          <w:marBottom w:val="0"/>
          <w:divBdr>
            <w:top w:val="none" w:sz="0" w:space="0" w:color="auto"/>
            <w:left w:val="none" w:sz="0" w:space="0" w:color="auto"/>
            <w:bottom w:val="none" w:sz="0" w:space="0" w:color="auto"/>
            <w:right w:val="none" w:sz="0" w:space="0" w:color="auto"/>
          </w:divBdr>
        </w:div>
      </w:divsChild>
    </w:div>
    <w:div w:id="1394499480">
      <w:bodyDiv w:val="1"/>
      <w:marLeft w:val="0"/>
      <w:marRight w:val="0"/>
      <w:marTop w:val="0"/>
      <w:marBottom w:val="0"/>
      <w:divBdr>
        <w:top w:val="none" w:sz="0" w:space="0" w:color="auto"/>
        <w:left w:val="none" w:sz="0" w:space="0" w:color="auto"/>
        <w:bottom w:val="none" w:sz="0" w:space="0" w:color="auto"/>
        <w:right w:val="none" w:sz="0" w:space="0" w:color="auto"/>
      </w:divBdr>
    </w:div>
    <w:div w:id="1395011638">
      <w:bodyDiv w:val="1"/>
      <w:marLeft w:val="0"/>
      <w:marRight w:val="0"/>
      <w:marTop w:val="0"/>
      <w:marBottom w:val="0"/>
      <w:divBdr>
        <w:top w:val="none" w:sz="0" w:space="0" w:color="auto"/>
        <w:left w:val="none" w:sz="0" w:space="0" w:color="auto"/>
        <w:bottom w:val="none" w:sz="0" w:space="0" w:color="auto"/>
        <w:right w:val="none" w:sz="0" w:space="0" w:color="auto"/>
      </w:divBdr>
    </w:div>
    <w:div w:id="1395274676">
      <w:bodyDiv w:val="1"/>
      <w:marLeft w:val="0"/>
      <w:marRight w:val="0"/>
      <w:marTop w:val="0"/>
      <w:marBottom w:val="0"/>
      <w:divBdr>
        <w:top w:val="none" w:sz="0" w:space="0" w:color="auto"/>
        <w:left w:val="none" w:sz="0" w:space="0" w:color="auto"/>
        <w:bottom w:val="none" w:sz="0" w:space="0" w:color="auto"/>
        <w:right w:val="none" w:sz="0" w:space="0" w:color="auto"/>
      </w:divBdr>
    </w:div>
    <w:div w:id="1397246779">
      <w:bodyDiv w:val="1"/>
      <w:marLeft w:val="0"/>
      <w:marRight w:val="0"/>
      <w:marTop w:val="0"/>
      <w:marBottom w:val="0"/>
      <w:divBdr>
        <w:top w:val="none" w:sz="0" w:space="0" w:color="auto"/>
        <w:left w:val="none" w:sz="0" w:space="0" w:color="auto"/>
        <w:bottom w:val="none" w:sz="0" w:space="0" w:color="auto"/>
        <w:right w:val="none" w:sz="0" w:space="0" w:color="auto"/>
      </w:divBdr>
    </w:div>
    <w:div w:id="1401631036">
      <w:bodyDiv w:val="1"/>
      <w:marLeft w:val="0"/>
      <w:marRight w:val="0"/>
      <w:marTop w:val="0"/>
      <w:marBottom w:val="0"/>
      <w:divBdr>
        <w:top w:val="none" w:sz="0" w:space="0" w:color="auto"/>
        <w:left w:val="none" w:sz="0" w:space="0" w:color="auto"/>
        <w:bottom w:val="none" w:sz="0" w:space="0" w:color="auto"/>
        <w:right w:val="none" w:sz="0" w:space="0" w:color="auto"/>
      </w:divBdr>
      <w:divsChild>
        <w:div w:id="295258233">
          <w:marLeft w:val="640"/>
          <w:marRight w:val="0"/>
          <w:marTop w:val="0"/>
          <w:marBottom w:val="0"/>
          <w:divBdr>
            <w:top w:val="none" w:sz="0" w:space="0" w:color="auto"/>
            <w:left w:val="none" w:sz="0" w:space="0" w:color="auto"/>
            <w:bottom w:val="none" w:sz="0" w:space="0" w:color="auto"/>
            <w:right w:val="none" w:sz="0" w:space="0" w:color="auto"/>
          </w:divBdr>
        </w:div>
        <w:div w:id="590553194">
          <w:marLeft w:val="640"/>
          <w:marRight w:val="0"/>
          <w:marTop w:val="0"/>
          <w:marBottom w:val="0"/>
          <w:divBdr>
            <w:top w:val="none" w:sz="0" w:space="0" w:color="auto"/>
            <w:left w:val="none" w:sz="0" w:space="0" w:color="auto"/>
            <w:bottom w:val="none" w:sz="0" w:space="0" w:color="auto"/>
            <w:right w:val="none" w:sz="0" w:space="0" w:color="auto"/>
          </w:divBdr>
        </w:div>
        <w:div w:id="622273659">
          <w:marLeft w:val="640"/>
          <w:marRight w:val="0"/>
          <w:marTop w:val="0"/>
          <w:marBottom w:val="0"/>
          <w:divBdr>
            <w:top w:val="none" w:sz="0" w:space="0" w:color="auto"/>
            <w:left w:val="none" w:sz="0" w:space="0" w:color="auto"/>
            <w:bottom w:val="none" w:sz="0" w:space="0" w:color="auto"/>
            <w:right w:val="none" w:sz="0" w:space="0" w:color="auto"/>
          </w:divBdr>
        </w:div>
        <w:div w:id="785004599">
          <w:marLeft w:val="640"/>
          <w:marRight w:val="0"/>
          <w:marTop w:val="0"/>
          <w:marBottom w:val="0"/>
          <w:divBdr>
            <w:top w:val="none" w:sz="0" w:space="0" w:color="auto"/>
            <w:left w:val="none" w:sz="0" w:space="0" w:color="auto"/>
            <w:bottom w:val="none" w:sz="0" w:space="0" w:color="auto"/>
            <w:right w:val="none" w:sz="0" w:space="0" w:color="auto"/>
          </w:divBdr>
        </w:div>
        <w:div w:id="806817207">
          <w:marLeft w:val="640"/>
          <w:marRight w:val="0"/>
          <w:marTop w:val="0"/>
          <w:marBottom w:val="0"/>
          <w:divBdr>
            <w:top w:val="none" w:sz="0" w:space="0" w:color="auto"/>
            <w:left w:val="none" w:sz="0" w:space="0" w:color="auto"/>
            <w:bottom w:val="none" w:sz="0" w:space="0" w:color="auto"/>
            <w:right w:val="none" w:sz="0" w:space="0" w:color="auto"/>
          </w:divBdr>
        </w:div>
        <w:div w:id="1250774575">
          <w:marLeft w:val="640"/>
          <w:marRight w:val="0"/>
          <w:marTop w:val="0"/>
          <w:marBottom w:val="0"/>
          <w:divBdr>
            <w:top w:val="none" w:sz="0" w:space="0" w:color="auto"/>
            <w:left w:val="none" w:sz="0" w:space="0" w:color="auto"/>
            <w:bottom w:val="none" w:sz="0" w:space="0" w:color="auto"/>
            <w:right w:val="none" w:sz="0" w:space="0" w:color="auto"/>
          </w:divBdr>
        </w:div>
        <w:div w:id="1783304188">
          <w:marLeft w:val="640"/>
          <w:marRight w:val="0"/>
          <w:marTop w:val="0"/>
          <w:marBottom w:val="0"/>
          <w:divBdr>
            <w:top w:val="none" w:sz="0" w:space="0" w:color="auto"/>
            <w:left w:val="none" w:sz="0" w:space="0" w:color="auto"/>
            <w:bottom w:val="none" w:sz="0" w:space="0" w:color="auto"/>
            <w:right w:val="none" w:sz="0" w:space="0" w:color="auto"/>
          </w:divBdr>
        </w:div>
        <w:div w:id="2114284409">
          <w:marLeft w:val="640"/>
          <w:marRight w:val="0"/>
          <w:marTop w:val="0"/>
          <w:marBottom w:val="0"/>
          <w:divBdr>
            <w:top w:val="none" w:sz="0" w:space="0" w:color="auto"/>
            <w:left w:val="none" w:sz="0" w:space="0" w:color="auto"/>
            <w:bottom w:val="none" w:sz="0" w:space="0" w:color="auto"/>
            <w:right w:val="none" w:sz="0" w:space="0" w:color="auto"/>
          </w:divBdr>
        </w:div>
      </w:divsChild>
    </w:div>
    <w:div w:id="1402562112">
      <w:bodyDiv w:val="1"/>
      <w:marLeft w:val="0"/>
      <w:marRight w:val="0"/>
      <w:marTop w:val="0"/>
      <w:marBottom w:val="0"/>
      <w:divBdr>
        <w:top w:val="none" w:sz="0" w:space="0" w:color="auto"/>
        <w:left w:val="none" w:sz="0" w:space="0" w:color="auto"/>
        <w:bottom w:val="none" w:sz="0" w:space="0" w:color="auto"/>
        <w:right w:val="none" w:sz="0" w:space="0" w:color="auto"/>
      </w:divBdr>
    </w:div>
    <w:div w:id="1402754910">
      <w:bodyDiv w:val="1"/>
      <w:marLeft w:val="0"/>
      <w:marRight w:val="0"/>
      <w:marTop w:val="0"/>
      <w:marBottom w:val="0"/>
      <w:divBdr>
        <w:top w:val="none" w:sz="0" w:space="0" w:color="auto"/>
        <w:left w:val="none" w:sz="0" w:space="0" w:color="auto"/>
        <w:bottom w:val="none" w:sz="0" w:space="0" w:color="auto"/>
        <w:right w:val="none" w:sz="0" w:space="0" w:color="auto"/>
      </w:divBdr>
    </w:div>
    <w:div w:id="1408381422">
      <w:bodyDiv w:val="1"/>
      <w:marLeft w:val="0"/>
      <w:marRight w:val="0"/>
      <w:marTop w:val="0"/>
      <w:marBottom w:val="0"/>
      <w:divBdr>
        <w:top w:val="none" w:sz="0" w:space="0" w:color="auto"/>
        <w:left w:val="none" w:sz="0" w:space="0" w:color="auto"/>
        <w:bottom w:val="none" w:sz="0" w:space="0" w:color="auto"/>
        <w:right w:val="none" w:sz="0" w:space="0" w:color="auto"/>
      </w:divBdr>
    </w:div>
    <w:div w:id="1413358946">
      <w:bodyDiv w:val="1"/>
      <w:marLeft w:val="0"/>
      <w:marRight w:val="0"/>
      <w:marTop w:val="0"/>
      <w:marBottom w:val="0"/>
      <w:divBdr>
        <w:top w:val="none" w:sz="0" w:space="0" w:color="auto"/>
        <w:left w:val="none" w:sz="0" w:space="0" w:color="auto"/>
        <w:bottom w:val="none" w:sz="0" w:space="0" w:color="auto"/>
        <w:right w:val="none" w:sz="0" w:space="0" w:color="auto"/>
      </w:divBdr>
    </w:div>
    <w:div w:id="1413971163">
      <w:bodyDiv w:val="1"/>
      <w:marLeft w:val="0"/>
      <w:marRight w:val="0"/>
      <w:marTop w:val="0"/>
      <w:marBottom w:val="0"/>
      <w:divBdr>
        <w:top w:val="none" w:sz="0" w:space="0" w:color="auto"/>
        <w:left w:val="none" w:sz="0" w:space="0" w:color="auto"/>
        <w:bottom w:val="none" w:sz="0" w:space="0" w:color="auto"/>
        <w:right w:val="none" w:sz="0" w:space="0" w:color="auto"/>
      </w:divBdr>
    </w:div>
    <w:div w:id="1418356688">
      <w:bodyDiv w:val="1"/>
      <w:marLeft w:val="0"/>
      <w:marRight w:val="0"/>
      <w:marTop w:val="0"/>
      <w:marBottom w:val="0"/>
      <w:divBdr>
        <w:top w:val="none" w:sz="0" w:space="0" w:color="auto"/>
        <w:left w:val="none" w:sz="0" w:space="0" w:color="auto"/>
        <w:bottom w:val="none" w:sz="0" w:space="0" w:color="auto"/>
        <w:right w:val="none" w:sz="0" w:space="0" w:color="auto"/>
      </w:divBdr>
    </w:div>
    <w:div w:id="1419329060">
      <w:bodyDiv w:val="1"/>
      <w:marLeft w:val="0"/>
      <w:marRight w:val="0"/>
      <w:marTop w:val="0"/>
      <w:marBottom w:val="0"/>
      <w:divBdr>
        <w:top w:val="none" w:sz="0" w:space="0" w:color="auto"/>
        <w:left w:val="none" w:sz="0" w:space="0" w:color="auto"/>
        <w:bottom w:val="none" w:sz="0" w:space="0" w:color="auto"/>
        <w:right w:val="none" w:sz="0" w:space="0" w:color="auto"/>
      </w:divBdr>
    </w:div>
    <w:div w:id="1427189766">
      <w:bodyDiv w:val="1"/>
      <w:marLeft w:val="0"/>
      <w:marRight w:val="0"/>
      <w:marTop w:val="0"/>
      <w:marBottom w:val="0"/>
      <w:divBdr>
        <w:top w:val="none" w:sz="0" w:space="0" w:color="auto"/>
        <w:left w:val="none" w:sz="0" w:space="0" w:color="auto"/>
        <w:bottom w:val="none" w:sz="0" w:space="0" w:color="auto"/>
        <w:right w:val="none" w:sz="0" w:space="0" w:color="auto"/>
      </w:divBdr>
    </w:div>
    <w:div w:id="1427379461">
      <w:bodyDiv w:val="1"/>
      <w:marLeft w:val="0"/>
      <w:marRight w:val="0"/>
      <w:marTop w:val="0"/>
      <w:marBottom w:val="0"/>
      <w:divBdr>
        <w:top w:val="none" w:sz="0" w:space="0" w:color="auto"/>
        <w:left w:val="none" w:sz="0" w:space="0" w:color="auto"/>
        <w:bottom w:val="none" w:sz="0" w:space="0" w:color="auto"/>
        <w:right w:val="none" w:sz="0" w:space="0" w:color="auto"/>
      </w:divBdr>
    </w:div>
    <w:div w:id="1433738873">
      <w:bodyDiv w:val="1"/>
      <w:marLeft w:val="0"/>
      <w:marRight w:val="0"/>
      <w:marTop w:val="0"/>
      <w:marBottom w:val="0"/>
      <w:divBdr>
        <w:top w:val="none" w:sz="0" w:space="0" w:color="auto"/>
        <w:left w:val="none" w:sz="0" w:space="0" w:color="auto"/>
        <w:bottom w:val="none" w:sz="0" w:space="0" w:color="auto"/>
        <w:right w:val="none" w:sz="0" w:space="0" w:color="auto"/>
      </w:divBdr>
    </w:div>
    <w:div w:id="1437674603">
      <w:bodyDiv w:val="1"/>
      <w:marLeft w:val="0"/>
      <w:marRight w:val="0"/>
      <w:marTop w:val="0"/>
      <w:marBottom w:val="0"/>
      <w:divBdr>
        <w:top w:val="none" w:sz="0" w:space="0" w:color="auto"/>
        <w:left w:val="none" w:sz="0" w:space="0" w:color="auto"/>
        <w:bottom w:val="none" w:sz="0" w:space="0" w:color="auto"/>
        <w:right w:val="none" w:sz="0" w:space="0" w:color="auto"/>
      </w:divBdr>
    </w:div>
    <w:div w:id="1439595410">
      <w:bodyDiv w:val="1"/>
      <w:marLeft w:val="0"/>
      <w:marRight w:val="0"/>
      <w:marTop w:val="0"/>
      <w:marBottom w:val="0"/>
      <w:divBdr>
        <w:top w:val="none" w:sz="0" w:space="0" w:color="auto"/>
        <w:left w:val="none" w:sz="0" w:space="0" w:color="auto"/>
        <w:bottom w:val="none" w:sz="0" w:space="0" w:color="auto"/>
        <w:right w:val="none" w:sz="0" w:space="0" w:color="auto"/>
      </w:divBdr>
    </w:div>
    <w:div w:id="1442335381">
      <w:bodyDiv w:val="1"/>
      <w:marLeft w:val="0"/>
      <w:marRight w:val="0"/>
      <w:marTop w:val="0"/>
      <w:marBottom w:val="0"/>
      <w:divBdr>
        <w:top w:val="none" w:sz="0" w:space="0" w:color="auto"/>
        <w:left w:val="none" w:sz="0" w:space="0" w:color="auto"/>
        <w:bottom w:val="none" w:sz="0" w:space="0" w:color="auto"/>
        <w:right w:val="none" w:sz="0" w:space="0" w:color="auto"/>
      </w:divBdr>
    </w:div>
    <w:div w:id="1447961947">
      <w:bodyDiv w:val="1"/>
      <w:marLeft w:val="0"/>
      <w:marRight w:val="0"/>
      <w:marTop w:val="0"/>
      <w:marBottom w:val="0"/>
      <w:divBdr>
        <w:top w:val="none" w:sz="0" w:space="0" w:color="auto"/>
        <w:left w:val="none" w:sz="0" w:space="0" w:color="auto"/>
        <w:bottom w:val="none" w:sz="0" w:space="0" w:color="auto"/>
        <w:right w:val="none" w:sz="0" w:space="0" w:color="auto"/>
      </w:divBdr>
    </w:div>
    <w:div w:id="1448086851">
      <w:bodyDiv w:val="1"/>
      <w:marLeft w:val="0"/>
      <w:marRight w:val="0"/>
      <w:marTop w:val="0"/>
      <w:marBottom w:val="0"/>
      <w:divBdr>
        <w:top w:val="none" w:sz="0" w:space="0" w:color="auto"/>
        <w:left w:val="none" w:sz="0" w:space="0" w:color="auto"/>
        <w:bottom w:val="none" w:sz="0" w:space="0" w:color="auto"/>
        <w:right w:val="none" w:sz="0" w:space="0" w:color="auto"/>
      </w:divBdr>
    </w:div>
    <w:div w:id="1449202754">
      <w:bodyDiv w:val="1"/>
      <w:marLeft w:val="0"/>
      <w:marRight w:val="0"/>
      <w:marTop w:val="0"/>
      <w:marBottom w:val="0"/>
      <w:divBdr>
        <w:top w:val="none" w:sz="0" w:space="0" w:color="auto"/>
        <w:left w:val="none" w:sz="0" w:space="0" w:color="auto"/>
        <w:bottom w:val="none" w:sz="0" w:space="0" w:color="auto"/>
        <w:right w:val="none" w:sz="0" w:space="0" w:color="auto"/>
      </w:divBdr>
    </w:div>
    <w:div w:id="1449547034">
      <w:bodyDiv w:val="1"/>
      <w:marLeft w:val="0"/>
      <w:marRight w:val="0"/>
      <w:marTop w:val="0"/>
      <w:marBottom w:val="0"/>
      <w:divBdr>
        <w:top w:val="none" w:sz="0" w:space="0" w:color="auto"/>
        <w:left w:val="none" w:sz="0" w:space="0" w:color="auto"/>
        <w:bottom w:val="none" w:sz="0" w:space="0" w:color="auto"/>
        <w:right w:val="none" w:sz="0" w:space="0" w:color="auto"/>
      </w:divBdr>
    </w:div>
    <w:div w:id="1451246028">
      <w:bodyDiv w:val="1"/>
      <w:marLeft w:val="0"/>
      <w:marRight w:val="0"/>
      <w:marTop w:val="0"/>
      <w:marBottom w:val="0"/>
      <w:divBdr>
        <w:top w:val="none" w:sz="0" w:space="0" w:color="auto"/>
        <w:left w:val="none" w:sz="0" w:space="0" w:color="auto"/>
        <w:bottom w:val="none" w:sz="0" w:space="0" w:color="auto"/>
        <w:right w:val="none" w:sz="0" w:space="0" w:color="auto"/>
      </w:divBdr>
    </w:div>
    <w:div w:id="1453015024">
      <w:bodyDiv w:val="1"/>
      <w:marLeft w:val="0"/>
      <w:marRight w:val="0"/>
      <w:marTop w:val="0"/>
      <w:marBottom w:val="0"/>
      <w:divBdr>
        <w:top w:val="none" w:sz="0" w:space="0" w:color="auto"/>
        <w:left w:val="none" w:sz="0" w:space="0" w:color="auto"/>
        <w:bottom w:val="none" w:sz="0" w:space="0" w:color="auto"/>
        <w:right w:val="none" w:sz="0" w:space="0" w:color="auto"/>
      </w:divBdr>
    </w:div>
    <w:div w:id="1453329784">
      <w:bodyDiv w:val="1"/>
      <w:marLeft w:val="0"/>
      <w:marRight w:val="0"/>
      <w:marTop w:val="0"/>
      <w:marBottom w:val="0"/>
      <w:divBdr>
        <w:top w:val="none" w:sz="0" w:space="0" w:color="auto"/>
        <w:left w:val="none" w:sz="0" w:space="0" w:color="auto"/>
        <w:bottom w:val="none" w:sz="0" w:space="0" w:color="auto"/>
        <w:right w:val="none" w:sz="0" w:space="0" w:color="auto"/>
      </w:divBdr>
    </w:div>
    <w:div w:id="1454328852">
      <w:bodyDiv w:val="1"/>
      <w:marLeft w:val="0"/>
      <w:marRight w:val="0"/>
      <w:marTop w:val="0"/>
      <w:marBottom w:val="0"/>
      <w:divBdr>
        <w:top w:val="none" w:sz="0" w:space="0" w:color="auto"/>
        <w:left w:val="none" w:sz="0" w:space="0" w:color="auto"/>
        <w:bottom w:val="none" w:sz="0" w:space="0" w:color="auto"/>
        <w:right w:val="none" w:sz="0" w:space="0" w:color="auto"/>
      </w:divBdr>
    </w:div>
    <w:div w:id="1455830953">
      <w:bodyDiv w:val="1"/>
      <w:marLeft w:val="0"/>
      <w:marRight w:val="0"/>
      <w:marTop w:val="0"/>
      <w:marBottom w:val="0"/>
      <w:divBdr>
        <w:top w:val="none" w:sz="0" w:space="0" w:color="auto"/>
        <w:left w:val="none" w:sz="0" w:space="0" w:color="auto"/>
        <w:bottom w:val="none" w:sz="0" w:space="0" w:color="auto"/>
        <w:right w:val="none" w:sz="0" w:space="0" w:color="auto"/>
      </w:divBdr>
    </w:div>
    <w:div w:id="1458330964">
      <w:bodyDiv w:val="1"/>
      <w:marLeft w:val="0"/>
      <w:marRight w:val="0"/>
      <w:marTop w:val="0"/>
      <w:marBottom w:val="0"/>
      <w:divBdr>
        <w:top w:val="none" w:sz="0" w:space="0" w:color="auto"/>
        <w:left w:val="none" w:sz="0" w:space="0" w:color="auto"/>
        <w:bottom w:val="none" w:sz="0" w:space="0" w:color="auto"/>
        <w:right w:val="none" w:sz="0" w:space="0" w:color="auto"/>
      </w:divBdr>
    </w:div>
    <w:div w:id="1458331547">
      <w:bodyDiv w:val="1"/>
      <w:marLeft w:val="0"/>
      <w:marRight w:val="0"/>
      <w:marTop w:val="0"/>
      <w:marBottom w:val="0"/>
      <w:divBdr>
        <w:top w:val="none" w:sz="0" w:space="0" w:color="auto"/>
        <w:left w:val="none" w:sz="0" w:space="0" w:color="auto"/>
        <w:bottom w:val="none" w:sz="0" w:space="0" w:color="auto"/>
        <w:right w:val="none" w:sz="0" w:space="0" w:color="auto"/>
      </w:divBdr>
    </w:div>
    <w:div w:id="1458908268">
      <w:bodyDiv w:val="1"/>
      <w:marLeft w:val="0"/>
      <w:marRight w:val="0"/>
      <w:marTop w:val="0"/>
      <w:marBottom w:val="0"/>
      <w:divBdr>
        <w:top w:val="none" w:sz="0" w:space="0" w:color="auto"/>
        <w:left w:val="none" w:sz="0" w:space="0" w:color="auto"/>
        <w:bottom w:val="none" w:sz="0" w:space="0" w:color="auto"/>
        <w:right w:val="none" w:sz="0" w:space="0" w:color="auto"/>
      </w:divBdr>
    </w:div>
    <w:div w:id="1463231189">
      <w:bodyDiv w:val="1"/>
      <w:marLeft w:val="0"/>
      <w:marRight w:val="0"/>
      <w:marTop w:val="0"/>
      <w:marBottom w:val="0"/>
      <w:divBdr>
        <w:top w:val="none" w:sz="0" w:space="0" w:color="auto"/>
        <w:left w:val="none" w:sz="0" w:space="0" w:color="auto"/>
        <w:bottom w:val="none" w:sz="0" w:space="0" w:color="auto"/>
        <w:right w:val="none" w:sz="0" w:space="0" w:color="auto"/>
      </w:divBdr>
    </w:div>
    <w:div w:id="1465351858">
      <w:bodyDiv w:val="1"/>
      <w:marLeft w:val="0"/>
      <w:marRight w:val="0"/>
      <w:marTop w:val="0"/>
      <w:marBottom w:val="0"/>
      <w:divBdr>
        <w:top w:val="none" w:sz="0" w:space="0" w:color="auto"/>
        <w:left w:val="none" w:sz="0" w:space="0" w:color="auto"/>
        <w:bottom w:val="none" w:sz="0" w:space="0" w:color="auto"/>
        <w:right w:val="none" w:sz="0" w:space="0" w:color="auto"/>
      </w:divBdr>
    </w:div>
    <w:div w:id="1468666934">
      <w:bodyDiv w:val="1"/>
      <w:marLeft w:val="0"/>
      <w:marRight w:val="0"/>
      <w:marTop w:val="0"/>
      <w:marBottom w:val="0"/>
      <w:divBdr>
        <w:top w:val="none" w:sz="0" w:space="0" w:color="auto"/>
        <w:left w:val="none" w:sz="0" w:space="0" w:color="auto"/>
        <w:bottom w:val="none" w:sz="0" w:space="0" w:color="auto"/>
        <w:right w:val="none" w:sz="0" w:space="0" w:color="auto"/>
      </w:divBdr>
    </w:div>
    <w:div w:id="1469858695">
      <w:bodyDiv w:val="1"/>
      <w:marLeft w:val="0"/>
      <w:marRight w:val="0"/>
      <w:marTop w:val="0"/>
      <w:marBottom w:val="0"/>
      <w:divBdr>
        <w:top w:val="none" w:sz="0" w:space="0" w:color="auto"/>
        <w:left w:val="none" w:sz="0" w:space="0" w:color="auto"/>
        <w:bottom w:val="none" w:sz="0" w:space="0" w:color="auto"/>
        <w:right w:val="none" w:sz="0" w:space="0" w:color="auto"/>
      </w:divBdr>
    </w:div>
    <w:div w:id="1472673753">
      <w:bodyDiv w:val="1"/>
      <w:marLeft w:val="0"/>
      <w:marRight w:val="0"/>
      <w:marTop w:val="0"/>
      <w:marBottom w:val="0"/>
      <w:divBdr>
        <w:top w:val="none" w:sz="0" w:space="0" w:color="auto"/>
        <w:left w:val="none" w:sz="0" w:space="0" w:color="auto"/>
        <w:bottom w:val="none" w:sz="0" w:space="0" w:color="auto"/>
        <w:right w:val="none" w:sz="0" w:space="0" w:color="auto"/>
      </w:divBdr>
    </w:div>
    <w:div w:id="1475365417">
      <w:bodyDiv w:val="1"/>
      <w:marLeft w:val="0"/>
      <w:marRight w:val="0"/>
      <w:marTop w:val="0"/>
      <w:marBottom w:val="0"/>
      <w:divBdr>
        <w:top w:val="none" w:sz="0" w:space="0" w:color="auto"/>
        <w:left w:val="none" w:sz="0" w:space="0" w:color="auto"/>
        <w:bottom w:val="none" w:sz="0" w:space="0" w:color="auto"/>
        <w:right w:val="none" w:sz="0" w:space="0" w:color="auto"/>
      </w:divBdr>
    </w:div>
    <w:div w:id="1476288963">
      <w:bodyDiv w:val="1"/>
      <w:marLeft w:val="0"/>
      <w:marRight w:val="0"/>
      <w:marTop w:val="0"/>
      <w:marBottom w:val="0"/>
      <w:divBdr>
        <w:top w:val="none" w:sz="0" w:space="0" w:color="auto"/>
        <w:left w:val="none" w:sz="0" w:space="0" w:color="auto"/>
        <w:bottom w:val="none" w:sz="0" w:space="0" w:color="auto"/>
        <w:right w:val="none" w:sz="0" w:space="0" w:color="auto"/>
      </w:divBdr>
    </w:div>
    <w:div w:id="1476755116">
      <w:bodyDiv w:val="1"/>
      <w:marLeft w:val="0"/>
      <w:marRight w:val="0"/>
      <w:marTop w:val="0"/>
      <w:marBottom w:val="0"/>
      <w:divBdr>
        <w:top w:val="none" w:sz="0" w:space="0" w:color="auto"/>
        <w:left w:val="none" w:sz="0" w:space="0" w:color="auto"/>
        <w:bottom w:val="none" w:sz="0" w:space="0" w:color="auto"/>
        <w:right w:val="none" w:sz="0" w:space="0" w:color="auto"/>
      </w:divBdr>
    </w:div>
    <w:div w:id="1478303638">
      <w:bodyDiv w:val="1"/>
      <w:marLeft w:val="0"/>
      <w:marRight w:val="0"/>
      <w:marTop w:val="0"/>
      <w:marBottom w:val="0"/>
      <w:divBdr>
        <w:top w:val="none" w:sz="0" w:space="0" w:color="auto"/>
        <w:left w:val="none" w:sz="0" w:space="0" w:color="auto"/>
        <w:bottom w:val="none" w:sz="0" w:space="0" w:color="auto"/>
        <w:right w:val="none" w:sz="0" w:space="0" w:color="auto"/>
      </w:divBdr>
    </w:div>
    <w:div w:id="1478693159">
      <w:bodyDiv w:val="1"/>
      <w:marLeft w:val="0"/>
      <w:marRight w:val="0"/>
      <w:marTop w:val="0"/>
      <w:marBottom w:val="0"/>
      <w:divBdr>
        <w:top w:val="none" w:sz="0" w:space="0" w:color="auto"/>
        <w:left w:val="none" w:sz="0" w:space="0" w:color="auto"/>
        <w:bottom w:val="none" w:sz="0" w:space="0" w:color="auto"/>
        <w:right w:val="none" w:sz="0" w:space="0" w:color="auto"/>
      </w:divBdr>
    </w:div>
    <w:div w:id="1481121170">
      <w:bodyDiv w:val="1"/>
      <w:marLeft w:val="0"/>
      <w:marRight w:val="0"/>
      <w:marTop w:val="0"/>
      <w:marBottom w:val="0"/>
      <w:divBdr>
        <w:top w:val="none" w:sz="0" w:space="0" w:color="auto"/>
        <w:left w:val="none" w:sz="0" w:space="0" w:color="auto"/>
        <w:bottom w:val="none" w:sz="0" w:space="0" w:color="auto"/>
        <w:right w:val="none" w:sz="0" w:space="0" w:color="auto"/>
      </w:divBdr>
    </w:div>
    <w:div w:id="1481769475">
      <w:bodyDiv w:val="1"/>
      <w:marLeft w:val="0"/>
      <w:marRight w:val="0"/>
      <w:marTop w:val="0"/>
      <w:marBottom w:val="0"/>
      <w:divBdr>
        <w:top w:val="none" w:sz="0" w:space="0" w:color="auto"/>
        <w:left w:val="none" w:sz="0" w:space="0" w:color="auto"/>
        <w:bottom w:val="none" w:sz="0" w:space="0" w:color="auto"/>
        <w:right w:val="none" w:sz="0" w:space="0" w:color="auto"/>
      </w:divBdr>
    </w:div>
    <w:div w:id="1488861582">
      <w:bodyDiv w:val="1"/>
      <w:marLeft w:val="0"/>
      <w:marRight w:val="0"/>
      <w:marTop w:val="0"/>
      <w:marBottom w:val="0"/>
      <w:divBdr>
        <w:top w:val="none" w:sz="0" w:space="0" w:color="auto"/>
        <w:left w:val="none" w:sz="0" w:space="0" w:color="auto"/>
        <w:bottom w:val="none" w:sz="0" w:space="0" w:color="auto"/>
        <w:right w:val="none" w:sz="0" w:space="0" w:color="auto"/>
      </w:divBdr>
    </w:div>
    <w:div w:id="1490092164">
      <w:bodyDiv w:val="1"/>
      <w:marLeft w:val="0"/>
      <w:marRight w:val="0"/>
      <w:marTop w:val="0"/>
      <w:marBottom w:val="0"/>
      <w:divBdr>
        <w:top w:val="none" w:sz="0" w:space="0" w:color="auto"/>
        <w:left w:val="none" w:sz="0" w:space="0" w:color="auto"/>
        <w:bottom w:val="none" w:sz="0" w:space="0" w:color="auto"/>
        <w:right w:val="none" w:sz="0" w:space="0" w:color="auto"/>
      </w:divBdr>
    </w:div>
    <w:div w:id="1492210554">
      <w:bodyDiv w:val="1"/>
      <w:marLeft w:val="0"/>
      <w:marRight w:val="0"/>
      <w:marTop w:val="0"/>
      <w:marBottom w:val="0"/>
      <w:divBdr>
        <w:top w:val="none" w:sz="0" w:space="0" w:color="auto"/>
        <w:left w:val="none" w:sz="0" w:space="0" w:color="auto"/>
        <w:bottom w:val="none" w:sz="0" w:space="0" w:color="auto"/>
        <w:right w:val="none" w:sz="0" w:space="0" w:color="auto"/>
      </w:divBdr>
    </w:div>
    <w:div w:id="1493058970">
      <w:bodyDiv w:val="1"/>
      <w:marLeft w:val="0"/>
      <w:marRight w:val="0"/>
      <w:marTop w:val="0"/>
      <w:marBottom w:val="0"/>
      <w:divBdr>
        <w:top w:val="none" w:sz="0" w:space="0" w:color="auto"/>
        <w:left w:val="none" w:sz="0" w:space="0" w:color="auto"/>
        <w:bottom w:val="none" w:sz="0" w:space="0" w:color="auto"/>
        <w:right w:val="none" w:sz="0" w:space="0" w:color="auto"/>
      </w:divBdr>
    </w:div>
    <w:div w:id="1493715978">
      <w:bodyDiv w:val="1"/>
      <w:marLeft w:val="0"/>
      <w:marRight w:val="0"/>
      <w:marTop w:val="0"/>
      <w:marBottom w:val="0"/>
      <w:divBdr>
        <w:top w:val="none" w:sz="0" w:space="0" w:color="auto"/>
        <w:left w:val="none" w:sz="0" w:space="0" w:color="auto"/>
        <w:bottom w:val="none" w:sz="0" w:space="0" w:color="auto"/>
        <w:right w:val="none" w:sz="0" w:space="0" w:color="auto"/>
      </w:divBdr>
    </w:div>
    <w:div w:id="1495411481">
      <w:bodyDiv w:val="1"/>
      <w:marLeft w:val="0"/>
      <w:marRight w:val="0"/>
      <w:marTop w:val="0"/>
      <w:marBottom w:val="0"/>
      <w:divBdr>
        <w:top w:val="none" w:sz="0" w:space="0" w:color="auto"/>
        <w:left w:val="none" w:sz="0" w:space="0" w:color="auto"/>
        <w:bottom w:val="none" w:sz="0" w:space="0" w:color="auto"/>
        <w:right w:val="none" w:sz="0" w:space="0" w:color="auto"/>
      </w:divBdr>
    </w:div>
    <w:div w:id="1495994331">
      <w:bodyDiv w:val="1"/>
      <w:marLeft w:val="0"/>
      <w:marRight w:val="0"/>
      <w:marTop w:val="0"/>
      <w:marBottom w:val="0"/>
      <w:divBdr>
        <w:top w:val="none" w:sz="0" w:space="0" w:color="auto"/>
        <w:left w:val="none" w:sz="0" w:space="0" w:color="auto"/>
        <w:bottom w:val="none" w:sz="0" w:space="0" w:color="auto"/>
        <w:right w:val="none" w:sz="0" w:space="0" w:color="auto"/>
      </w:divBdr>
    </w:div>
    <w:div w:id="1498376695">
      <w:bodyDiv w:val="1"/>
      <w:marLeft w:val="0"/>
      <w:marRight w:val="0"/>
      <w:marTop w:val="0"/>
      <w:marBottom w:val="0"/>
      <w:divBdr>
        <w:top w:val="none" w:sz="0" w:space="0" w:color="auto"/>
        <w:left w:val="none" w:sz="0" w:space="0" w:color="auto"/>
        <w:bottom w:val="none" w:sz="0" w:space="0" w:color="auto"/>
        <w:right w:val="none" w:sz="0" w:space="0" w:color="auto"/>
      </w:divBdr>
    </w:div>
    <w:div w:id="1499224277">
      <w:bodyDiv w:val="1"/>
      <w:marLeft w:val="0"/>
      <w:marRight w:val="0"/>
      <w:marTop w:val="0"/>
      <w:marBottom w:val="0"/>
      <w:divBdr>
        <w:top w:val="none" w:sz="0" w:space="0" w:color="auto"/>
        <w:left w:val="none" w:sz="0" w:space="0" w:color="auto"/>
        <w:bottom w:val="none" w:sz="0" w:space="0" w:color="auto"/>
        <w:right w:val="none" w:sz="0" w:space="0" w:color="auto"/>
      </w:divBdr>
    </w:div>
    <w:div w:id="1500466486">
      <w:bodyDiv w:val="1"/>
      <w:marLeft w:val="0"/>
      <w:marRight w:val="0"/>
      <w:marTop w:val="0"/>
      <w:marBottom w:val="0"/>
      <w:divBdr>
        <w:top w:val="none" w:sz="0" w:space="0" w:color="auto"/>
        <w:left w:val="none" w:sz="0" w:space="0" w:color="auto"/>
        <w:bottom w:val="none" w:sz="0" w:space="0" w:color="auto"/>
        <w:right w:val="none" w:sz="0" w:space="0" w:color="auto"/>
      </w:divBdr>
    </w:div>
    <w:div w:id="1500733933">
      <w:bodyDiv w:val="1"/>
      <w:marLeft w:val="0"/>
      <w:marRight w:val="0"/>
      <w:marTop w:val="0"/>
      <w:marBottom w:val="0"/>
      <w:divBdr>
        <w:top w:val="none" w:sz="0" w:space="0" w:color="auto"/>
        <w:left w:val="none" w:sz="0" w:space="0" w:color="auto"/>
        <w:bottom w:val="none" w:sz="0" w:space="0" w:color="auto"/>
        <w:right w:val="none" w:sz="0" w:space="0" w:color="auto"/>
      </w:divBdr>
    </w:div>
    <w:div w:id="1506240235">
      <w:bodyDiv w:val="1"/>
      <w:marLeft w:val="0"/>
      <w:marRight w:val="0"/>
      <w:marTop w:val="0"/>
      <w:marBottom w:val="0"/>
      <w:divBdr>
        <w:top w:val="none" w:sz="0" w:space="0" w:color="auto"/>
        <w:left w:val="none" w:sz="0" w:space="0" w:color="auto"/>
        <w:bottom w:val="none" w:sz="0" w:space="0" w:color="auto"/>
        <w:right w:val="none" w:sz="0" w:space="0" w:color="auto"/>
      </w:divBdr>
    </w:div>
    <w:div w:id="1511993421">
      <w:bodyDiv w:val="1"/>
      <w:marLeft w:val="0"/>
      <w:marRight w:val="0"/>
      <w:marTop w:val="0"/>
      <w:marBottom w:val="0"/>
      <w:divBdr>
        <w:top w:val="none" w:sz="0" w:space="0" w:color="auto"/>
        <w:left w:val="none" w:sz="0" w:space="0" w:color="auto"/>
        <w:bottom w:val="none" w:sz="0" w:space="0" w:color="auto"/>
        <w:right w:val="none" w:sz="0" w:space="0" w:color="auto"/>
      </w:divBdr>
    </w:div>
    <w:div w:id="1518422195">
      <w:bodyDiv w:val="1"/>
      <w:marLeft w:val="0"/>
      <w:marRight w:val="0"/>
      <w:marTop w:val="0"/>
      <w:marBottom w:val="0"/>
      <w:divBdr>
        <w:top w:val="none" w:sz="0" w:space="0" w:color="auto"/>
        <w:left w:val="none" w:sz="0" w:space="0" w:color="auto"/>
        <w:bottom w:val="none" w:sz="0" w:space="0" w:color="auto"/>
        <w:right w:val="none" w:sz="0" w:space="0" w:color="auto"/>
      </w:divBdr>
    </w:div>
    <w:div w:id="1519200014">
      <w:bodyDiv w:val="1"/>
      <w:marLeft w:val="0"/>
      <w:marRight w:val="0"/>
      <w:marTop w:val="0"/>
      <w:marBottom w:val="0"/>
      <w:divBdr>
        <w:top w:val="none" w:sz="0" w:space="0" w:color="auto"/>
        <w:left w:val="none" w:sz="0" w:space="0" w:color="auto"/>
        <w:bottom w:val="none" w:sz="0" w:space="0" w:color="auto"/>
        <w:right w:val="none" w:sz="0" w:space="0" w:color="auto"/>
      </w:divBdr>
    </w:div>
    <w:div w:id="1519585657">
      <w:bodyDiv w:val="1"/>
      <w:marLeft w:val="0"/>
      <w:marRight w:val="0"/>
      <w:marTop w:val="0"/>
      <w:marBottom w:val="0"/>
      <w:divBdr>
        <w:top w:val="none" w:sz="0" w:space="0" w:color="auto"/>
        <w:left w:val="none" w:sz="0" w:space="0" w:color="auto"/>
        <w:bottom w:val="none" w:sz="0" w:space="0" w:color="auto"/>
        <w:right w:val="none" w:sz="0" w:space="0" w:color="auto"/>
      </w:divBdr>
    </w:div>
    <w:div w:id="1522281888">
      <w:bodyDiv w:val="1"/>
      <w:marLeft w:val="0"/>
      <w:marRight w:val="0"/>
      <w:marTop w:val="0"/>
      <w:marBottom w:val="0"/>
      <w:divBdr>
        <w:top w:val="none" w:sz="0" w:space="0" w:color="auto"/>
        <w:left w:val="none" w:sz="0" w:space="0" w:color="auto"/>
        <w:bottom w:val="none" w:sz="0" w:space="0" w:color="auto"/>
        <w:right w:val="none" w:sz="0" w:space="0" w:color="auto"/>
      </w:divBdr>
    </w:div>
    <w:div w:id="1525053851">
      <w:bodyDiv w:val="1"/>
      <w:marLeft w:val="0"/>
      <w:marRight w:val="0"/>
      <w:marTop w:val="0"/>
      <w:marBottom w:val="0"/>
      <w:divBdr>
        <w:top w:val="none" w:sz="0" w:space="0" w:color="auto"/>
        <w:left w:val="none" w:sz="0" w:space="0" w:color="auto"/>
        <w:bottom w:val="none" w:sz="0" w:space="0" w:color="auto"/>
        <w:right w:val="none" w:sz="0" w:space="0" w:color="auto"/>
      </w:divBdr>
    </w:div>
    <w:div w:id="1525250094">
      <w:bodyDiv w:val="1"/>
      <w:marLeft w:val="0"/>
      <w:marRight w:val="0"/>
      <w:marTop w:val="0"/>
      <w:marBottom w:val="0"/>
      <w:divBdr>
        <w:top w:val="none" w:sz="0" w:space="0" w:color="auto"/>
        <w:left w:val="none" w:sz="0" w:space="0" w:color="auto"/>
        <w:bottom w:val="none" w:sz="0" w:space="0" w:color="auto"/>
        <w:right w:val="none" w:sz="0" w:space="0" w:color="auto"/>
      </w:divBdr>
    </w:div>
    <w:div w:id="1527718166">
      <w:bodyDiv w:val="1"/>
      <w:marLeft w:val="0"/>
      <w:marRight w:val="0"/>
      <w:marTop w:val="0"/>
      <w:marBottom w:val="0"/>
      <w:divBdr>
        <w:top w:val="none" w:sz="0" w:space="0" w:color="auto"/>
        <w:left w:val="none" w:sz="0" w:space="0" w:color="auto"/>
        <w:bottom w:val="none" w:sz="0" w:space="0" w:color="auto"/>
        <w:right w:val="none" w:sz="0" w:space="0" w:color="auto"/>
      </w:divBdr>
    </w:div>
    <w:div w:id="1527908002">
      <w:bodyDiv w:val="1"/>
      <w:marLeft w:val="0"/>
      <w:marRight w:val="0"/>
      <w:marTop w:val="0"/>
      <w:marBottom w:val="0"/>
      <w:divBdr>
        <w:top w:val="none" w:sz="0" w:space="0" w:color="auto"/>
        <w:left w:val="none" w:sz="0" w:space="0" w:color="auto"/>
        <w:bottom w:val="none" w:sz="0" w:space="0" w:color="auto"/>
        <w:right w:val="none" w:sz="0" w:space="0" w:color="auto"/>
      </w:divBdr>
    </w:div>
    <w:div w:id="1531991760">
      <w:bodyDiv w:val="1"/>
      <w:marLeft w:val="0"/>
      <w:marRight w:val="0"/>
      <w:marTop w:val="0"/>
      <w:marBottom w:val="0"/>
      <w:divBdr>
        <w:top w:val="none" w:sz="0" w:space="0" w:color="auto"/>
        <w:left w:val="none" w:sz="0" w:space="0" w:color="auto"/>
        <w:bottom w:val="none" w:sz="0" w:space="0" w:color="auto"/>
        <w:right w:val="none" w:sz="0" w:space="0" w:color="auto"/>
      </w:divBdr>
      <w:divsChild>
        <w:div w:id="164975077">
          <w:marLeft w:val="640"/>
          <w:marRight w:val="0"/>
          <w:marTop w:val="0"/>
          <w:marBottom w:val="0"/>
          <w:divBdr>
            <w:top w:val="none" w:sz="0" w:space="0" w:color="auto"/>
            <w:left w:val="none" w:sz="0" w:space="0" w:color="auto"/>
            <w:bottom w:val="none" w:sz="0" w:space="0" w:color="auto"/>
            <w:right w:val="none" w:sz="0" w:space="0" w:color="auto"/>
          </w:divBdr>
        </w:div>
        <w:div w:id="310528659">
          <w:marLeft w:val="640"/>
          <w:marRight w:val="0"/>
          <w:marTop w:val="0"/>
          <w:marBottom w:val="0"/>
          <w:divBdr>
            <w:top w:val="none" w:sz="0" w:space="0" w:color="auto"/>
            <w:left w:val="none" w:sz="0" w:space="0" w:color="auto"/>
            <w:bottom w:val="none" w:sz="0" w:space="0" w:color="auto"/>
            <w:right w:val="none" w:sz="0" w:space="0" w:color="auto"/>
          </w:divBdr>
        </w:div>
        <w:div w:id="407272638">
          <w:marLeft w:val="640"/>
          <w:marRight w:val="0"/>
          <w:marTop w:val="0"/>
          <w:marBottom w:val="0"/>
          <w:divBdr>
            <w:top w:val="none" w:sz="0" w:space="0" w:color="auto"/>
            <w:left w:val="none" w:sz="0" w:space="0" w:color="auto"/>
            <w:bottom w:val="none" w:sz="0" w:space="0" w:color="auto"/>
            <w:right w:val="none" w:sz="0" w:space="0" w:color="auto"/>
          </w:divBdr>
        </w:div>
        <w:div w:id="646402538">
          <w:marLeft w:val="640"/>
          <w:marRight w:val="0"/>
          <w:marTop w:val="0"/>
          <w:marBottom w:val="0"/>
          <w:divBdr>
            <w:top w:val="none" w:sz="0" w:space="0" w:color="auto"/>
            <w:left w:val="none" w:sz="0" w:space="0" w:color="auto"/>
            <w:bottom w:val="none" w:sz="0" w:space="0" w:color="auto"/>
            <w:right w:val="none" w:sz="0" w:space="0" w:color="auto"/>
          </w:divBdr>
        </w:div>
        <w:div w:id="714738144">
          <w:marLeft w:val="640"/>
          <w:marRight w:val="0"/>
          <w:marTop w:val="0"/>
          <w:marBottom w:val="0"/>
          <w:divBdr>
            <w:top w:val="none" w:sz="0" w:space="0" w:color="auto"/>
            <w:left w:val="none" w:sz="0" w:space="0" w:color="auto"/>
            <w:bottom w:val="none" w:sz="0" w:space="0" w:color="auto"/>
            <w:right w:val="none" w:sz="0" w:space="0" w:color="auto"/>
          </w:divBdr>
        </w:div>
        <w:div w:id="1094474402">
          <w:marLeft w:val="640"/>
          <w:marRight w:val="0"/>
          <w:marTop w:val="0"/>
          <w:marBottom w:val="0"/>
          <w:divBdr>
            <w:top w:val="none" w:sz="0" w:space="0" w:color="auto"/>
            <w:left w:val="none" w:sz="0" w:space="0" w:color="auto"/>
            <w:bottom w:val="none" w:sz="0" w:space="0" w:color="auto"/>
            <w:right w:val="none" w:sz="0" w:space="0" w:color="auto"/>
          </w:divBdr>
        </w:div>
        <w:div w:id="1900287862">
          <w:marLeft w:val="640"/>
          <w:marRight w:val="0"/>
          <w:marTop w:val="0"/>
          <w:marBottom w:val="0"/>
          <w:divBdr>
            <w:top w:val="none" w:sz="0" w:space="0" w:color="auto"/>
            <w:left w:val="none" w:sz="0" w:space="0" w:color="auto"/>
            <w:bottom w:val="none" w:sz="0" w:space="0" w:color="auto"/>
            <w:right w:val="none" w:sz="0" w:space="0" w:color="auto"/>
          </w:divBdr>
        </w:div>
      </w:divsChild>
    </w:div>
    <w:div w:id="1532761072">
      <w:bodyDiv w:val="1"/>
      <w:marLeft w:val="0"/>
      <w:marRight w:val="0"/>
      <w:marTop w:val="0"/>
      <w:marBottom w:val="0"/>
      <w:divBdr>
        <w:top w:val="none" w:sz="0" w:space="0" w:color="auto"/>
        <w:left w:val="none" w:sz="0" w:space="0" w:color="auto"/>
        <w:bottom w:val="none" w:sz="0" w:space="0" w:color="auto"/>
        <w:right w:val="none" w:sz="0" w:space="0" w:color="auto"/>
      </w:divBdr>
    </w:div>
    <w:div w:id="1534079700">
      <w:bodyDiv w:val="1"/>
      <w:marLeft w:val="0"/>
      <w:marRight w:val="0"/>
      <w:marTop w:val="0"/>
      <w:marBottom w:val="0"/>
      <w:divBdr>
        <w:top w:val="none" w:sz="0" w:space="0" w:color="auto"/>
        <w:left w:val="none" w:sz="0" w:space="0" w:color="auto"/>
        <w:bottom w:val="none" w:sz="0" w:space="0" w:color="auto"/>
        <w:right w:val="none" w:sz="0" w:space="0" w:color="auto"/>
      </w:divBdr>
    </w:div>
    <w:div w:id="1536431080">
      <w:bodyDiv w:val="1"/>
      <w:marLeft w:val="0"/>
      <w:marRight w:val="0"/>
      <w:marTop w:val="0"/>
      <w:marBottom w:val="0"/>
      <w:divBdr>
        <w:top w:val="none" w:sz="0" w:space="0" w:color="auto"/>
        <w:left w:val="none" w:sz="0" w:space="0" w:color="auto"/>
        <w:bottom w:val="none" w:sz="0" w:space="0" w:color="auto"/>
        <w:right w:val="none" w:sz="0" w:space="0" w:color="auto"/>
      </w:divBdr>
    </w:div>
    <w:div w:id="1536500433">
      <w:bodyDiv w:val="1"/>
      <w:marLeft w:val="0"/>
      <w:marRight w:val="0"/>
      <w:marTop w:val="0"/>
      <w:marBottom w:val="0"/>
      <w:divBdr>
        <w:top w:val="none" w:sz="0" w:space="0" w:color="auto"/>
        <w:left w:val="none" w:sz="0" w:space="0" w:color="auto"/>
        <w:bottom w:val="none" w:sz="0" w:space="0" w:color="auto"/>
        <w:right w:val="none" w:sz="0" w:space="0" w:color="auto"/>
      </w:divBdr>
    </w:div>
    <w:div w:id="1536503629">
      <w:bodyDiv w:val="1"/>
      <w:marLeft w:val="0"/>
      <w:marRight w:val="0"/>
      <w:marTop w:val="0"/>
      <w:marBottom w:val="0"/>
      <w:divBdr>
        <w:top w:val="none" w:sz="0" w:space="0" w:color="auto"/>
        <w:left w:val="none" w:sz="0" w:space="0" w:color="auto"/>
        <w:bottom w:val="none" w:sz="0" w:space="0" w:color="auto"/>
        <w:right w:val="none" w:sz="0" w:space="0" w:color="auto"/>
      </w:divBdr>
    </w:div>
    <w:div w:id="1537813694">
      <w:bodyDiv w:val="1"/>
      <w:marLeft w:val="0"/>
      <w:marRight w:val="0"/>
      <w:marTop w:val="0"/>
      <w:marBottom w:val="0"/>
      <w:divBdr>
        <w:top w:val="none" w:sz="0" w:space="0" w:color="auto"/>
        <w:left w:val="none" w:sz="0" w:space="0" w:color="auto"/>
        <w:bottom w:val="none" w:sz="0" w:space="0" w:color="auto"/>
        <w:right w:val="none" w:sz="0" w:space="0" w:color="auto"/>
      </w:divBdr>
    </w:div>
    <w:div w:id="1539201409">
      <w:bodyDiv w:val="1"/>
      <w:marLeft w:val="0"/>
      <w:marRight w:val="0"/>
      <w:marTop w:val="0"/>
      <w:marBottom w:val="0"/>
      <w:divBdr>
        <w:top w:val="none" w:sz="0" w:space="0" w:color="auto"/>
        <w:left w:val="none" w:sz="0" w:space="0" w:color="auto"/>
        <w:bottom w:val="none" w:sz="0" w:space="0" w:color="auto"/>
        <w:right w:val="none" w:sz="0" w:space="0" w:color="auto"/>
      </w:divBdr>
    </w:div>
    <w:div w:id="1541552544">
      <w:bodyDiv w:val="1"/>
      <w:marLeft w:val="0"/>
      <w:marRight w:val="0"/>
      <w:marTop w:val="0"/>
      <w:marBottom w:val="0"/>
      <w:divBdr>
        <w:top w:val="none" w:sz="0" w:space="0" w:color="auto"/>
        <w:left w:val="none" w:sz="0" w:space="0" w:color="auto"/>
        <w:bottom w:val="none" w:sz="0" w:space="0" w:color="auto"/>
        <w:right w:val="none" w:sz="0" w:space="0" w:color="auto"/>
      </w:divBdr>
    </w:div>
    <w:div w:id="1542787405">
      <w:bodyDiv w:val="1"/>
      <w:marLeft w:val="0"/>
      <w:marRight w:val="0"/>
      <w:marTop w:val="0"/>
      <w:marBottom w:val="0"/>
      <w:divBdr>
        <w:top w:val="none" w:sz="0" w:space="0" w:color="auto"/>
        <w:left w:val="none" w:sz="0" w:space="0" w:color="auto"/>
        <w:bottom w:val="none" w:sz="0" w:space="0" w:color="auto"/>
        <w:right w:val="none" w:sz="0" w:space="0" w:color="auto"/>
      </w:divBdr>
      <w:divsChild>
        <w:div w:id="50272491">
          <w:marLeft w:val="640"/>
          <w:marRight w:val="0"/>
          <w:marTop w:val="0"/>
          <w:marBottom w:val="0"/>
          <w:divBdr>
            <w:top w:val="none" w:sz="0" w:space="0" w:color="auto"/>
            <w:left w:val="none" w:sz="0" w:space="0" w:color="auto"/>
            <w:bottom w:val="none" w:sz="0" w:space="0" w:color="auto"/>
            <w:right w:val="none" w:sz="0" w:space="0" w:color="auto"/>
          </w:divBdr>
        </w:div>
        <w:div w:id="59182534">
          <w:marLeft w:val="640"/>
          <w:marRight w:val="0"/>
          <w:marTop w:val="0"/>
          <w:marBottom w:val="0"/>
          <w:divBdr>
            <w:top w:val="none" w:sz="0" w:space="0" w:color="auto"/>
            <w:left w:val="none" w:sz="0" w:space="0" w:color="auto"/>
            <w:bottom w:val="none" w:sz="0" w:space="0" w:color="auto"/>
            <w:right w:val="none" w:sz="0" w:space="0" w:color="auto"/>
          </w:divBdr>
        </w:div>
        <w:div w:id="827209967">
          <w:marLeft w:val="640"/>
          <w:marRight w:val="0"/>
          <w:marTop w:val="0"/>
          <w:marBottom w:val="0"/>
          <w:divBdr>
            <w:top w:val="none" w:sz="0" w:space="0" w:color="auto"/>
            <w:left w:val="none" w:sz="0" w:space="0" w:color="auto"/>
            <w:bottom w:val="none" w:sz="0" w:space="0" w:color="auto"/>
            <w:right w:val="none" w:sz="0" w:space="0" w:color="auto"/>
          </w:divBdr>
        </w:div>
        <w:div w:id="1106581639">
          <w:marLeft w:val="640"/>
          <w:marRight w:val="0"/>
          <w:marTop w:val="0"/>
          <w:marBottom w:val="0"/>
          <w:divBdr>
            <w:top w:val="none" w:sz="0" w:space="0" w:color="auto"/>
            <w:left w:val="none" w:sz="0" w:space="0" w:color="auto"/>
            <w:bottom w:val="none" w:sz="0" w:space="0" w:color="auto"/>
            <w:right w:val="none" w:sz="0" w:space="0" w:color="auto"/>
          </w:divBdr>
        </w:div>
        <w:div w:id="1240483873">
          <w:marLeft w:val="640"/>
          <w:marRight w:val="0"/>
          <w:marTop w:val="0"/>
          <w:marBottom w:val="0"/>
          <w:divBdr>
            <w:top w:val="none" w:sz="0" w:space="0" w:color="auto"/>
            <w:left w:val="none" w:sz="0" w:space="0" w:color="auto"/>
            <w:bottom w:val="none" w:sz="0" w:space="0" w:color="auto"/>
            <w:right w:val="none" w:sz="0" w:space="0" w:color="auto"/>
          </w:divBdr>
        </w:div>
        <w:div w:id="1898786161">
          <w:marLeft w:val="640"/>
          <w:marRight w:val="0"/>
          <w:marTop w:val="0"/>
          <w:marBottom w:val="0"/>
          <w:divBdr>
            <w:top w:val="none" w:sz="0" w:space="0" w:color="auto"/>
            <w:left w:val="none" w:sz="0" w:space="0" w:color="auto"/>
            <w:bottom w:val="none" w:sz="0" w:space="0" w:color="auto"/>
            <w:right w:val="none" w:sz="0" w:space="0" w:color="auto"/>
          </w:divBdr>
        </w:div>
        <w:div w:id="2075463903">
          <w:marLeft w:val="640"/>
          <w:marRight w:val="0"/>
          <w:marTop w:val="0"/>
          <w:marBottom w:val="0"/>
          <w:divBdr>
            <w:top w:val="none" w:sz="0" w:space="0" w:color="auto"/>
            <w:left w:val="none" w:sz="0" w:space="0" w:color="auto"/>
            <w:bottom w:val="none" w:sz="0" w:space="0" w:color="auto"/>
            <w:right w:val="none" w:sz="0" w:space="0" w:color="auto"/>
          </w:divBdr>
        </w:div>
      </w:divsChild>
    </w:div>
    <w:div w:id="1543863327">
      <w:bodyDiv w:val="1"/>
      <w:marLeft w:val="0"/>
      <w:marRight w:val="0"/>
      <w:marTop w:val="0"/>
      <w:marBottom w:val="0"/>
      <w:divBdr>
        <w:top w:val="none" w:sz="0" w:space="0" w:color="auto"/>
        <w:left w:val="none" w:sz="0" w:space="0" w:color="auto"/>
        <w:bottom w:val="none" w:sz="0" w:space="0" w:color="auto"/>
        <w:right w:val="none" w:sz="0" w:space="0" w:color="auto"/>
      </w:divBdr>
    </w:div>
    <w:div w:id="1545366419">
      <w:bodyDiv w:val="1"/>
      <w:marLeft w:val="0"/>
      <w:marRight w:val="0"/>
      <w:marTop w:val="0"/>
      <w:marBottom w:val="0"/>
      <w:divBdr>
        <w:top w:val="none" w:sz="0" w:space="0" w:color="auto"/>
        <w:left w:val="none" w:sz="0" w:space="0" w:color="auto"/>
        <w:bottom w:val="none" w:sz="0" w:space="0" w:color="auto"/>
        <w:right w:val="none" w:sz="0" w:space="0" w:color="auto"/>
      </w:divBdr>
    </w:div>
    <w:div w:id="1548108809">
      <w:bodyDiv w:val="1"/>
      <w:marLeft w:val="0"/>
      <w:marRight w:val="0"/>
      <w:marTop w:val="0"/>
      <w:marBottom w:val="0"/>
      <w:divBdr>
        <w:top w:val="none" w:sz="0" w:space="0" w:color="auto"/>
        <w:left w:val="none" w:sz="0" w:space="0" w:color="auto"/>
        <w:bottom w:val="none" w:sz="0" w:space="0" w:color="auto"/>
        <w:right w:val="none" w:sz="0" w:space="0" w:color="auto"/>
      </w:divBdr>
    </w:div>
    <w:div w:id="1548831429">
      <w:bodyDiv w:val="1"/>
      <w:marLeft w:val="0"/>
      <w:marRight w:val="0"/>
      <w:marTop w:val="0"/>
      <w:marBottom w:val="0"/>
      <w:divBdr>
        <w:top w:val="none" w:sz="0" w:space="0" w:color="auto"/>
        <w:left w:val="none" w:sz="0" w:space="0" w:color="auto"/>
        <w:bottom w:val="none" w:sz="0" w:space="0" w:color="auto"/>
        <w:right w:val="none" w:sz="0" w:space="0" w:color="auto"/>
      </w:divBdr>
    </w:div>
    <w:div w:id="1550412124">
      <w:bodyDiv w:val="1"/>
      <w:marLeft w:val="0"/>
      <w:marRight w:val="0"/>
      <w:marTop w:val="0"/>
      <w:marBottom w:val="0"/>
      <w:divBdr>
        <w:top w:val="none" w:sz="0" w:space="0" w:color="auto"/>
        <w:left w:val="none" w:sz="0" w:space="0" w:color="auto"/>
        <w:bottom w:val="none" w:sz="0" w:space="0" w:color="auto"/>
        <w:right w:val="none" w:sz="0" w:space="0" w:color="auto"/>
      </w:divBdr>
    </w:div>
    <w:div w:id="1553929445">
      <w:bodyDiv w:val="1"/>
      <w:marLeft w:val="0"/>
      <w:marRight w:val="0"/>
      <w:marTop w:val="0"/>
      <w:marBottom w:val="0"/>
      <w:divBdr>
        <w:top w:val="none" w:sz="0" w:space="0" w:color="auto"/>
        <w:left w:val="none" w:sz="0" w:space="0" w:color="auto"/>
        <w:bottom w:val="none" w:sz="0" w:space="0" w:color="auto"/>
        <w:right w:val="none" w:sz="0" w:space="0" w:color="auto"/>
      </w:divBdr>
    </w:div>
    <w:div w:id="1554845655">
      <w:bodyDiv w:val="1"/>
      <w:marLeft w:val="0"/>
      <w:marRight w:val="0"/>
      <w:marTop w:val="0"/>
      <w:marBottom w:val="0"/>
      <w:divBdr>
        <w:top w:val="none" w:sz="0" w:space="0" w:color="auto"/>
        <w:left w:val="none" w:sz="0" w:space="0" w:color="auto"/>
        <w:bottom w:val="none" w:sz="0" w:space="0" w:color="auto"/>
        <w:right w:val="none" w:sz="0" w:space="0" w:color="auto"/>
      </w:divBdr>
    </w:div>
    <w:div w:id="1558200971">
      <w:bodyDiv w:val="1"/>
      <w:marLeft w:val="0"/>
      <w:marRight w:val="0"/>
      <w:marTop w:val="0"/>
      <w:marBottom w:val="0"/>
      <w:divBdr>
        <w:top w:val="none" w:sz="0" w:space="0" w:color="auto"/>
        <w:left w:val="none" w:sz="0" w:space="0" w:color="auto"/>
        <w:bottom w:val="none" w:sz="0" w:space="0" w:color="auto"/>
        <w:right w:val="none" w:sz="0" w:space="0" w:color="auto"/>
      </w:divBdr>
    </w:div>
    <w:div w:id="1558205247">
      <w:bodyDiv w:val="1"/>
      <w:marLeft w:val="0"/>
      <w:marRight w:val="0"/>
      <w:marTop w:val="0"/>
      <w:marBottom w:val="0"/>
      <w:divBdr>
        <w:top w:val="none" w:sz="0" w:space="0" w:color="auto"/>
        <w:left w:val="none" w:sz="0" w:space="0" w:color="auto"/>
        <w:bottom w:val="none" w:sz="0" w:space="0" w:color="auto"/>
        <w:right w:val="none" w:sz="0" w:space="0" w:color="auto"/>
      </w:divBdr>
    </w:div>
    <w:div w:id="1559516536">
      <w:bodyDiv w:val="1"/>
      <w:marLeft w:val="0"/>
      <w:marRight w:val="0"/>
      <w:marTop w:val="0"/>
      <w:marBottom w:val="0"/>
      <w:divBdr>
        <w:top w:val="none" w:sz="0" w:space="0" w:color="auto"/>
        <w:left w:val="none" w:sz="0" w:space="0" w:color="auto"/>
        <w:bottom w:val="none" w:sz="0" w:space="0" w:color="auto"/>
        <w:right w:val="none" w:sz="0" w:space="0" w:color="auto"/>
      </w:divBdr>
    </w:div>
    <w:div w:id="1559591302">
      <w:bodyDiv w:val="1"/>
      <w:marLeft w:val="0"/>
      <w:marRight w:val="0"/>
      <w:marTop w:val="0"/>
      <w:marBottom w:val="0"/>
      <w:divBdr>
        <w:top w:val="none" w:sz="0" w:space="0" w:color="auto"/>
        <w:left w:val="none" w:sz="0" w:space="0" w:color="auto"/>
        <w:bottom w:val="none" w:sz="0" w:space="0" w:color="auto"/>
        <w:right w:val="none" w:sz="0" w:space="0" w:color="auto"/>
      </w:divBdr>
    </w:div>
    <w:div w:id="1561207156">
      <w:bodyDiv w:val="1"/>
      <w:marLeft w:val="0"/>
      <w:marRight w:val="0"/>
      <w:marTop w:val="0"/>
      <w:marBottom w:val="0"/>
      <w:divBdr>
        <w:top w:val="none" w:sz="0" w:space="0" w:color="auto"/>
        <w:left w:val="none" w:sz="0" w:space="0" w:color="auto"/>
        <w:bottom w:val="none" w:sz="0" w:space="0" w:color="auto"/>
        <w:right w:val="none" w:sz="0" w:space="0" w:color="auto"/>
      </w:divBdr>
    </w:div>
    <w:div w:id="1562709912">
      <w:bodyDiv w:val="1"/>
      <w:marLeft w:val="0"/>
      <w:marRight w:val="0"/>
      <w:marTop w:val="0"/>
      <w:marBottom w:val="0"/>
      <w:divBdr>
        <w:top w:val="none" w:sz="0" w:space="0" w:color="auto"/>
        <w:left w:val="none" w:sz="0" w:space="0" w:color="auto"/>
        <w:bottom w:val="none" w:sz="0" w:space="0" w:color="auto"/>
        <w:right w:val="none" w:sz="0" w:space="0" w:color="auto"/>
      </w:divBdr>
    </w:div>
    <w:div w:id="1564758483">
      <w:bodyDiv w:val="1"/>
      <w:marLeft w:val="0"/>
      <w:marRight w:val="0"/>
      <w:marTop w:val="0"/>
      <w:marBottom w:val="0"/>
      <w:divBdr>
        <w:top w:val="none" w:sz="0" w:space="0" w:color="auto"/>
        <w:left w:val="none" w:sz="0" w:space="0" w:color="auto"/>
        <w:bottom w:val="none" w:sz="0" w:space="0" w:color="auto"/>
        <w:right w:val="none" w:sz="0" w:space="0" w:color="auto"/>
      </w:divBdr>
      <w:divsChild>
        <w:div w:id="729963905">
          <w:marLeft w:val="640"/>
          <w:marRight w:val="0"/>
          <w:marTop w:val="0"/>
          <w:marBottom w:val="0"/>
          <w:divBdr>
            <w:top w:val="none" w:sz="0" w:space="0" w:color="auto"/>
            <w:left w:val="none" w:sz="0" w:space="0" w:color="auto"/>
            <w:bottom w:val="none" w:sz="0" w:space="0" w:color="auto"/>
            <w:right w:val="none" w:sz="0" w:space="0" w:color="auto"/>
          </w:divBdr>
        </w:div>
        <w:div w:id="759066221">
          <w:marLeft w:val="640"/>
          <w:marRight w:val="0"/>
          <w:marTop w:val="0"/>
          <w:marBottom w:val="0"/>
          <w:divBdr>
            <w:top w:val="none" w:sz="0" w:space="0" w:color="auto"/>
            <w:left w:val="none" w:sz="0" w:space="0" w:color="auto"/>
            <w:bottom w:val="none" w:sz="0" w:space="0" w:color="auto"/>
            <w:right w:val="none" w:sz="0" w:space="0" w:color="auto"/>
          </w:divBdr>
        </w:div>
        <w:div w:id="1254779170">
          <w:marLeft w:val="640"/>
          <w:marRight w:val="0"/>
          <w:marTop w:val="0"/>
          <w:marBottom w:val="0"/>
          <w:divBdr>
            <w:top w:val="none" w:sz="0" w:space="0" w:color="auto"/>
            <w:left w:val="none" w:sz="0" w:space="0" w:color="auto"/>
            <w:bottom w:val="none" w:sz="0" w:space="0" w:color="auto"/>
            <w:right w:val="none" w:sz="0" w:space="0" w:color="auto"/>
          </w:divBdr>
        </w:div>
        <w:div w:id="1318072071">
          <w:marLeft w:val="640"/>
          <w:marRight w:val="0"/>
          <w:marTop w:val="0"/>
          <w:marBottom w:val="0"/>
          <w:divBdr>
            <w:top w:val="none" w:sz="0" w:space="0" w:color="auto"/>
            <w:left w:val="none" w:sz="0" w:space="0" w:color="auto"/>
            <w:bottom w:val="none" w:sz="0" w:space="0" w:color="auto"/>
            <w:right w:val="none" w:sz="0" w:space="0" w:color="auto"/>
          </w:divBdr>
        </w:div>
        <w:div w:id="1381586488">
          <w:marLeft w:val="640"/>
          <w:marRight w:val="0"/>
          <w:marTop w:val="0"/>
          <w:marBottom w:val="0"/>
          <w:divBdr>
            <w:top w:val="none" w:sz="0" w:space="0" w:color="auto"/>
            <w:left w:val="none" w:sz="0" w:space="0" w:color="auto"/>
            <w:bottom w:val="none" w:sz="0" w:space="0" w:color="auto"/>
            <w:right w:val="none" w:sz="0" w:space="0" w:color="auto"/>
          </w:divBdr>
        </w:div>
        <w:div w:id="1398895366">
          <w:marLeft w:val="640"/>
          <w:marRight w:val="0"/>
          <w:marTop w:val="0"/>
          <w:marBottom w:val="0"/>
          <w:divBdr>
            <w:top w:val="none" w:sz="0" w:space="0" w:color="auto"/>
            <w:left w:val="none" w:sz="0" w:space="0" w:color="auto"/>
            <w:bottom w:val="none" w:sz="0" w:space="0" w:color="auto"/>
            <w:right w:val="none" w:sz="0" w:space="0" w:color="auto"/>
          </w:divBdr>
        </w:div>
        <w:div w:id="1745911014">
          <w:marLeft w:val="640"/>
          <w:marRight w:val="0"/>
          <w:marTop w:val="0"/>
          <w:marBottom w:val="0"/>
          <w:divBdr>
            <w:top w:val="none" w:sz="0" w:space="0" w:color="auto"/>
            <w:left w:val="none" w:sz="0" w:space="0" w:color="auto"/>
            <w:bottom w:val="none" w:sz="0" w:space="0" w:color="auto"/>
            <w:right w:val="none" w:sz="0" w:space="0" w:color="auto"/>
          </w:divBdr>
        </w:div>
      </w:divsChild>
    </w:div>
    <w:div w:id="1565992804">
      <w:bodyDiv w:val="1"/>
      <w:marLeft w:val="0"/>
      <w:marRight w:val="0"/>
      <w:marTop w:val="0"/>
      <w:marBottom w:val="0"/>
      <w:divBdr>
        <w:top w:val="none" w:sz="0" w:space="0" w:color="auto"/>
        <w:left w:val="none" w:sz="0" w:space="0" w:color="auto"/>
        <w:bottom w:val="none" w:sz="0" w:space="0" w:color="auto"/>
        <w:right w:val="none" w:sz="0" w:space="0" w:color="auto"/>
      </w:divBdr>
    </w:div>
    <w:div w:id="1567765960">
      <w:bodyDiv w:val="1"/>
      <w:marLeft w:val="0"/>
      <w:marRight w:val="0"/>
      <w:marTop w:val="0"/>
      <w:marBottom w:val="0"/>
      <w:divBdr>
        <w:top w:val="none" w:sz="0" w:space="0" w:color="auto"/>
        <w:left w:val="none" w:sz="0" w:space="0" w:color="auto"/>
        <w:bottom w:val="none" w:sz="0" w:space="0" w:color="auto"/>
        <w:right w:val="none" w:sz="0" w:space="0" w:color="auto"/>
      </w:divBdr>
    </w:div>
    <w:div w:id="1567911359">
      <w:bodyDiv w:val="1"/>
      <w:marLeft w:val="0"/>
      <w:marRight w:val="0"/>
      <w:marTop w:val="0"/>
      <w:marBottom w:val="0"/>
      <w:divBdr>
        <w:top w:val="none" w:sz="0" w:space="0" w:color="auto"/>
        <w:left w:val="none" w:sz="0" w:space="0" w:color="auto"/>
        <w:bottom w:val="none" w:sz="0" w:space="0" w:color="auto"/>
        <w:right w:val="none" w:sz="0" w:space="0" w:color="auto"/>
      </w:divBdr>
    </w:div>
    <w:div w:id="1568613724">
      <w:bodyDiv w:val="1"/>
      <w:marLeft w:val="0"/>
      <w:marRight w:val="0"/>
      <w:marTop w:val="0"/>
      <w:marBottom w:val="0"/>
      <w:divBdr>
        <w:top w:val="none" w:sz="0" w:space="0" w:color="auto"/>
        <w:left w:val="none" w:sz="0" w:space="0" w:color="auto"/>
        <w:bottom w:val="none" w:sz="0" w:space="0" w:color="auto"/>
        <w:right w:val="none" w:sz="0" w:space="0" w:color="auto"/>
      </w:divBdr>
    </w:div>
    <w:div w:id="1570458192">
      <w:bodyDiv w:val="1"/>
      <w:marLeft w:val="0"/>
      <w:marRight w:val="0"/>
      <w:marTop w:val="0"/>
      <w:marBottom w:val="0"/>
      <w:divBdr>
        <w:top w:val="none" w:sz="0" w:space="0" w:color="auto"/>
        <w:left w:val="none" w:sz="0" w:space="0" w:color="auto"/>
        <w:bottom w:val="none" w:sz="0" w:space="0" w:color="auto"/>
        <w:right w:val="none" w:sz="0" w:space="0" w:color="auto"/>
      </w:divBdr>
    </w:div>
    <w:div w:id="1571888460">
      <w:bodyDiv w:val="1"/>
      <w:marLeft w:val="0"/>
      <w:marRight w:val="0"/>
      <w:marTop w:val="0"/>
      <w:marBottom w:val="0"/>
      <w:divBdr>
        <w:top w:val="none" w:sz="0" w:space="0" w:color="auto"/>
        <w:left w:val="none" w:sz="0" w:space="0" w:color="auto"/>
        <w:bottom w:val="none" w:sz="0" w:space="0" w:color="auto"/>
        <w:right w:val="none" w:sz="0" w:space="0" w:color="auto"/>
      </w:divBdr>
    </w:div>
    <w:div w:id="1574776935">
      <w:bodyDiv w:val="1"/>
      <w:marLeft w:val="0"/>
      <w:marRight w:val="0"/>
      <w:marTop w:val="0"/>
      <w:marBottom w:val="0"/>
      <w:divBdr>
        <w:top w:val="none" w:sz="0" w:space="0" w:color="auto"/>
        <w:left w:val="none" w:sz="0" w:space="0" w:color="auto"/>
        <w:bottom w:val="none" w:sz="0" w:space="0" w:color="auto"/>
        <w:right w:val="none" w:sz="0" w:space="0" w:color="auto"/>
      </w:divBdr>
    </w:div>
    <w:div w:id="1581063629">
      <w:bodyDiv w:val="1"/>
      <w:marLeft w:val="0"/>
      <w:marRight w:val="0"/>
      <w:marTop w:val="0"/>
      <w:marBottom w:val="0"/>
      <w:divBdr>
        <w:top w:val="none" w:sz="0" w:space="0" w:color="auto"/>
        <w:left w:val="none" w:sz="0" w:space="0" w:color="auto"/>
        <w:bottom w:val="none" w:sz="0" w:space="0" w:color="auto"/>
        <w:right w:val="none" w:sz="0" w:space="0" w:color="auto"/>
      </w:divBdr>
    </w:div>
    <w:div w:id="1584877861">
      <w:bodyDiv w:val="1"/>
      <w:marLeft w:val="0"/>
      <w:marRight w:val="0"/>
      <w:marTop w:val="0"/>
      <w:marBottom w:val="0"/>
      <w:divBdr>
        <w:top w:val="none" w:sz="0" w:space="0" w:color="auto"/>
        <w:left w:val="none" w:sz="0" w:space="0" w:color="auto"/>
        <w:bottom w:val="none" w:sz="0" w:space="0" w:color="auto"/>
        <w:right w:val="none" w:sz="0" w:space="0" w:color="auto"/>
      </w:divBdr>
    </w:div>
    <w:div w:id="1586526230">
      <w:bodyDiv w:val="1"/>
      <w:marLeft w:val="0"/>
      <w:marRight w:val="0"/>
      <w:marTop w:val="0"/>
      <w:marBottom w:val="0"/>
      <w:divBdr>
        <w:top w:val="none" w:sz="0" w:space="0" w:color="auto"/>
        <w:left w:val="none" w:sz="0" w:space="0" w:color="auto"/>
        <w:bottom w:val="none" w:sz="0" w:space="0" w:color="auto"/>
        <w:right w:val="none" w:sz="0" w:space="0" w:color="auto"/>
      </w:divBdr>
    </w:div>
    <w:div w:id="1588928129">
      <w:bodyDiv w:val="1"/>
      <w:marLeft w:val="0"/>
      <w:marRight w:val="0"/>
      <w:marTop w:val="0"/>
      <w:marBottom w:val="0"/>
      <w:divBdr>
        <w:top w:val="none" w:sz="0" w:space="0" w:color="auto"/>
        <w:left w:val="none" w:sz="0" w:space="0" w:color="auto"/>
        <w:bottom w:val="none" w:sz="0" w:space="0" w:color="auto"/>
        <w:right w:val="none" w:sz="0" w:space="0" w:color="auto"/>
      </w:divBdr>
    </w:div>
    <w:div w:id="1591545310">
      <w:bodyDiv w:val="1"/>
      <w:marLeft w:val="0"/>
      <w:marRight w:val="0"/>
      <w:marTop w:val="0"/>
      <w:marBottom w:val="0"/>
      <w:divBdr>
        <w:top w:val="none" w:sz="0" w:space="0" w:color="auto"/>
        <w:left w:val="none" w:sz="0" w:space="0" w:color="auto"/>
        <w:bottom w:val="none" w:sz="0" w:space="0" w:color="auto"/>
        <w:right w:val="none" w:sz="0" w:space="0" w:color="auto"/>
      </w:divBdr>
    </w:div>
    <w:div w:id="1597863037">
      <w:bodyDiv w:val="1"/>
      <w:marLeft w:val="0"/>
      <w:marRight w:val="0"/>
      <w:marTop w:val="0"/>
      <w:marBottom w:val="0"/>
      <w:divBdr>
        <w:top w:val="none" w:sz="0" w:space="0" w:color="auto"/>
        <w:left w:val="none" w:sz="0" w:space="0" w:color="auto"/>
        <w:bottom w:val="none" w:sz="0" w:space="0" w:color="auto"/>
        <w:right w:val="none" w:sz="0" w:space="0" w:color="auto"/>
      </w:divBdr>
    </w:div>
    <w:div w:id="1598832039">
      <w:bodyDiv w:val="1"/>
      <w:marLeft w:val="0"/>
      <w:marRight w:val="0"/>
      <w:marTop w:val="0"/>
      <w:marBottom w:val="0"/>
      <w:divBdr>
        <w:top w:val="none" w:sz="0" w:space="0" w:color="auto"/>
        <w:left w:val="none" w:sz="0" w:space="0" w:color="auto"/>
        <w:bottom w:val="none" w:sz="0" w:space="0" w:color="auto"/>
        <w:right w:val="none" w:sz="0" w:space="0" w:color="auto"/>
      </w:divBdr>
    </w:div>
    <w:div w:id="1600484105">
      <w:bodyDiv w:val="1"/>
      <w:marLeft w:val="0"/>
      <w:marRight w:val="0"/>
      <w:marTop w:val="0"/>
      <w:marBottom w:val="0"/>
      <w:divBdr>
        <w:top w:val="none" w:sz="0" w:space="0" w:color="auto"/>
        <w:left w:val="none" w:sz="0" w:space="0" w:color="auto"/>
        <w:bottom w:val="none" w:sz="0" w:space="0" w:color="auto"/>
        <w:right w:val="none" w:sz="0" w:space="0" w:color="auto"/>
      </w:divBdr>
      <w:divsChild>
        <w:div w:id="1384792825">
          <w:marLeft w:val="0"/>
          <w:marRight w:val="0"/>
          <w:marTop w:val="0"/>
          <w:marBottom w:val="0"/>
          <w:divBdr>
            <w:top w:val="none" w:sz="0" w:space="0" w:color="auto"/>
            <w:left w:val="none" w:sz="0" w:space="0" w:color="auto"/>
            <w:bottom w:val="none" w:sz="0" w:space="0" w:color="auto"/>
            <w:right w:val="none" w:sz="0" w:space="0" w:color="auto"/>
          </w:divBdr>
        </w:div>
      </w:divsChild>
    </w:div>
    <w:div w:id="1601059118">
      <w:bodyDiv w:val="1"/>
      <w:marLeft w:val="0"/>
      <w:marRight w:val="0"/>
      <w:marTop w:val="0"/>
      <w:marBottom w:val="0"/>
      <w:divBdr>
        <w:top w:val="none" w:sz="0" w:space="0" w:color="auto"/>
        <w:left w:val="none" w:sz="0" w:space="0" w:color="auto"/>
        <w:bottom w:val="none" w:sz="0" w:space="0" w:color="auto"/>
        <w:right w:val="none" w:sz="0" w:space="0" w:color="auto"/>
      </w:divBdr>
    </w:div>
    <w:div w:id="1602493203">
      <w:bodyDiv w:val="1"/>
      <w:marLeft w:val="0"/>
      <w:marRight w:val="0"/>
      <w:marTop w:val="0"/>
      <w:marBottom w:val="0"/>
      <w:divBdr>
        <w:top w:val="none" w:sz="0" w:space="0" w:color="auto"/>
        <w:left w:val="none" w:sz="0" w:space="0" w:color="auto"/>
        <w:bottom w:val="none" w:sz="0" w:space="0" w:color="auto"/>
        <w:right w:val="none" w:sz="0" w:space="0" w:color="auto"/>
      </w:divBdr>
    </w:div>
    <w:div w:id="1602685018">
      <w:bodyDiv w:val="1"/>
      <w:marLeft w:val="0"/>
      <w:marRight w:val="0"/>
      <w:marTop w:val="0"/>
      <w:marBottom w:val="0"/>
      <w:divBdr>
        <w:top w:val="none" w:sz="0" w:space="0" w:color="auto"/>
        <w:left w:val="none" w:sz="0" w:space="0" w:color="auto"/>
        <w:bottom w:val="none" w:sz="0" w:space="0" w:color="auto"/>
        <w:right w:val="none" w:sz="0" w:space="0" w:color="auto"/>
      </w:divBdr>
      <w:divsChild>
        <w:div w:id="191381175">
          <w:marLeft w:val="640"/>
          <w:marRight w:val="0"/>
          <w:marTop w:val="0"/>
          <w:marBottom w:val="0"/>
          <w:divBdr>
            <w:top w:val="none" w:sz="0" w:space="0" w:color="auto"/>
            <w:left w:val="none" w:sz="0" w:space="0" w:color="auto"/>
            <w:bottom w:val="none" w:sz="0" w:space="0" w:color="auto"/>
            <w:right w:val="none" w:sz="0" w:space="0" w:color="auto"/>
          </w:divBdr>
        </w:div>
        <w:div w:id="317807893">
          <w:marLeft w:val="640"/>
          <w:marRight w:val="0"/>
          <w:marTop w:val="0"/>
          <w:marBottom w:val="0"/>
          <w:divBdr>
            <w:top w:val="none" w:sz="0" w:space="0" w:color="auto"/>
            <w:left w:val="none" w:sz="0" w:space="0" w:color="auto"/>
            <w:bottom w:val="none" w:sz="0" w:space="0" w:color="auto"/>
            <w:right w:val="none" w:sz="0" w:space="0" w:color="auto"/>
          </w:divBdr>
        </w:div>
        <w:div w:id="1282036758">
          <w:marLeft w:val="640"/>
          <w:marRight w:val="0"/>
          <w:marTop w:val="0"/>
          <w:marBottom w:val="0"/>
          <w:divBdr>
            <w:top w:val="none" w:sz="0" w:space="0" w:color="auto"/>
            <w:left w:val="none" w:sz="0" w:space="0" w:color="auto"/>
            <w:bottom w:val="none" w:sz="0" w:space="0" w:color="auto"/>
            <w:right w:val="none" w:sz="0" w:space="0" w:color="auto"/>
          </w:divBdr>
        </w:div>
        <w:div w:id="1658802352">
          <w:marLeft w:val="640"/>
          <w:marRight w:val="0"/>
          <w:marTop w:val="0"/>
          <w:marBottom w:val="0"/>
          <w:divBdr>
            <w:top w:val="none" w:sz="0" w:space="0" w:color="auto"/>
            <w:left w:val="none" w:sz="0" w:space="0" w:color="auto"/>
            <w:bottom w:val="none" w:sz="0" w:space="0" w:color="auto"/>
            <w:right w:val="none" w:sz="0" w:space="0" w:color="auto"/>
          </w:divBdr>
        </w:div>
        <w:div w:id="1939290999">
          <w:marLeft w:val="640"/>
          <w:marRight w:val="0"/>
          <w:marTop w:val="0"/>
          <w:marBottom w:val="0"/>
          <w:divBdr>
            <w:top w:val="none" w:sz="0" w:space="0" w:color="auto"/>
            <w:left w:val="none" w:sz="0" w:space="0" w:color="auto"/>
            <w:bottom w:val="none" w:sz="0" w:space="0" w:color="auto"/>
            <w:right w:val="none" w:sz="0" w:space="0" w:color="auto"/>
          </w:divBdr>
        </w:div>
        <w:div w:id="2086994433">
          <w:marLeft w:val="640"/>
          <w:marRight w:val="0"/>
          <w:marTop w:val="0"/>
          <w:marBottom w:val="0"/>
          <w:divBdr>
            <w:top w:val="none" w:sz="0" w:space="0" w:color="auto"/>
            <w:left w:val="none" w:sz="0" w:space="0" w:color="auto"/>
            <w:bottom w:val="none" w:sz="0" w:space="0" w:color="auto"/>
            <w:right w:val="none" w:sz="0" w:space="0" w:color="auto"/>
          </w:divBdr>
        </w:div>
      </w:divsChild>
    </w:div>
    <w:div w:id="1603612455">
      <w:bodyDiv w:val="1"/>
      <w:marLeft w:val="0"/>
      <w:marRight w:val="0"/>
      <w:marTop w:val="0"/>
      <w:marBottom w:val="0"/>
      <w:divBdr>
        <w:top w:val="none" w:sz="0" w:space="0" w:color="auto"/>
        <w:left w:val="none" w:sz="0" w:space="0" w:color="auto"/>
        <w:bottom w:val="none" w:sz="0" w:space="0" w:color="auto"/>
        <w:right w:val="none" w:sz="0" w:space="0" w:color="auto"/>
      </w:divBdr>
    </w:div>
    <w:div w:id="1605772064">
      <w:bodyDiv w:val="1"/>
      <w:marLeft w:val="0"/>
      <w:marRight w:val="0"/>
      <w:marTop w:val="0"/>
      <w:marBottom w:val="0"/>
      <w:divBdr>
        <w:top w:val="none" w:sz="0" w:space="0" w:color="auto"/>
        <w:left w:val="none" w:sz="0" w:space="0" w:color="auto"/>
        <w:bottom w:val="none" w:sz="0" w:space="0" w:color="auto"/>
        <w:right w:val="none" w:sz="0" w:space="0" w:color="auto"/>
      </w:divBdr>
    </w:div>
    <w:div w:id="1607077914">
      <w:bodyDiv w:val="1"/>
      <w:marLeft w:val="0"/>
      <w:marRight w:val="0"/>
      <w:marTop w:val="0"/>
      <w:marBottom w:val="0"/>
      <w:divBdr>
        <w:top w:val="none" w:sz="0" w:space="0" w:color="auto"/>
        <w:left w:val="none" w:sz="0" w:space="0" w:color="auto"/>
        <w:bottom w:val="none" w:sz="0" w:space="0" w:color="auto"/>
        <w:right w:val="none" w:sz="0" w:space="0" w:color="auto"/>
      </w:divBdr>
    </w:div>
    <w:div w:id="1610428735">
      <w:bodyDiv w:val="1"/>
      <w:marLeft w:val="0"/>
      <w:marRight w:val="0"/>
      <w:marTop w:val="0"/>
      <w:marBottom w:val="0"/>
      <w:divBdr>
        <w:top w:val="none" w:sz="0" w:space="0" w:color="auto"/>
        <w:left w:val="none" w:sz="0" w:space="0" w:color="auto"/>
        <w:bottom w:val="none" w:sz="0" w:space="0" w:color="auto"/>
        <w:right w:val="none" w:sz="0" w:space="0" w:color="auto"/>
      </w:divBdr>
    </w:div>
    <w:div w:id="1610697450">
      <w:bodyDiv w:val="1"/>
      <w:marLeft w:val="0"/>
      <w:marRight w:val="0"/>
      <w:marTop w:val="0"/>
      <w:marBottom w:val="0"/>
      <w:divBdr>
        <w:top w:val="none" w:sz="0" w:space="0" w:color="auto"/>
        <w:left w:val="none" w:sz="0" w:space="0" w:color="auto"/>
        <w:bottom w:val="none" w:sz="0" w:space="0" w:color="auto"/>
        <w:right w:val="none" w:sz="0" w:space="0" w:color="auto"/>
      </w:divBdr>
    </w:div>
    <w:div w:id="1614943224">
      <w:bodyDiv w:val="1"/>
      <w:marLeft w:val="0"/>
      <w:marRight w:val="0"/>
      <w:marTop w:val="0"/>
      <w:marBottom w:val="0"/>
      <w:divBdr>
        <w:top w:val="none" w:sz="0" w:space="0" w:color="auto"/>
        <w:left w:val="none" w:sz="0" w:space="0" w:color="auto"/>
        <w:bottom w:val="none" w:sz="0" w:space="0" w:color="auto"/>
        <w:right w:val="none" w:sz="0" w:space="0" w:color="auto"/>
      </w:divBdr>
    </w:div>
    <w:div w:id="1615211835">
      <w:bodyDiv w:val="1"/>
      <w:marLeft w:val="0"/>
      <w:marRight w:val="0"/>
      <w:marTop w:val="0"/>
      <w:marBottom w:val="0"/>
      <w:divBdr>
        <w:top w:val="none" w:sz="0" w:space="0" w:color="auto"/>
        <w:left w:val="none" w:sz="0" w:space="0" w:color="auto"/>
        <w:bottom w:val="none" w:sz="0" w:space="0" w:color="auto"/>
        <w:right w:val="none" w:sz="0" w:space="0" w:color="auto"/>
      </w:divBdr>
    </w:div>
    <w:div w:id="1618491300">
      <w:bodyDiv w:val="1"/>
      <w:marLeft w:val="0"/>
      <w:marRight w:val="0"/>
      <w:marTop w:val="0"/>
      <w:marBottom w:val="0"/>
      <w:divBdr>
        <w:top w:val="none" w:sz="0" w:space="0" w:color="auto"/>
        <w:left w:val="none" w:sz="0" w:space="0" w:color="auto"/>
        <w:bottom w:val="none" w:sz="0" w:space="0" w:color="auto"/>
        <w:right w:val="none" w:sz="0" w:space="0" w:color="auto"/>
      </w:divBdr>
    </w:div>
    <w:div w:id="1619139736">
      <w:bodyDiv w:val="1"/>
      <w:marLeft w:val="0"/>
      <w:marRight w:val="0"/>
      <w:marTop w:val="0"/>
      <w:marBottom w:val="0"/>
      <w:divBdr>
        <w:top w:val="none" w:sz="0" w:space="0" w:color="auto"/>
        <w:left w:val="none" w:sz="0" w:space="0" w:color="auto"/>
        <w:bottom w:val="none" w:sz="0" w:space="0" w:color="auto"/>
        <w:right w:val="none" w:sz="0" w:space="0" w:color="auto"/>
      </w:divBdr>
    </w:div>
    <w:div w:id="1620841729">
      <w:bodyDiv w:val="1"/>
      <w:marLeft w:val="0"/>
      <w:marRight w:val="0"/>
      <w:marTop w:val="0"/>
      <w:marBottom w:val="0"/>
      <w:divBdr>
        <w:top w:val="none" w:sz="0" w:space="0" w:color="auto"/>
        <w:left w:val="none" w:sz="0" w:space="0" w:color="auto"/>
        <w:bottom w:val="none" w:sz="0" w:space="0" w:color="auto"/>
        <w:right w:val="none" w:sz="0" w:space="0" w:color="auto"/>
      </w:divBdr>
    </w:div>
    <w:div w:id="1621255566">
      <w:bodyDiv w:val="1"/>
      <w:marLeft w:val="0"/>
      <w:marRight w:val="0"/>
      <w:marTop w:val="0"/>
      <w:marBottom w:val="0"/>
      <w:divBdr>
        <w:top w:val="none" w:sz="0" w:space="0" w:color="auto"/>
        <w:left w:val="none" w:sz="0" w:space="0" w:color="auto"/>
        <w:bottom w:val="none" w:sz="0" w:space="0" w:color="auto"/>
        <w:right w:val="none" w:sz="0" w:space="0" w:color="auto"/>
      </w:divBdr>
    </w:div>
    <w:div w:id="1623727774">
      <w:bodyDiv w:val="1"/>
      <w:marLeft w:val="0"/>
      <w:marRight w:val="0"/>
      <w:marTop w:val="0"/>
      <w:marBottom w:val="0"/>
      <w:divBdr>
        <w:top w:val="none" w:sz="0" w:space="0" w:color="auto"/>
        <w:left w:val="none" w:sz="0" w:space="0" w:color="auto"/>
        <w:bottom w:val="none" w:sz="0" w:space="0" w:color="auto"/>
        <w:right w:val="none" w:sz="0" w:space="0" w:color="auto"/>
      </w:divBdr>
    </w:div>
    <w:div w:id="1623803262">
      <w:bodyDiv w:val="1"/>
      <w:marLeft w:val="0"/>
      <w:marRight w:val="0"/>
      <w:marTop w:val="0"/>
      <w:marBottom w:val="0"/>
      <w:divBdr>
        <w:top w:val="none" w:sz="0" w:space="0" w:color="auto"/>
        <w:left w:val="none" w:sz="0" w:space="0" w:color="auto"/>
        <w:bottom w:val="none" w:sz="0" w:space="0" w:color="auto"/>
        <w:right w:val="none" w:sz="0" w:space="0" w:color="auto"/>
      </w:divBdr>
    </w:div>
    <w:div w:id="1625892722">
      <w:bodyDiv w:val="1"/>
      <w:marLeft w:val="0"/>
      <w:marRight w:val="0"/>
      <w:marTop w:val="0"/>
      <w:marBottom w:val="0"/>
      <w:divBdr>
        <w:top w:val="none" w:sz="0" w:space="0" w:color="auto"/>
        <w:left w:val="none" w:sz="0" w:space="0" w:color="auto"/>
        <w:bottom w:val="none" w:sz="0" w:space="0" w:color="auto"/>
        <w:right w:val="none" w:sz="0" w:space="0" w:color="auto"/>
      </w:divBdr>
    </w:div>
    <w:div w:id="1630697889">
      <w:bodyDiv w:val="1"/>
      <w:marLeft w:val="0"/>
      <w:marRight w:val="0"/>
      <w:marTop w:val="0"/>
      <w:marBottom w:val="0"/>
      <w:divBdr>
        <w:top w:val="none" w:sz="0" w:space="0" w:color="auto"/>
        <w:left w:val="none" w:sz="0" w:space="0" w:color="auto"/>
        <w:bottom w:val="none" w:sz="0" w:space="0" w:color="auto"/>
        <w:right w:val="none" w:sz="0" w:space="0" w:color="auto"/>
      </w:divBdr>
    </w:div>
    <w:div w:id="1632783943">
      <w:bodyDiv w:val="1"/>
      <w:marLeft w:val="0"/>
      <w:marRight w:val="0"/>
      <w:marTop w:val="0"/>
      <w:marBottom w:val="0"/>
      <w:divBdr>
        <w:top w:val="none" w:sz="0" w:space="0" w:color="auto"/>
        <w:left w:val="none" w:sz="0" w:space="0" w:color="auto"/>
        <w:bottom w:val="none" w:sz="0" w:space="0" w:color="auto"/>
        <w:right w:val="none" w:sz="0" w:space="0" w:color="auto"/>
      </w:divBdr>
    </w:div>
    <w:div w:id="1634291755">
      <w:bodyDiv w:val="1"/>
      <w:marLeft w:val="0"/>
      <w:marRight w:val="0"/>
      <w:marTop w:val="0"/>
      <w:marBottom w:val="0"/>
      <w:divBdr>
        <w:top w:val="none" w:sz="0" w:space="0" w:color="auto"/>
        <w:left w:val="none" w:sz="0" w:space="0" w:color="auto"/>
        <w:bottom w:val="none" w:sz="0" w:space="0" w:color="auto"/>
        <w:right w:val="none" w:sz="0" w:space="0" w:color="auto"/>
      </w:divBdr>
      <w:divsChild>
        <w:div w:id="239173302">
          <w:marLeft w:val="640"/>
          <w:marRight w:val="0"/>
          <w:marTop w:val="0"/>
          <w:marBottom w:val="0"/>
          <w:divBdr>
            <w:top w:val="none" w:sz="0" w:space="0" w:color="auto"/>
            <w:left w:val="none" w:sz="0" w:space="0" w:color="auto"/>
            <w:bottom w:val="none" w:sz="0" w:space="0" w:color="auto"/>
            <w:right w:val="none" w:sz="0" w:space="0" w:color="auto"/>
          </w:divBdr>
        </w:div>
        <w:div w:id="356389572">
          <w:marLeft w:val="640"/>
          <w:marRight w:val="0"/>
          <w:marTop w:val="0"/>
          <w:marBottom w:val="0"/>
          <w:divBdr>
            <w:top w:val="none" w:sz="0" w:space="0" w:color="auto"/>
            <w:left w:val="none" w:sz="0" w:space="0" w:color="auto"/>
            <w:bottom w:val="none" w:sz="0" w:space="0" w:color="auto"/>
            <w:right w:val="none" w:sz="0" w:space="0" w:color="auto"/>
          </w:divBdr>
        </w:div>
        <w:div w:id="409891484">
          <w:marLeft w:val="640"/>
          <w:marRight w:val="0"/>
          <w:marTop w:val="0"/>
          <w:marBottom w:val="0"/>
          <w:divBdr>
            <w:top w:val="none" w:sz="0" w:space="0" w:color="auto"/>
            <w:left w:val="none" w:sz="0" w:space="0" w:color="auto"/>
            <w:bottom w:val="none" w:sz="0" w:space="0" w:color="auto"/>
            <w:right w:val="none" w:sz="0" w:space="0" w:color="auto"/>
          </w:divBdr>
        </w:div>
        <w:div w:id="976489176">
          <w:marLeft w:val="640"/>
          <w:marRight w:val="0"/>
          <w:marTop w:val="0"/>
          <w:marBottom w:val="0"/>
          <w:divBdr>
            <w:top w:val="none" w:sz="0" w:space="0" w:color="auto"/>
            <w:left w:val="none" w:sz="0" w:space="0" w:color="auto"/>
            <w:bottom w:val="none" w:sz="0" w:space="0" w:color="auto"/>
            <w:right w:val="none" w:sz="0" w:space="0" w:color="auto"/>
          </w:divBdr>
        </w:div>
        <w:div w:id="1350714181">
          <w:marLeft w:val="640"/>
          <w:marRight w:val="0"/>
          <w:marTop w:val="0"/>
          <w:marBottom w:val="0"/>
          <w:divBdr>
            <w:top w:val="none" w:sz="0" w:space="0" w:color="auto"/>
            <w:left w:val="none" w:sz="0" w:space="0" w:color="auto"/>
            <w:bottom w:val="none" w:sz="0" w:space="0" w:color="auto"/>
            <w:right w:val="none" w:sz="0" w:space="0" w:color="auto"/>
          </w:divBdr>
        </w:div>
        <w:div w:id="1368869687">
          <w:marLeft w:val="640"/>
          <w:marRight w:val="0"/>
          <w:marTop w:val="0"/>
          <w:marBottom w:val="0"/>
          <w:divBdr>
            <w:top w:val="none" w:sz="0" w:space="0" w:color="auto"/>
            <w:left w:val="none" w:sz="0" w:space="0" w:color="auto"/>
            <w:bottom w:val="none" w:sz="0" w:space="0" w:color="auto"/>
            <w:right w:val="none" w:sz="0" w:space="0" w:color="auto"/>
          </w:divBdr>
        </w:div>
        <w:div w:id="1921986067">
          <w:marLeft w:val="640"/>
          <w:marRight w:val="0"/>
          <w:marTop w:val="0"/>
          <w:marBottom w:val="0"/>
          <w:divBdr>
            <w:top w:val="none" w:sz="0" w:space="0" w:color="auto"/>
            <w:left w:val="none" w:sz="0" w:space="0" w:color="auto"/>
            <w:bottom w:val="none" w:sz="0" w:space="0" w:color="auto"/>
            <w:right w:val="none" w:sz="0" w:space="0" w:color="auto"/>
          </w:divBdr>
        </w:div>
        <w:div w:id="1946040611">
          <w:marLeft w:val="640"/>
          <w:marRight w:val="0"/>
          <w:marTop w:val="0"/>
          <w:marBottom w:val="0"/>
          <w:divBdr>
            <w:top w:val="none" w:sz="0" w:space="0" w:color="auto"/>
            <w:left w:val="none" w:sz="0" w:space="0" w:color="auto"/>
            <w:bottom w:val="none" w:sz="0" w:space="0" w:color="auto"/>
            <w:right w:val="none" w:sz="0" w:space="0" w:color="auto"/>
          </w:divBdr>
        </w:div>
        <w:div w:id="2080398855">
          <w:marLeft w:val="640"/>
          <w:marRight w:val="0"/>
          <w:marTop w:val="0"/>
          <w:marBottom w:val="0"/>
          <w:divBdr>
            <w:top w:val="none" w:sz="0" w:space="0" w:color="auto"/>
            <w:left w:val="none" w:sz="0" w:space="0" w:color="auto"/>
            <w:bottom w:val="none" w:sz="0" w:space="0" w:color="auto"/>
            <w:right w:val="none" w:sz="0" w:space="0" w:color="auto"/>
          </w:divBdr>
        </w:div>
        <w:div w:id="2084640062">
          <w:marLeft w:val="640"/>
          <w:marRight w:val="0"/>
          <w:marTop w:val="0"/>
          <w:marBottom w:val="0"/>
          <w:divBdr>
            <w:top w:val="none" w:sz="0" w:space="0" w:color="auto"/>
            <w:left w:val="none" w:sz="0" w:space="0" w:color="auto"/>
            <w:bottom w:val="none" w:sz="0" w:space="0" w:color="auto"/>
            <w:right w:val="none" w:sz="0" w:space="0" w:color="auto"/>
          </w:divBdr>
        </w:div>
        <w:div w:id="2118481154">
          <w:marLeft w:val="640"/>
          <w:marRight w:val="0"/>
          <w:marTop w:val="0"/>
          <w:marBottom w:val="0"/>
          <w:divBdr>
            <w:top w:val="none" w:sz="0" w:space="0" w:color="auto"/>
            <w:left w:val="none" w:sz="0" w:space="0" w:color="auto"/>
            <w:bottom w:val="none" w:sz="0" w:space="0" w:color="auto"/>
            <w:right w:val="none" w:sz="0" w:space="0" w:color="auto"/>
          </w:divBdr>
        </w:div>
      </w:divsChild>
    </w:div>
    <w:div w:id="1638997351">
      <w:bodyDiv w:val="1"/>
      <w:marLeft w:val="0"/>
      <w:marRight w:val="0"/>
      <w:marTop w:val="0"/>
      <w:marBottom w:val="0"/>
      <w:divBdr>
        <w:top w:val="none" w:sz="0" w:space="0" w:color="auto"/>
        <w:left w:val="none" w:sz="0" w:space="0" w:color="auto"/>
        <w:bottom w:val="none" w:sz="0" w:space="0" w:color="auto"/>
        <w:right w:val="none" w:sz="0" w:space="0" w:color="auto"/>
      </w:divBdr>
    </w:div>
    <w:div w:id="1639337934">
      <w:bodyDiv w:val="1"/>
      <w:marLeft w:val="0"/>
      <w:marRight w:val="0"/>
      <w:marTop w:val="0"/>
      <w:marBottom w:val="0"/>
      <w:divBdr>
        <w:top w:val="none" w:sz="0" w:space="0" w:color="auto"/>
        <w:left w:val="none" w:sz="0" w:space="0" w:color="auto"/>
        <w:bottom w:val="none" w:sz="0" w:space="0" w:color="auto"/>
        <w:right w:val="none" w:sz="0" w:space="0" w:color="auto"/>
      </w:divBdr>
    </w:div>
    <w:div w:id="1639647977">
      <w:bodyDiv w:val="1"/>
      <w:marLeft w:val="0"/>
      <w:marRight w:val="0"/>
      <w:marTop w:val="0"/>
      <w:marBottom w:val="0"/>
      <w:divBdr>
        <w:top w:val="none" w:sz="0" w:space="0" w:color="auto"/>
        <w:left w:val="none" w:sz="0" w:space="0" w:color="auto"/>
        <w:bottom w:val="none" w:sz="0" w:space="0" w:color="auto"/>
        <w:right w:val="none" w:sz="0" w:space="0" w:color="auto"/>
      </w:divBdr>
    </w:div>
    <w:div w:id="1641570254">
      <w:bodyDiv w:val="1"/>
      <w:marLeft w:val="0"/>
      <w:marRight w:val="0"/>
      <w:marTop w:val="0"/>
      <w:marBottom w:val="0"/>
      <w:divBdr>
        <w:top w:val="none" w:sz="0" w:space="0" w:color="auto"/>
        <w:left w:val="none" w:sz="0" w:space="0" w:color="auto"/>
        <w:bottom w:val="none" w:sz="0" w:space="0" w:color="auto"/>
        <w:right w:val="none" w:sz="0" w:space="0" w:color="auto"/>
      </w:divBdr>
    </w:div>
    <w:div w:id="1644195256">
      <w:bodyDiv w:val="1"/>
      <w:marLeft w:val="0"/>
      <w:marRight w:val="0"/>
      <w:marTop w:val="0"/>
      <w:marBottom w:val="0"/>
      <w:divBdr>
        <w:top w:val="none" w:sz="0" w:space="0" w:color="auto"/>
        <w:left w:val="none" w:sz="0" w:space="0" w:color="auto"/>
        <w:bottom w:val="none" w:sz="0" w:space="0" w:color="auto"/>
        <w:right w:val="none" w:sz="0" w:space="0" w:color="auto"/>
      </w:divBdr>
    </w:div>
    <w:div w:id="1644919232">
      <w:bodyDiv w:val="1"/>
      <w:marLeft w:val="0"/>
      <w:marRight w:val="0"/>
      <w:marTop w:val="0"/>
      <w:marBottom w:val="0"/>
      <w:divBdr>
        <w:top w:val="none" w:sz="0" w:space="0" w:color="auto"/>
        <w:left w:val="none" w:sz="0" w:space="0" w:color="auto"/>
        <w:bottom w:val="none" w:sz="0" w:space="0" w:color="auto"/>
        <w:right w:val="none" w:sz="0" w:space="0" w:color="auto"/>
      </w:divBdr>
    </w:div>
    <w:div w:id="1645044521">
      <w:bodyDiv w:val="1"/>
      <w:marLeft w:val="0"/>
      <w:marRight w:val="0"/>
      <w:marTop w:val="0"/>
      <w:marBottom w:val="0"/>
      <w:divBdr>
        <w:top w:val="none" w:sz="0" w:space="0" w:color="auto"/>
        <w:left w:val="none" w:sz="0" w:space="0" w:color="auto"/>
        <w:bottom w:val="none" w:sz="0" w:space="0" w:color="auto"/>
        <w:right w:val="none" w:sz="0" w:space="0" w:color="auto"/>
      </w:divBdr>
    </w:div>
    <w:div w:id="1651329860">
      <w:bodyDiv w:val="1"/>
      <w:marLeft w:val="0"/>
      <w:marRight w:val="0"/>
      <w:marTop w:val="0"/>
      <w:marBottom w:val="0"/>
      <w:divBdr>
        <w:top w:val="none" w:sz="0" w:space="0" w:color="auto"/>
        <w:left w:val="none" w:sz="0" w:space="0" w:color="auto"/>
        <w:bottom w:val="none" w:sz="0" w:space="0" w:color="auto"/>
        <w:right w:val="none" w:sz="0" w:space="0" w:color="auto"/>
      </w:divBdr>
    </w:div>
    <w:div w:id="1651984959">
      <w:bodyDiv w:val="1"/>
      <w:marLeft w:val="0"/>
      <w:marRight w:val="0"/>
      <w:marTop w:val="0"/>
      <w:marBottom w:val="0"/>
      <w:divBdr>
        <w:top w:val="none" w:sz="0" w:space="0" w:color="auto"/>
        <w:left w:val="none" w:sz="0" w:space="0" w:color="auto"/>
        <w:bottom w:val="none" w:sz="0" w:space="0" w:color="auto"/>
        <w:right w:val="none" w:sz="0" w:space="0" w:color="auto"/>
      </w:divBdr>
    </w:div>
    <w:div w:id="1654143487">
      <w:bodyDiv w:val="1"/>
      <w:marLeft w:val="0"/>
      <w:marRight w:val="0"/>
      <w:marTop w:val="0"/>
      <w:marBottom w:val="0"/>
      <w:divBdr>
        <w:top w:val="none" w:sz="0" w:space="0" w:color="auto"/>
        <w:left w:val="none" w:sz="0" w:space="0" w:color="auto"/>
        <w:bottom w:val="none" w:sz="0" w:space="0" w:color="auto"/>
        <w:right w:val="none" w:sz="0" w:space="0" w:color="auto"/>
      </w:divBdr>
    </w:div>
    <w:div w:id="1654408208">
      <w:bodyDiv w:val="1"/>
      <w:marLeft w:val="0"/>
      <w:marRight w:val="0"/>
      <w:marTop w:val="0"/>
      <w:marBottom w:val="0"/>
      <w:divBdr>
        <w:top w:val="none" w:sz="0" w:space="0" w:color="auto"/>
        <w:left w:val="none" w:sz="0" w:space="0" w:color="auto"/>
        <w:bottom w:val="none" w:sz="0" w:space="0" w:color="auto"/>
        <w:right w:val="none" w:sz="0" w:space="0" w:color="auto"/>
      </w:divBdr>
      <w:divsChild>
        <w:div w:id="113062654">
          <w:marLeft w:val="640"/>
          <w:marRight w:val="0"/>
          <w:marTop w:val="0"/>
          <w:marBottom w:val="0"/>
          <w:divBdr>
            <w:top w:val="none" w:sz="0" w:space="0" w:color="auto"/>
            <w:left w:val="none" w:sz="0" w:space="0" w:color="auto"/>
            <w:bottom w:val="none" w:sz="0" w:space="0" w:color="auto"/>
            <w:right w:val="none" w:sz="0" w:space="0" w:color="auto"/>
          </w:divBdr>
        </w:div>
        <w:div w:id="540216382">
          <w:marLeft w:val="640"/>
          <w:marRight w:val="0"/>
          <w:marTop w:val="0"/>
          <w:marBottom w:val="0"/>
          <w:divBdr>
            <w:top w:val="none" w:sz="0" w:space="0" w:color="auto"/>
            <w:left w:val="none" w:sz="0" w:space="0" w:color="auto"/>
            <w:bottom w:val="none" w:sz="0" w:space="0" w:color="auto"/>
            <w:right w:val="none" w:sz="0" w:space="0" w:color="auto"/>
          </w:divBdr>
        </w:div>
        <w:div w:id="653527356">
          <w:marLeft w:val="640"/>
          <w:marRight w:val="0"/>
          <w:marTop w:val="0"/>
          <w:marBottom w:val="0"/>
          <w:divBdr>
            <w:top w:val="none" w:sz="0" w:space="0" w:color="auto"/>
            <w:left w:val="none" w:sz="0" w:space="0" w:color="auto"/>
            <w:bottom w:val="none" w:sz="0" w:space="0" w:color="auto"/>
            <w:right w:val="none" w:sz="0" w:space="0" w:color="auto"/>
          </w:divBdr>
        </w:div>
        <w:div w:id="916020450">
          <w:marLeft w:val="640"/>
          <w:marRight w:val="0"/>
          <w:marTop w:val="0"/>
          <w:marBottom w:val="0"/>
          <w:divBdr>
            <w:top w:val="none" w:sz="0" w:space="0" w:color="auto"/>
            <w:left w:val="none" w:sz="0" w:space="0" w:color="auto"/>
            <w:bottom w:val="none" w:sz="0" w:space="0" w:color="auto"/>
            <w:right w:val="none" w:sz="0" w:space="0" w:color="auto"/>
          </w:divBdr>
        </w:div>
        <w:div w:id="1045954910">
          <w:marLeft w:val="640"/>
          <w:marRight w:val="0"/>
          <w:marTop w:val="0"/>
          <w:marBottom w:val="0"/>
          <w:divBdr>
            <w:top w:val="none" w:sz="0" w:space="0" w:color="auto"/>
            <w:left w:val="none" w:sz="0" w:space="0" w:color="auto"/>
            <w:bottom w:val="none" w:sz="0" w:space="0" w:color="auto"/>
            <w:right w:val="none" w:sz="0" w:space="0" w:color="auto"/>
          </w:divBdr>
        </w:div>
        <w:div w:id="1137919820">
          <w:marLeft w:val="640"/>
          <w:marRight w:val="0"/>
          <w:marTop w:val="0"/>
          <w:marBottom w:val="0"/>
          <w:divBdr>
            <w:top w:val="none" w:sz="0" w:space="0" w:color="auto"/>
            <w:left w:val="none" w:sz="0" w:space="0" w:color="auto"/>
            <w:bottom w:val="none" w:sz="0" w:space="0" w:color="auto"/>
            <w:right w:val="none" w:sz="0" w:space="0" w:color="auto"/>
          </w:divBdr>
        </w:div>
        <w:div w:id="1165320865">
          <w:marLeft w:val="640"/>
          <w:marRight w:val="0"/>
          <w:marTop w:val="0"/>
          <w:marBottom w:val="0"/>
          <w:divBdr>
            <w:top w:val="none" w:sz="0" w:space="0" w:color="auto"/>
            <w:left w:val="none" w:sz="0" w:space="0" w:color="auto"/>
            <w:bottom w:val="none" w:sz="0" w:space="0" w:color="auto"/>
            <w:right w:val="none" w:sz="0" w:space="0" w:color="auto"/>
          </w:divBdr>
        </w:div>
        <w:div w:id="1388602270">
          <w:marLeft w:val="640"/>
          <w:marRight w:val="0"/>
          <w:marTop w:val="0"/>
          <w:marBottom w:val="0"/>
          <w:divBdr>
            <w:top w:val="none" w:sz="0" w:space="0" w:color="auto"/>
            <w:left w:val="none" w:sz="0" w:space="0" w:color="auto"/>
            <w:bottom w:val="none" w:sz="0" w:space="0" w:color="auto"/>
            <w:right w:val="none" w:sz="0" w:space="0" w:color="auto"/>
          </w:divBdr>
        </w:div>
        <w:div w:id="1408768495">
          <w:marLeft w:val="640"/>
          <w:marRight w:val="0"/>
          <w:marTop w:val="0"/>
          <w:marBottom w:val="0"/>
          <w:divBdr>
            <w:top w:val="none" w:sz="0" w:space="0" w:color="auto"/>
            <w:left w:val="none" w:sz="0" w:space="0" w:color="auto"/>
            <w:bottom w:val="none" w:sz="0" w:space="0" w:color="auto"/>
            <w:right w:val="none" w:sz="0" w:space="0" w:color="auto"/>
          </w:divBdr>
        </w:div>
        <w:div w:id="1748578302">
          <w:marLeft w:val="640"/>
          <w:marRight w:val="0"/>
          <w:marTop w:val="0"/>
          <w:marBottom w:val="0"/>
          <w:divBdr>
            <w:top w:val="none" w:sz="0" w:space="0" w:color="auto"/>
            <w:left w:val="none" w:sz="0" w:space="0" w:color="auto"/>
            <w:bottom w:val="none" w:sz="0" w:space="0" w:color="auto"/>
            <w:right w:val="none" w:sz="0" w:space="0" w:color="auto"/>
          </w:divBdr>
        </w:div>
        <w:div w:id="2101020149">
          <w:marLeft w:val="640"/>
          <w:marRight w:val="0"/>
          <w:marTop w:val="0"/>
          <w:marBottom w:val="0"/>
          <w:divBdr>
            <w:top w:val="none" w:sz="0" w:space="0" w:color="auto"/>
            <w:left w:val="none" w:sz="0" w:space="0" w:color="auto"/>
            <w:bottom w:val="none" w:sz="0" w:space="0" w:color="auto"/>
            <w:right w:val="none" w:sz="0" w:space="0" w:color="auto"/>
          </w:divBdr>
        </w:div>
      </w:divsChild>
    </w:div>
    <w:div w:id="1655790550">
      <w:bodyDiv w:val="1"/>
      <w:marLeft w:val="0"/>
      <w:marRight w:val="0"/>
      <w:marTop w:val="0"/>
      <w:marBottom w:val="0"/>
      <w:divBdr>
        <w:top w:val="none" w:sz="0" w:space="0" w:color="auto"/>
        <w:left w:val="none" w:sz="0" w:space="0" w:color="auto"/>
        <w:bottom w:val="none" w:sz="0" w:space="0" w:color="auto"/>
        <w:right w:val="none" w:sz="0" w:space="0" w:color="auto"/>
      </w:divBdr>
    </w:div>
    <w:div w:id="1657030076">
      <w:bodyDiv w:val="1"/>
      <w:marLeft w:val="0"/>
      <w:marRight w:val="0"/>
      <w:marTop w:val="0"/>
      <w:marBottom w:val="0"/>
      <w:divBdr>
        <w:top w:val="none" w:sz="0" w:space="0" w:color="auto"/>
        <w:left w:val="none" w:sz="0" w:space="0" w:color="auto"/>
        <w:bottom w:val="none" w:sz="0" w:space="0" w:color="auto"/>
        <w:right w:val="none" w:sz="0" w:space="0" w:color="auto"/>
      </w:divBdr>
    </w:div>
    <w:div w:id="1658653616">
      <w:bodyDiv w:val="1"/>
      <w:marLeft w:val="0"/>
      <w:marRight w:val="0"/>
      <w:marTop w:val="0"/>
      <w:marBottom w:val="0"/>
      <w:divBdr>
        <w:top w:val="none" w:sz="0" w:space="0" w:color="auto"/>
        <w:left w:val="none" w:sz="0" w:space="0" w:color="auto"/>
        <w:bottom w:val="none" w:sz="0" w:space="0" w:color="auto"/>
        <w:right w:val="none" w:sz="0" w:space="0" w:color="auto"/>
      </w:divBdr>
    </w:div>
    <w:div w:id="1662080719">
      <w:bodyDiv w:val="1"/>
      <w:marLeft w:val="0"/>
      <w:marRight w:val="0"/>
      <w:marTop w:val="0"/>
      <w:marBottom w:val="0"/>
      <w:divBdr>
        <w:top w:val="none" w:sz="0" w:space="0" w:color="auto"/>
        <w:left w:val="none" w:sz="0" w:space="0" w:color="auto"/>
        <w:bottom w:val="none" w:sz="0" w:space="0" w:color="auto"/>
        <w:right w:val="none" w:sz="0" w:space="0" w:color="auto"/>
      </w:divBdr>
    </w:div>
    <w:div w:id="1664818427">
      <w:bodyDiv w:val="1"/>
      <w:marLeft w:val="0"/>
      <w:marRight w:val="0"/>
      <w:marTop w:val="0"/>
      <w:marBottom w:val="0"/>
      <w:divBdr>
        <w:top w:val="none" w:sz="0" w:space="0" w:color="auto"/>
        <w:left w:val="none" w:sz="0" w:space="0" w:color="auto"/>
        <w:bottom w:val="none" w:sz="0" w:space="0" w:color="auto"/>
        <w:right w:val="none" w:sz="0" w:space="0" w:color="auto"/>
      </w:divBdr>
    </w:div>
    <w:div w:id="1668287083">
      <w:bodyDiv w:val="1"/>
      <w:marLeft w:val="0"/>
      <w:marRight w:val="0"/>
      <w:marTop w:val="0"/>
      <w:marBottom w:val="0"/>
      <w:divBdr>
        <w:top w:val="none" w:sz="0" w:space="0" w:color="auto"/>
        <w:left w:val="none" w:sz="0" w:space="0" w:color="auto"/>
        <w:bottom w:val="none" w:sz="0" w:space="0" w:color="auto"/>
        <w:right w:val="none" w:sz="0" w:space="0" w:color="auto"/>
      </w:divBdr>
    </w:div>
    <w:div w:id="1672564725">
      <w:bodyDiv w:val="1"/>
      <w:marLeft w:val="0"/>
      <w:marRight w:val="0"/>
      <w:marTop w:val="0"/>
      <w:marBottom w:val="0"/>
      <w:divBdr>
        <w:top w:val="none" w:sz="0" w:space="0" w:color="auto"/>
        <w:left w:val="none" w:sz="0" w:space="0" w:color="auto"/>
        <w:bottom w:val="none" w:sz="0" w:space="0" w:color="auto"/>
        <w:right w:val="none" w:sz="0" w:space="0" w:color="auto"/>
      </w:divBdr>
    </w:div>
    <w:div w:id="1674334045">
      <w:bodyDiv w:val="1"/>
      <w:marLeft w:val="0"/>
      <w:marRight w:val="0"/>
      <w:marTop w:val="0"/>
      <w:marBottom w:val="0"/>
      <w:divBdr>
        <w:top w:val="none" w:sz="0" w:space="0" w:color="auto"/>
        <w:left w:val="none" w:sz="0" w:space="0" w:color="auto"/>
        <w:bottom w:val="none" w:sz="0" w:space="0" w:color="auto"/>
        <w:right w:val="none" w:sz="0" w:space="0" w:color="auto"/>
      </w:divBdr>
    </w:div>
    <w:div w:id="1674911450">
      <w:bodyDiv w:val="1"/>
      <w:marLeft w:val="0"/>
      <w:marRight w:val="0"/>
      <w:marTop w:val="0"/>
      <w:marBottom w:val="0"/>
      <w:divBdr>
        <w:top w:val="none" w:sz="0" w:space="0" w:color="auto"/>
        <w:left w:val="none" w:sz="0" w:space="0" w:color="auto"/>
        <w:bottom w:val="none" w:sz="0" w:space="0" w:color="auto"/>
        <w:right w:val="none" w:sz="0" w:space="0" w:color="auto"/>
      </w:divBdr>
    </w:div>
    <w:div w:id="1675066828">
      <w:bodyDiv w:val="1"/>
      <w:marLeft w:val="0"/>
      <w:marRight w:val="0"/>
      <w:marTop w:val="0"/>
      <w:marBottom w:val="0"/>
      <w:divBdr>
        <w:top w:val="none" w:sz="0" w:space="0" w:color="auto"/>
        <w:left w:val="none" w:sz="0" w:space="0" w:color="auto"/>
        <w:bottom w:val="none" w:sz="0" w:space="0" w:color="auto"/>
        <w:right w:val="none" w:sz="0" w:space="0" w:color="auto"/>
      </w:divBdr>
    </w:div>
    <w:div w:id="1676684444">
      <w:bodyDiv w:val="1"/>
      <w:marLeft w:val="0"/>
      <w:marRight w:val="0"/>
      <w:marTop w:val="0"/>
      <w:marBottom w:val="0"/>
      <w:divBdr>
        <w:top w:val="none" w:sz="0" w:space="0" w:color="auto"/>
        <w:left w:val="none" w:sz="0" w:space="0" w:color="auto"/>
        <w:bottom w:val="none" w:sz="0" w:space="0" w:color="auto"/>
        <w:right w:val="none" w:sz="0" w:space="0" w:color="auto"/>
      </w:divBdr>
    </w:div>
    <w:div w:id="1678534632">
      <w:bodyDiv w:val="1"/>
      <w:marLeft w:val="0"/>
      <w:marRight w:val="0"/>
      <w:marTop w:val="0"/>
      <w:marBottom w:val="0"/>
      <w:divBdr>
        <w:top w:val="none" w:sz="0" w:space="0" w:color="auto"/>
        <w:left w:val="none" w:sz="0" w:space="0" w:color="auto"/>
        <w:bottom w:val="none" w:sz="0" w:space="0" w:color="auto"/>
        <w:right w:val="none" w:sz="0" w:space="0" w:color="auto"/>
      </w:divBdr>
    </w:div>
    <w:div w:id="1684437920">
      <w:bodyDiv w:val="1"/>
      <w:marLeft w:val="0"/>
      <w:marRight w:val="0"/>
      <w:marTop w:val="0"/>
      <w:marBottom w:val="0"/>
      <w:divBdr>
        <w:top w:val="none" w:sz="0" w:space="0" w:color="auto"/>
        <w:left w:val="none" w:sz="0" w:space="0" w:color="auto"/>
        <w:bottom w:val="none" w:sz="0" w:space="0" w:color="auto"/>
        <w:right w:val="none" w:sz="0" w:space="0" w:color="auto"/>
      </w:divBdr>
    </w:div>
    <w:div w:id="1684698884">
      <w:bodyDiv w:val="1"/>
      <w:marLeft w:val="0"/>
      <w:marRight w:val="0"/>
      <w:marTop w:val="0"/>
      <w:marBottom w:val="0"/>
      <w:divBdr>
        <w:top w:val="none" w:sz="0" w:space="0" w:color="auto"/>
        <w:left w:val="none" w:sz="0" w:space="0" w:color="auto"/>
        <w:bottom w:val="none" w:sz="0" w:space="0" w:color="auto"/>
        <w:right w:val="none" w:sz="0" w:space="0" w:color="auto"/>
      </w:divBdr>
    </w:div>
    <w:div w:id="1684820182">
      <w:bodyDiv w:val="1"/>
      <w:marLeft w:val="0"/>
      <w:marRight w:val="0"/>
      <w:marTop w:val="0"/>
      <w:marBottom w:val="0"/>
      <w:divBdr>
        <w:top w:val="none" w:sz="0" w:space="0" w:color="auto"/>
        <w:left w:val="none" w:sz="0" w:space="0" w:color="auto"/>
        <w:bottom w:val="none" w:sz="0" w:space="0" w:color="auto"/>
        <w:right w:val="none" w:sz="0" w:space="0" w:color="auto"/>
      </w:divBdr>
      <w:divsChild>
        <w:div w:id="215896005">
          <w:marLeft w:val="640"/>
          <w:marRight w:val="0"/>
          <w:marTop w:val="0"/>
          <w:marBottom w:val="0"/>
          <w:divBdr>
            <w:top w:val="none" w:sz="0" w:space="0" w:color="auto"/>
            <w:left w:val="none" w:sz="0" w:space="0" w:color="auto"/>
            <w:bottom w:val="none" w:sz="0" w:space="0" w:color="auto"/>
            <w:right w:val="none" w:sz="0" w:space="0" w:color="auto"/>
          </w:divBdr>
        </w:div>
        <w:div w:id="240801462">
          <w:marLeft w:val="640"/>
          <w:marRight w:val="0"/>
          <w:marTop w:val="0"/>
          <w:marBottom w:val="0"/>
          <w:divBdr>
            <w:top w:val="none" w:sz="0" w:space="0" w:color="auto"/>
            <w:left w:val="none" w:sz="0" w:space="0" w:color="auto"/>
            <w:bottom w:val="none" w:sz="0" w:space="0" w:color="auto"/>
            <w:right w:val="none" w:sz="0" w:space="0" w:color="auto"/>
          </w:divBdr>
        </w:div>
        <w:div w:id="777944593">
          <w:marLeft w:val="640"/>
          <w:marRight w:val="0"/>
          <w:marTop w:val="0"/>
          <w:marBottom w:val="0"/>
          <w:divBdr>
            <w:top w:val="none" w:sz="0" w:space="0" w:color="auto"/>
            <w:left w:val="none" w:sz="0" w:space="0" w:color="auto"/>
            <w:bottom w:val="none" w:sz="0" w:space="0" w:color="auto"/>
            <w:right w:val="none" w:sz="0" w:space="0" w:color="auto"/>
          </w:divBdr>
        </w:div>
        <w:div w:id="799612670">
          <w:marLeft w:val="640"/>
          <w:marRight w:val="0"/>
          <w:marTop w:val="0"/>
          <w:marBottom w:val="0"/>
          <w:divBdr>
            <w:top w:val="none" w:sz="0" w:space="0" w:color="auto"/>
            <w:left w:val="none" w:sz="0" w:space="0" w:color="auto"/>
            <w:bottom w:val="none" w:sz="0" w:space="0" w:color="auto"/>
            <w:right w:val="none" w:sz="0" w:space="0" w:color="auto"/>
          </w:divBdr>
        </w:div>
        <w:div w:id="926571257">
          <w:marLeft w:val="640"/>
          <w:marRight w:val="0"/>
          <w:marTop w:val="0"/>
          <w:marBottom w:val="0"/>
          <w:divBdr>
            <w:top w:val="none" w:sz="0" w:space="0" w:color="auto"/>
            <w:left w:val="none" w:sz="0" w:space="0" w:color="auto"/>
            <w:bottom w:val="none" w:sz="0" w:space="0" w:color="auto"/>
            <w:right w:val="none" w:sz="0" w:space="0" w:color="auto"/>
          </w:divBdr>
        </w:div>
        <w:div w:id="1345983340">
          <w:marLeft w:val="640"/>
          <w:marRight w:val="0"/>
          <w:marTop w:val="0"/>
          <w:marBottom w:val="0"/>
          <w:divBdr>
            <w:top w:val="none" w:sz="0" w:space="0" w:color="auto"/>
            <w:left w:val="none" w:sz="0" w:space="0" w:color="auto"/>
            <w:bottom w:val="none" w:sz="0" w:space="0" w:color="auto"/>
            <w:right w:val="none" w:sz="0" w:space="0" w:color="auto"/>
          </w:divBdr>
        </w:div>
        <w:div w:id="1873152241">
          <w:marLeft w:val="640"/>
          <w:marRight w:val="0"/>
          <w:marTop w:val="0"/>
          <w:marBottom w:val="0"/>
          <w:divBdr>
            <w:top w:val="none" w:sz="0" w:space="0" w:color="auto"/>
            <w:left w:val="none" w:sz="0" w:space="0" w:color="auto"/>
            <w:bottom w:val="none" w:sz="0" w:space="0" w:color="auto"/>
            <w:right w:val="none" w:sz="0" w:space="0" w:color="auto"/>
          </w:divBdr>
        </w:div>
      </w:divsChild>
    </w:div>
    <w:div w:id="1686517674">
      <w:bodyDiv w:val="1"/>
      <w:marLeft w:val="0"/>
      <w:marRight w:val="0"/>
      <w:marTop w:val="0"/>
      <w:marBottom w:val="0"/>
      <w:divBdr>
        <w:top w:val="none" w:sz="0" w:space="0" w:color="auto"/>
        <w:left w:val="none" w:sz="0" w:space="0" w:color="auto"/>
        <w:bottom w:val="none" w:sz="0" w:space="0" w:color="auto"/>
        <w:right w:val="none" w:sz="0" w:space="0" w:color="auto"/>
      </w:divBdr>
    </w:div>
    <w:div w:id="1687945669">
      <w:bodyDiv w:val="1"/>
      <w:marLeft w:val="0"/>
      <w:marRight w:val="0"/>
      <w:marTop w:val="0"/>
      <w:marBottom w:val="0"/>
      <w:divBdr>
        <w:top w:val="none" w:sz="0" w:space="0" w:color="auto"/>
        <w:left w:val="none" w:sz="0" w:space="0" w:color="auto"/>
        <w:bottom w:val="none" w:sz="0" w:space="0" w:color="auto"/>
        <w:right w:val="none" w:sz="0" w:space="0" w:color="auto"/>
      </w:divBdr>
    </w:div>
    <w:div w:id="1688291036">
      <w:bodyDiv w:val="1"/>
      <w:marLeft w:val="0"/>
      <w:marRight w:val="0"/>
      <w:marTop w:val="0"/>
      <w:marBottom w:val="0"/>
      <w:divBdr>
        <w:top w:val="none" w:sz="0" w:space="0" w:color="auto"/>
        <w:left w:val="none" w:sz="0" w:space="0" w:color="auto"/>
        <w:bottom w:val="none" w:sz="0" w:space="0" w:color="auto"/>
        <w:right w:val="none" w:sz="0" w:space="0" w:color="auto"/>
      </w:divBdr>
    </w:div>
    <w:div w:id="1691376139">
      <w:bodyDiv w:val="1"/>
      <w:marLeft w:val="0"/>
      <w:marRight w:val="0"/>
      <w:marTop w:val="0"/>
      <w:marBottom w:val="0"/>
      <w:divBdr>
        <w:top w:val="none" w:sz="0" w:space="0" w:color="auto"/>
        <w:left w:val="none" w:sz="0" w:space="0" w:color="auto"/>
        <w:bottom w:val="none" w:sz="0" w:space="0" w:color="auto"/>
        <w:right w:val="none" w:sz="0" w:space="0" w:color="auto"/>
      </w:divBdr>
      <w:divsChild>
        <w:div w:id="442266137">
          <w:marLeft w:val="640"/>
          <w:marRight w:val="0"/>
          <w:marTop w:val="0"/>
          <w:marBottom w:val="0"/>
          <w:divBdr>
            <w:top w:val="none" w:sz="0" w:space="0" w:color="auto"/>
            <w:left w:val="none" w:sz="0" w:space="0" w:color="auto"/>
            <w:bottom w:val="none" w:sz="0" w:space="0" w:color="auto"/>
            <w:right w:val="none" w:sz="0" w:space="0" w:color="auto"/>
          </w:divBdr>
        </w:div>
        <w:div w:id="463624883">
          <w:marLeft w:val="640"/>
          <w:marRight w:val="0"/>
          <w:marTop w:val="0"/>
          <w:marBottom w:val="0"/>
          <w:divBdr>
            <w:top w:val="none" w:sz="0" w:space="0" w:color="auto"/>
            <w:left w:val="none" w:sz="0" w:space="0" w:color="auto"/>
            <w:bottom w:val="none" w:sz="0" w:space="0" w:color="auto"/>
            <w:right w:val="none" w:sz="0" w:space="0" w:color="auto"/>
          </w:divBdr>
        </w:div>
        <w:div w:id="1147823303">
          <w:marLeft w:val="640"/>
          <w:marRight w:val="0"/>
          <w:marTop w:val="0"/>
          <w:marBottom w:val="0"/>
          <w:divBdr>
            <w:top w:val="none" w:sz="0" w:space="0" w:color="auto"/>
            <w:left w:val="none" w:sz="0" w:space="0" w:color="auto"/>
            <w:bottom w:val="none" w:sz="0" w:space="0" w:color="auto"/>
            <w:right w:val="none" w:sz="0" w:space="0" w:color="auto"/>
          </w:divBdr>
        </w:div>
        <w:div w:id="1237976383">
          <w:marLeft w:val="640"/>
          <w:marRight w:val="0"/>
          <w:marTop w:val="0"/>
          <w:marBottom w:val="0"/>
          <w:divBdr>
            <w:top w:val="none" w:sz="0" w:space="0" w:color="auto"/>
            <w:left w:val="none" w:sz="0" w:space="0" w:color="auto"/>
            <w:bottom w:val="none" w:sz="0" w:space="0" w:color="auto"/>
            <w:right w:val="none" w:sz="0" w:space="0" w:color="auto"/>
          </w:divBdr>
        </w:div>
        <w:div w:id="1325430306">
          <w:marLeft w:val="640"/>
          <w:marRight w:val="0"/>
          <w:marTop w:val="0"/>
          <w:marBottom w:val="0"/>
          <w:divBdr>
            <w:top w:val="none" w:sz="0" w:space="0" w:color="auto"/>
            <w:left w:val="none" w:sz="0" w:space="0" w:color="auto"/>
            <w:bottom w:val="none" w:sz="0" w:space="0" w:color="auto"/>
            <w:right w:val="none" w:sz="0" w:space="0" w:color="auto"/>
          </w:divBdr>
        </w:div>
        <w:div w:id="1326081410">
          <w:marLeft w:val="640"/>
          <w:marRight w:val="0"/>
          <w:marTop w:val="0"/>
          <w:marBottom w:val="0"/>
          <w:divBdr>
            <w:top w:val="none" w:sz="0" w:space="0" w:color="auto"/>
            <w:left w:val="none" w:sz="0" w:space="0" w:color="auto"/>
            <w:bottom w:val="none" w:sz="0" w:space="0" w:color="auto"/>
            <w:right w:val="none" w:sz="0" w:space="0" w:color="auto"/>
          </w:divBdr>
        </w:div>
        <w:div w:id="1921408482">
          <w:marLeft w:val="640"/>
          <w:marRight w:val="0"/>
          <w:marTop w:val="0"/>
          <w:marBottom w:val="0"/>
          <w:divBdr>
            <w:top w:val="none" w:sz="0" w:space="0" w:color="auto"/>
            <w:left w:val="none" w:sz="0" w:space="0" w:color="auto"/>
            <w:bottom w:val="none" w:sz="0" w:space="0" w:color="auto"/>
            <w:right w:val="none" w:sz="0" w:space="0" w:color="auto"/>
          </w:divBdr>
        </w:div>
      </w:divsChild>
    </w:div>
    <w:div w:id="1691681119">
      <w:bodyDiv w:val="1"/>
      <w:marLeft w:val="0"/>
      <w:marRight w:val="0"/>
      <w:marTop w:val="0"/>
      <w:marBottom w:val="0"/>
      <w:divBdr>
        <w:top w:val="none" w:sz="0" w:space="0" w:color="auto"/>
        <w:left w:val="none" w:sz="0" w:space="0" w:color="auto"/>
        <w:bottom w:val="none" w:sz="0" w:space="0" w:color="auto"/>
        <w:right w:val="none" w:sz="0" w:space="0" w:color="auto"/>
      </w:divBdr>
    </w:div>
    <w:div w:id="1691713034">
      <w:bodyDiv w:val="1"/>
      <w:marLeft w:val="0"/>
      <w:marRight w:val="0"/>
      <w:marTop w:val="0"/>
      <w:marBottom w:val="0"/>
      <w:divBdr>
        <w:top w:val="none" w:sz="0" w:space="0" w:color="auto"/>
        <w:left w:val="none" w:sz="0" w:space="0" w:color="auto"/>
        <w:bottom w:val="none" w:sz="0" w:space="0" w:color="auto"/>
        <w:right w:val="none" w:sz="0" w:space="0" w:color="auto"/>
      </w:divBdr>
    </w:div>
    <w:div w:id="1692947761">
      <w:bodyDiv w:val="1"/>
      <w:marLeft w:val="0"/>
      <w:marRight w:val="0"/>
      <w:marTop w:val="0"/>
      <w:marBottom w:val="0"/>
      <w:divBdr>
        <w:top w:val="none" w:sz="0" w:space="0" w:color="auto"/>
        <w:left w:val="none" w:sz="0" w:space="0" w:color="auto"/>
        <w:bottom w:val="none" w:sz="0" w:space="0" w:color="auto"/>
        <w:right w:val="none" w:sz="0" w:space="0" w:color="auto"/>
      </w:divBdr>
    </w:div>
    <w:div w:id="1694185396">
      <w:bodyDiv w:val="1"/>
      <w:marLeft w:val="0"/>
      <w:marRight w:val="0"/>
      <w:marTop w:val="0"/>
      <w:marBottom w:val="0"/>
      <w:divBdr>
        <w:top w:val="none" w:sz="0" w:space="0" w:color="auto"/>
        <w:left w:val="none" w:sz="0" w:space="0" w:color="auto"/>
        <w:bottom w:val="none" w:sz="0" w:space="0" w:color="auto"/>
        <w:right w:val="none" w:sz="0" w:space="0" w:color="auto"/>
      </w:divBdr>
    </w:div>
    <w:div w:id="1699230998">
      <w:bodyDiv w:val="1"/>
      <w:marLeft w:val="0"/>
      <w:marRight w:val="0"/>
      <w:marTop w:val="0"/>
      <w:marBottom w:val="0"/>
      <w:divBdr>
        <w:top w:val="none" w:sz="0" w:space="0" w:color="auto"/>
        <w:left w:val="none" w:sz="0" w:space="0" w:color="auto"/>
        <w:bottom w:val="none" w:sz="0" w:space="0" w:color="auto"/>
        <w:right w:val="none" w:sz="0" w:space="0" w:color="auto"/>
      </w:divBdr>
    </w:div>
    <w:div w:id="1700857798">
      <w:bodyDiv w:val="1"/>
      <w:marLeft w:val="0"/>
      <w:marRight w:val="0"/>
      <w:marTop w:val="0"/>
      <w:marBottom w:val="0"/>
      <w:divBdr>
        <w:top w:val="none" w:sz="0" w:space="0" w:color="auto"/>
        <w:left w:val="none" w:sz="0" w:space="0" w:color="auto"/>
        <w:bottom w:val="none" w:sz="0" w:space="0" w:color="auto"/>
        <w:right w:val="none" w:sz="0" w:space="0" w:color="auto"/>
      </w:divBdr>
    </w:div>
    <w:div w:id="1704861616">
      <w:bodyDiv w:val="1"/>
      <w:marLeft w:val="0"/>
      <w:marRight w:val="0"/>
      <w:marTop w:val="0"/>
      <w:marBottom w:val="0"/>
      <w:divBdr>
        <w:top w:val="none" w:sz="0" w:space="0" w:color="auto"/>
        <w:left w:val="none" w:sz="0" w:space="0" w:color="auto"/>
        <w:bottom w:val="none" w:sz="0" w:space="0" w:color="auto"/>
        <w:right w:val="none" w:sz="0" w:space="0" w:color="auto"/>
      </w:divBdr>
    </w:div>
    <w:div w:id="1706830473">
      <w:bodyDiv w:val="1"/>
      <w:marLeft w:val="0"/>
      <w:marRight w:val="0"/>
      <w:marTop w:val="0"/>
      <w:marBottom w:val="0"/>
      <w:divBdr>
        <w:top w:val="none" w:sz="0" w:space="0" w:color="auto"/>
        <w:left w:val="none" w:sz="0" w:space="0" w:color="auto"/>
        <w:bottom w:val="none" w:sz="0" w:space="0" w:color="auto"/>
        <w:right w:val="none" w:sz="0" w:space="0" w:color="auto"/>
      </w:divBdr>
    </w:div>
    <w:div w:id="1709258804">
      <w:bodyDiv w:val="1"/>
      <w:marLeft w:val="0"/>
      <w:marRight w:val="0"/>
      <w:marTop w:val="0"/>
      <w:marBottom w:val="0"/>
      <w:divBdr>
        <w:top w:val="none" w:sz="0" w:space="0" w:color="auto"/>
        <w:left w:val="none" w:sz="0" w:space="0" w:color="auto"/>
        <w:bottom w:val="none" w:sz="0" w:space="0" w:color="auto"/>
        <w:right w:val="none" w:sz="0" w:space="0" w:color="auto"/>
      </w:divBdr>
    </w:div>
    <w:div w:id="1709603596">
      <w:bodyDiv w:val="1"/>
      <w:marLeft w:val="0"/>
      <w:marRight w:val="0"/>
      <w:marTop w:val="0"/>
      <w:marBottom w:val="0"/>
      <w:divBdr>
        <w:top w:val="none" w:sz="0" w:space="0" w:color="auto"/>
        <w:left w:val="none" w:sz="0" w:space="0" w:color="auto"/>
        <w:bottom w:val="none" w:sz="0" w:space="0" w:color="auto"/>
        <w:right w:val="none" w:sz="0" w:space="0" w:color="auto"/>
      </w:divBdr>
    </w:div>
    <w:div w:id="1711224053">
      <w:bodyDiv w:val="1"/>
      <w:marLeft w:val="0"/>
      <w:marRight w:val="0"/>
      <w:marTop w:val="0"/>
      <w:marBottom w:val="0"/>
      <w:divBdr>
        <w:top w:val="none" w:sz="0" w:space="0" w:color="auto"/>
        <w:left w:val="none" w:sz="0" w:space="0" w:color="auto"/>
        <w:bottom w:val="none" w:sz="0" w:space="0" w:color="auto"/>
        <w:right w:val="none" w:sz="0" w:space="0" w:color="auto"/>
      </w:divBdr>
    </w:div>
    <w:div w:id="1711806144">
      <w:bodyDiv w:val="1"/>
      <w:marLeft w:val="0"/>
      <w:marRight w:val="0"/>
      <w:marTop w:val="0"/>
      <w:marBottom w:val="0"/>
      <w:divBdr>
        <w:top w:val="none" w:sz="0" w:space="0" w:color="auto"/>
        <w:left w:val="none" w:sz="0" w:space="0" w:color="auto"/>
        <w:bottom w:val="none" w:sz="0" w:space="0" w:color="auto"/>
        <w:right w:val="none" w:sz="0" w:space="0" w:color="auto"/>
      </w:divBdr>
    </w:div>
    <w:div w:id="1714497668">
      <w:bodyDiv w:val="1"/>
      <w:marLeft w:val="0"/>
      <w:marRight w:val="0"/>
      <w:marTop w:val="0"/>
      <w:marBottom w:val="0"/>
      <w:divBdr>
        <w:top w:val="none" w:sz="0" w:space="0" w:color="auto"/>
        <w:left w:val="none" w:sz="0" w:space="0" w:color="auto"/>
        <w:bottom w:val="none" w:sz="0" w:space="0" w:color="auto"/>
        <w:right w:val="none" w:sz="0" w:space="0" w:color="auto"/>
      </w:divBdr>
    </w:div>
    <w:div w:id="1714890324">
      <w:bodyDiv w:val="1"/>
      <w:marLeft w:val="0"/>
      <w:marRight w:val="0"/>
      <w:marTop w:val="0"/>
      <w:marBottom w:val="0"/>
      <w:divBdr>
        <w:top w:val="none" w:sz="0" w:space="0" w:color="auto"/>
        <w:left w:val="none" w:sz="0" w:space="0" w:color="auto"/>
        <w:bottom w:val="none" w:sz="0" w:space="0" w:color="auto"/>
        <w:right w:val="none" w:sz="0" w:space="0" w:color="auto"/>
      </w:divBdr>
    </w:div>
    <w:div w:id="1716006044">
      <w:bodyDiv w:val="1"/>
      <w:marLeft w:val="0"/>
      <w:marRight w:val="0"/>
      <w:marTop w:val="0"/>
      <w:marBottom w:val="0"/>
      <w:divBdr>
        <w:top w:val="none" w:sz="0" w:space="0" w:color="auto"/>
        <w:left w:val="none" w:sz="0" w:space="0" w:color="auto"/>
        <w:bottom w:val="none" w:sz="0" w:space="0" w:color="auto"/>
        <w:right w:val="none" w:sz="0" w:space="0" w:color="auto"/>
      </w:divBdr>
      <w:divsChild>
        <w:div w:id="239290015">
          <w:marLeft w:val="640"/>
          <w:marRight w:val="0"/>
          <w:marTop w:val="0"/>
          <w:marBottom w:val="0"/>
          <w:divBdr>
            <w:top w:val="none" w:sz="0" w:space="0" w:color="auto"/>
            <w:left w:val="none" w:sz="0" w:space="0" w:color="auto"/>
            <w:bottom w:val="none" w:sz="0" w:space="0" w:color="auto"/>
            <w:right w:val="none" w:sz="0" w:space="0" w:color="auto"/>
          </w:divBdr>
        </w:div>
        <w:div w:id="340863957">
          <w:marLeft w:val="640"/>
          <w:marRight w:val="0"/>
          <w:marTop w:val="0"/>
          <w:marBottom w:val="0"/>
          <w:divBdr>
            <w:top w:val="none" w:sz="0" w:space="0" w:color="auto"/>
            <w:left w:val="none" w:sz="0" w:space="0" w:color="auto"/>
            <w:bottom w:val="none" w:sz="0" w:space="0" w:color="auto"/>
            <w:right w:val="none" w:sz="0" w:space="0" w:color="auto"/>
          </w:divBdr>
        </w:div>
        <w:div w:id="439229433">
          <w:marLeft w:val="640"/>
          <w:marRight w:val="0"/>
          <w:marTop w:val="0"/>
          <w:marBottom w:val="0"/>
          <w:divBdr>
            <w:top w:val="none" w:sz="0" w:space="0" w:color="auto"/>
            <w:left w:val="none" w:sz="0" w:space="0" w:color="auto"/>
            <w:bottom w:val="none" w:sz="0" w:space="0" w:color="auto"/>
            <w:right w:val="none" w:sz="0" w:space="0" w:color="auto"/>
          </w:divBdr>
        </w:div>
        <w:div w:id="507788072">
          <w:marLeft w:val="640"/>
          <w:marRight w:val="0"/>
          <w:marTop w:val="0"/>
          <w:marBottom w:val="0"/>
          <w:divBdr>
            <w:top w:val="none" w:sz="0" w:space="0" w:color="auto"/>
            <w:left w:val="none" w:sz="0" w:space="0" w:color="auto"/>
            <w:bottom w:val="none" w:sz="0" w:space="0" w:color="auto"/>
            <w:right w:val="none" w:sz="0" w:space="0" w:color="auto"/>
          </w:divBdr>
        </w:div>
        <w:div w:id="563760984">
          <w:marLeft w:val="640"/>
          <w:marRight w:val="0"/>
          <w:marTop w:val="0"/>
          <w:marBottom w:val="0"/>
          <w:divBdr>
            <w:top w:val="none" w:sz="0" w:space="0" w:color="auto"/>
            <w:left w:val="none" w:sz="0" w:space="0" w:color="auto"/>
            <w:bottom w:val="none" w:sz="0" w:space="0" w:color="auto"/>
            <w:right w:val="none" w:sz="0" w:space="0" w:color="auto"/>
          </w:divBdr>
        </w:div>
        <w:div w:id="646861659">
          <w:marLeft w:val="640"/>
          <w:marRight w:val="0"/>
          <w:marTop w:val="0"/>
          <w:marBottom w:val="0"/>
          <w:divBdr>
            <w:top w:val="none" w:sz="0" w:space="0" w:color="auto"/>
            <w:left w:val="none" w:sz="0" w:space="0" w:color="auto"/>
            <w:bottom w:val="none" w:sz="0" w:space="0" w:color="auto"/>
            <w:right w:val="none" w:sz="0" w:space="0" w:color="auto"/>
          </w:divBdr>
        </w:div>
        <w:div w:id="865874490">
          <w:marLeft w:val="640"/>
          <w:marRight w:val="0"/>
          <w:marTop w:val="0"/>
          <w:marBottom w:val="0"/>
          <w:divBdr>
            <w:top w:val="none" w:sz="0" w:space="0" w:color="auto"/>
            <w:left w:val="none" w:sz="0" w:space="0" w:color="auto"/>
            <w:bottom w:val="none" w:sz="0" w:space="0" w:color="auto"/>
            <w:right w:val="none" w:sz="0" w:space="0" w:color="auto"/>
          </w:divBdr>
        </w:div>
        <w:div w:id="945162091">
          <w:marLeft w:val="640"/>
          <w:marRight w:val="0"/>
          <w:marTop w:val="0"/>
          <w:marBottom w:val="0"/>
          <w:divBdr>
            <w:top w:val="none" w:sz="0" w:space="0" w:color="auto"/>
            <w:left w:val="none" w:sz="0" w:space="0" w:color="auto"/>
            <w:bottom w:val="none" w:sz="0" w:space="0" w:color="auto"/>
            <w:right w:val="none" w:sz="0" w:space="0" w:color="auto"/>
          </w:divBdr>
        </w:div>
        <w:div w:id="1789275507">
          <w:marLeft w:val="640"/>
          <w:marRight w:val="0"/>
          <w:marTop w:val="0"/>
          <w:marBottom w:val="0"/>
          <w:divBdr>
            <w:top w:val="none" w:sz="0" w:space="0" w:color="auto"/>
            <w:left w:val="none" w:sz="0" w:space="0" w:color="auto"/>
            <w:bottom w:val="none" w:sz="0" w:space="0" w:color="auto"/>
            <w:right w:val="none" w:sz="0" w:space="0" w:color="auto"/>
          </w:divBdr>
        </w:div>
        <w:div w:id="2056614180">
          <w:marLeft w:val="640"/>
          <w:marRight w:val="0"/>
          <w:marTop w:val="0"/>
          <w:marBottom w:val="0"/>
          <w:divBdr>
            <w:top w:val="none" w:sz="0" w:space="0" w:color="auto"/>
            <w:left w:val="none" w:sz="0" w:space="0" w:color="auto"/>
            <w:bottom w:val="none" w:sz="0" w:space="0" w:color="auto"/>
            <w:right w:val="none" w:sz="0" w:space="0" w:color="auto"/>
          </w:divBdr>
        </w:div>
      </w:divsChild>
    </w:div>
    <w:div w:id="1716388116">
      <w:bodyDiv w:val="1"/>
      <w:marLeft w:val="0"/>
      <w:marRight w:val="0"/>
      <w:marTop w:val="0"/>
      <w:marBottom w:val="0"/>
      <w:divBdr>
        <w:top w:val="none" w:sz="0" w:space="0" w:color="auto"/>
        <w:left w:val="none" w:sz="0" w:space="0" w:color="auto"/>
        <w:bottom w:val="none" w:sz="0" w:space="0" w:color="auto"/>
        <w:right w:val="none" w:sz="0" w:space="0" w:color="auto"/>
      </w:divBdr>
    </w:div>
    <w:div w:id="1721511498">
      <w:bodyDiv w:val="1"/>
      <w:marLeft w:val="0"/>
      <w:marRight w:val="0"/>
      <w:marTop w:val="0"/>
      <w:marBottom w:val="0"/>
      <w:divBdr>
        <w:top w:val="none" w:sz="0" w:space="0" w:color="auto"/>
        <w:left w:val="none" w:sz="0" w:space="0" w:color="auto"/>
        <w:bottom w:val="none" w:sz="0" w:space="0" w:color="auto"/>
        <w:right w:val="none" w:sz="0" w:space="0" w:color="auto"/>
      </w:divBdr>
    </w:div>
    <w:div w:id="1721858177">
      <w:bodyDiv w:val="1"/>
      <w:marLeft w:val="0"/>
      <w:marRight w:val="0"/>
      <w:marTop w:val="0"/>
      <w:marBottom w:val="0"/>
      <w:divBdr>
        <w:top w:val="none" w:sz="0" w:space="0" w:color="auto"/>
        <w:left w:val="none" w:sz="0" w:space="0" w:color="auto"/>
        <w:bottom w:val="none" w:sz="0" w:space="0" w:color="auto"/>
        <w:right w:val="none" w:sz="0" w:space="0" w:color="auto"/>
      </w:divBdr>
    </w:div>
    <w:div w:id="1722559653">
      <w:bodyDiv w:val="1"/>
      <w:marLeft w:val="0"/>
      <w:marRight w:val="0"/>
      <w:marTop w:val="0"/>
      <w:marBottom w:val="0"/>
      <w:divBdr>
        <w:top w:val="none" w:sz="0" w:space="0" w:color="auto"/>
        <w:left w:val="none" w:sz="0" w:space="0" w:color="auto"/>
        <w:bottom w:val="none" w:sz="0" w:space="0" w:color="auto"/>
        <w:right w:val="none" w:sz="0" w:space="0" w:color="auto"/>
      </w:divBdr>
    </w:div>
    <w:div w:id="1723365410">
      <w:bodyDiv w:val="1"/>
      <w:marLeft w:val="0"/>
      <w:marRight w:val="0"/>
      <w:marTop w:val="0"/>
      <w:marBottom w:val="0"/>
      <w:divBdr>
        <w:top w:val="none" w:sz="0" w:space="0" w:color="auto"/>
        <w:left w:val="none" w:sz="0" w:space="0" w:color="auto"/>
        <w:bottom w:val="none" w:sz="0" w:space="0" w:color="auto"/>
        <w:right w:val="none" w:sz="0" w:space="0" w:color="auto"/>
      </w:divBdr>
    </w:div>
    <w:div w:id="1724327554">
      <w:bodyDiv w:val="1"/>
      <w:marLeft w:val="0"/>
      <w:marRight w:val="0"/>
      <w:marTop w:val="0"/>
      <w:marBottom w:val="0"/>
      <w:divBdr>
        <w:top w:val="none" w:sz="0" w:space="0" w:color="auto"/>
        <w:left w:val="none" w:sz="0" w:space="0" w:color="auto"/>
        <w:bottom w:val="none" w:sz="0" w:space="0" w:color="auto"/>
        <w:right w:val="none" w:sz="0" w:space="0" w:color="auto"/>
      </w:divBdr>
    </w:div>
    <w:div w:id="1724673957">
      <w:bodyDiv w:val="1"/>
      <w:marLeft w:val="0"/>
      <w:marRight w:val="0"/>
      <w:marTop w:val="0"/>
      <w:marBottom w:val="0"/>
      <w:divBdr>
        <w:top w:val="none" w:sz="0" w:space="0" w:color="auto"/>
        <w:left w:val="none" w:sz="0" w:space="0" w:color="auto"/>
        <w:bottom w:val="none" w:sz="0" w:space="0" w:color="auto"/>
        <w:right w:val="none" w:sz="0" w:space="0" w:color="auto"/>
      </w:divBdr>
    </w:div>
    <w:div w:id="1724788644">
      <w:bodyDiv w:val="1"/>
      <w:marLeft w:val="0"/>
      <w:marRight w:val="0"/>
      <w:marTop w:val="0"/>
      <w:marBottom w:val="0"/>
      <w:divBdr>
        <w:top w:val="none" w:sz="0" w:space="0" w:color="auto"/>
        <w:left w:val="none" w:sz="0" w:space="0" w:color="auto"/>
        <w:bottom w:val="none" w:sz="0" w:space="0" w:color="auto"/>
        <w:right w:val="none" w:sz="0" w:space="0" w:color="auto"/>
      </w:divBdr>
    </w:div>
    <w:div w:id="1733845085">
      <w:bodyDiv w:val="1"/>
      <w:marLeft w:val="0"/>
      <w:marRight w:val="0"/>
      <w:marTop w:val="0"/>
      <w:marBottom w:val="0"/>
      <w:divBdr>
        <w:top w:val="none" w:sz="0" w:space="0" w:color="auto"/>
        <w:left w:val="none" w:sz="0" w:space="0" w:color="auto"/>
        <w:bottom w:val="none" w:sz="0" w:space="0" w:color="auto"/>
        <w:right w:val="none" w:sz="0" w:space="0" w:color="auto"/>
      </w:divBdr>
    </w:div>
    <w:div w:id="1737510390">
      <w:bodyDiv w:val="1"/>
      <w:marLeft w:val="0"/>
      <w:marRight w:val="0"/>
      <w:marTop w:val="0"/>
      <w:marBottom w:val="0"/>
      <w:divBdr>
        <w:top w:val="none" w:sz="0" w:space="0" w:color="auto"/>
        <w:left w:val="none" w:sz="0" w:space="0" w:color="auto"/>
        <w:bottom w:val="none" w:sz="0" w:space="0" w:color="auto"/>
        <w:right w:val="none" w:sz="0" w:space="0" w:color="auto"/>
      </w:divBdr>
      <w:divsChild>
        <w:div w:id="208808020">
          <w:marLeft w:val="640"/>
          <w:marRight w:val="0"/>
          <w:marTop w:val="0"/>
          <w:marBottom w:val="0"/>
          <w:divBdr>
            <w:top w:val="none" w:sz="0" w:space="0" w:color="auto"/>
            <w:left w:val="none" w:sz="0" w:space="0" w:color="auto"/>
            <w:bottom w:val="none" w:sz="0" w:space="0" w:color="auto"/>
            <w:right w:val="none" w:sz="0" w:space="0" w:color="auto"/>
          </w:divBdr>
        </w:div>
        <w:div w:id="1037587268">
          <w:marLeft w:val="640"/>
          <w:marRight w:val="0"/>
          <w:marTop w:val="0"/>
          <w:marBottom w:val="0"/>
          <w:divBdr>
            <w:top w:val="none" w:sz="0" w:space="0" w:color="auto"/>
            <w:left w:val="none" w:sz="0" w:space="0" w:color="auto"/>
            <w:bottom w:val="none" w:sz="0" w:space="0" w:color="auto"/>
            <w:right w:val="none" w:sz="0" w:space="0" w:color="auto"/>
          </w:divBdr>
        </w:div>
        <w:div w:id="1178957511">
          <w:marLeft w:val="640"/>
          <w:marRight w:val="0"/>
          <w:marTop w:val="0"/>
          <w:marBottom w:val="0"/>
          <w:divBdr>
            <w:top w:val="none" w:sz="0" w:space="0" w:color="auto"/>
            <w:left w:val="none" w:sz="0" w:space="0" w:color="auto"/>
            <w:bottom w:val="none" w:sz="0" w:space="0" w:color="auto"/>
            <w:right w:val="none" w:sz="0" w:space="0" w:color="auto"/>
          </w:divBdr>
        </w:div>
        <w:div w:id="1316952496">
          <w:marLeft w:val="640"/>
          <w:marRight w:val="0"/>
          <w:marTop w:val="0"/>
          <w:marBottom w:val="0"/>
          <w:divBdr>
            <w:top w:val="none" w:sz="0" w:space="0" w:color="auto"/>
            <w:left w:val="none" w:sz="0" w:space="0" w:color="auto"/>
            <w:bottom w:val="none" w:sz="0" w:space="0" w:color="auto"/>
            <w:right w:val="none" w:sz="0" w:space="0" w:color="auto"/>
          </w:divBdr>
        </w:div>
        <w:div w:id="1896157912">
          <w:marLeft w:val="640"/>
          <w:marRight w:val="0"/>
          <w:marTop w:val="0"/>
          <w:marBottom w:val="0"/>
          <w:divBdr>
            <w:top w:val="none" w:sz="0" w:space="0" w:color="auto"/>
            <w:left w:val="none" w:sz="0" w:space="0" w:color="auto"/>
            <w:bottom w:val="none" w:sz="0" w:space="0" w:color="auto"/>
            <w:right w:val="none" w:sz="0" w:space="0" w:color="auto"/>
          </w:divBdr>
        </w:div>
        <w:div w:id="1947687706">
          <w:marLeft w:val="640"/>
          <w:marRight w:val="0"/>
          <w:marTop w:val="0"/>
          <w:marBottom w:val="0"/>
          <w:divBdr>
            <w:top w:val="none" w:sz="0" w:space="0" w:color="auto"/>
            <w:left w:val="none" w:sz="0" w:space="0" w:color="auto"/>
            <w:bottom w:val="none" w:sz="0" w:space="0" w:color="auto"/>
            <w:right w:val="none" w:sz="0" w:space="0" w:color="auto"/>
          </w:divBdr>
        </w:div>
      </w:divsChild>
    </w:div>
    <w:div w:id="1738627149">
      <w:bodyDiv w:val="1"/>
      <w:marLeft w:val="0"/>
      <w:marRight w:val="0"/>
      <w:marTop w:val="0"/>
      <w:marBottom w:val="0"/>
      <w:divBdr>
        <w:top w:val="none" w:sz="0" w:space="0" w:color="auto"/>
        <w:left w:val="none" w:sz="0" w:space="0" w:color="auto"/>
        <w:bottom w:val="none" w:sz="0" w:space="0" w:color="auto"/>
        <w:right w:val="none" w:sz="0" w:space="0" w:color="auto"/>
      </w:divBdr>
    </w:div>
    <w:div w:id="1740591308">
      <w:bodyDiv w:val="1"/>
      <w:marLeft w:val="0"/>
      <w:marRight w:val="0"/>
      <w:marTop w:val="0"/>
      <w:marBottom w:val="0"/>
      <w:divBdr>
        <w:top w:val="none" w:sz="0" w:space="0" w:color="auto"/>
        <w:left w:val="none" w:sz="0" w:space="0" w:color="auto"/>
        <w:bottom w:val="none" w:sz="0" w:space="0" w:color="auto"/>
        <w:right w:val="none" w:sz="0" w:space="0" w:color="auto"/>
      </w:divBdr>
    </w:div>
    <w:div w:id="1741095699">
      <w:bodyDiv w:val="1"/>
      <w:marLeft w:val="0"/>
      <w:marRight w:val="0"/>
      <w:marTop w:val="0"/>
      <w:marBottom w:val="0"/>
      <w:divBdr>
        <w:top w:val="none" w:sz="0" w:space="0" w:color="auto"/>
        <w:left w:val="none" w:sz="0" w:space="0" w:color="auto"/>
        <w:bottom w:val="none" w:sz="0" w:space="0" w:color="auto"/>
        <w:right w:val="none" w:sz="0" w:space="0" w:color="auto"/>
      </w:divBdr>
    </w:div>
    <w:div w:id="1741711517">
      <w:bodyDiv w:val="1"/>
      <w:marLeft w:val="0"/>
      <w:marRight w:val="0"/>
      <w:marTop w:val="0"/>
      <w:marBottom w:val="0"/>
      <w:divBdr>
        <w:top w:val="none" w:sz="0" w:space="0" w:color="auto"/>
        <w:left w:val="none" w:sz="0" w:space="0" w:color="auto"/>
        <w:bottom w:val="none" w:sz="0" w:space="0" w:color="auto"/>
        <w:right w:val="none" w:sz="0" w:space="0" w:color="auto"/>
      </w:divBdr>
      <w:divsChild>
        <w:div w:id="112597848">
          <w:marLeft w:val="640"/>
          <w:marRight w:val="0"/>
          <w:marTop w:val="0"/>
          <w:marBottom w:val="0"/>
          <w:divBdr>
            <w:top w:val="none" w:sz="0" w:space="0" w:color="auto"/>
            <w:left w:val="none" w:sz="0" w:space="0" w:color="auto"/>
            <w:bottom w:val="none" w:sz="0" w:space="0" w:color="auto"/>
            <w:right w:val="none" w:sz="0" w:space="0" w:color="auto"/>
          </w:divBdr>
        </w:div>
        <w:div w:id="181360745">
          <w:marLeft w:val="640"/>
          <w:marRight w:val="0"/>
          <w:marTop w:val="0"/>
          <w:marBottom w:val="0"/>
          <w:divBdr>
            <w:top w:val="none" w:sz="0" w:space="0" w:color="auto"/>
            <w:left w:val="none" w:sz="0" w:space="0" w:color="auto"/>
            <w:bottom w:val="none" w:sz="0" w:space="0" w:color="auto"/>
            <w:right w:val="none" w:sz="0" w:space="0" w:color="auto"/>
          </w:divBdr>
        </w:div>
        <w:div w:id="298458398">
          <w:marLeft w:val="640"/>
          <w:marRight w:val="0"/>
          <w:marTop w:val="0"/>
          <w:marBottom w:val="0"/>
          <w:divBdr>
            <w:top w:val="none" w:sz="0" w:space="0" w:color="auto"/>
            <w:left w:val="none" w:sz="0" w:space="0" w:color="auto"/>
            <w:bottom w:val="none" w:sz="0" w:space="0" w:color="auto"/>
            <w:right w:val="none" w:sz="0" w:space="0" w:color="auto"/>
          </w:divBdr>
        </w:div>
        <w:div w:id="494608963">
          <w:marLeft w:val="640"/>
          <w:marRight w:val="0"/>
          <w:marTop w:val="0"/>
          <w:marBottom w:val="0"/>
          <w:divBdr>
            <w:top w:val="none" w:sz="0" w:space="0" w:color="auto"/>
            <w:left w:val="none" w:sz="0" w:space="0" w:color="auto"/>
            <w:bottom w:val="none" w:sz="0" w:space="0" w:color="auto"/>
            <w:right w:val="none" w:sz="0" w:space="0" w:color="auto"/>
          </w:divBdr>
        </w:div>
        <w:div w:id="929780348">
          <w:marLeft w:val="640"/>
          <w:marRight w:val="0"/>
          <w:marTop w:val="0"/>
          <w:marBottom w:val="0"/>
          <w:divBdr>
            <w:top w:val="none" w:sz="0" w:space="0" w:color="auto"/>
            <w:left w:val="none" w:sz="0" w:space="0" w:color="auto"/>
            <w:bottom w:val="none" w:sz="0" w:space="0" w:color="auto"/>
            <w:right w:val="none" w:sz="0" w:space="0" w:color="auto"/>
          </w:divBdr>
        </w:div>
        <w:div w:id="1854493719">
          <w:marLeft w:val="640"/>
          <w:marRight w:val="0"/>
          <w:marTop w:val="0"/>
          <w:marBottom w:val="0"/>
          <w:divBdr>
            <w:top w:val="none" w:sz="0" w:space="0" w:color="auto"/>
            <w:left w:val="none" w:sz="0" w:space="0" w:color="auto"/>
            <w:bottom w:val="none" w:sz="0" w:space="0" w:color="auto"/>
            <w:right w:val="none" w:sz="0" w:space="0" w:color="auto"/>
          </w:divBdr>
        </w:div>
        <w:div w:id="1932883948">
          <w:marLeft w:val="640"/>
          <w:marRight w:val="0"/>
          <w:marTop w:val="0"/>
          <w:marBottom w:val="0"/>
          <w:divBdr>
            <w:top w:val="none" w:sz="0" w:space="0" w:color="auto"/>
            <w:left w:val="none" w:sz="0" w:space="0" w:color="auto"/>
            <w:bottom w:val="none" w:sz="0" w:space="0" w:color="auto"/>
            <w:right w:val="none" w:sz="0" w:space="0" w:color="auto"/>
          </w:divBdr>
        </w:div>
      </w:divsChild>
    </w:div>
    <w:div w:id="1743679116">
      <w:bodyDiv w:val="1"/>
      <w:marLeft w:val="0"/>
      <w:marRight w:val="0"/>
      <w:marTop w:val="0"/>
      <w:marBottom w:val="0"/>
      <w:divBdr>
        <w:top w:val="none" w:sz="0" w:space="0" w:color="auto"/>
        <w:left w:val="none" w:sz="0" w:space="0" w:color="auto"/>
        <w:bottom w:val="none" w:sz="0" w:space="0" w:color="auto"/>
        <w:right w:val="none" w:sz="0" w:space="0" w:color="auto"/>
      </w:divBdr>
    </w:div>
    <w:div w:id="1748264441">
      <w:bodyDiv w:val="1"/>
      <w:marLeft w:val="0"/>
      <w:marRight w:val="0"/>
      <w:marTop w:val="0"/>
      <w:marBottom w:val="0"/>
      <w:divBdr>
        <w:top w:val="none" w:sz="0" w:space="0" w:color="auto"/>
        <w:left w:val="none" w:sz="0" w:space="0" w:color="auto"/>
        <w:bottom w:val="none" w:sz="0" w:space="0" w:color="auto"/>
        <w:right w:val="none" w:sz="0" w:space="0" w:color="auto"/>
      </w:divBdr>
    </w:div>
    <w:div w:id="1751538738">
      <w:bodyDiv w:val="1"/>
      <w:marLeft w:val="0"/>
      <w:marRight w:val="0"/>
      <w:marTop w:val="0"/>
      <w:marBottom w:val="0"/>
      <w:divBdr>
        <w:top w:val="none" w:sz="0" w:space="0" w:color="auto"/>
        <w:left w:val="none" w:sz="0" w:space="0" w:color="auto"/>
        <w:bottom w:val="none" w:sz="0" w:space="0" w:color="auto"/>
        <w:right w:val="none" w:sz="0" w:space="0" w:color="auto"/>
      </w:divBdr>
    </w:div>
    <w:div w:id="1751805705">
      <w:bodyDiv w:val="1"/>
      <w:marLeft w:val="0"/>
      <w:marRight w:val="0"/>
      <w:marTop w:val="0"/>
      <w:marBottom w:val="0"/>
      <w:divBdr>
        <w:top w:val="none" w:sz="0" w:space="0" w:color="auto"/>
        <w:left w:val="none" w:sz="0" w:space="0" w:color="auto"/>
        <w:bottom w:val="none" w:sz="0" w:space="0" w:color="auto"/>
        <w:right w:val="none" w:sz="0" w:space="0" w:color="auto"/>
      </w:divBdr>
    </w:div>
    <w:div w:id="1752239903">
      <w:bodyDiv w:val="1"/>
      <w:marLeft w:val="0"/>
      <w:marRight w:val="0"/>
      <w:marTop w:val="0"/>
      <w:marBottom w:val="0"/>
      <w:divBdr>
        <w:top w:val="none" w:sz="0" w:space="0" w:color="auto"/>
        <w:left w:val="none" w:sz="0" w:space="0" w:color="auto"/>
        <w:bottom w:val="none" w:sz="0" w:space="0" w:color="auto"/>
        <w:right w:val="none" w:sz="0" w:space="0" w:color="auto"/>
      </w:divBdr>
    </w:div>
    <w:div w:id="1752845844">
      <w:bodyDiv w:val="1"/>
      <w:marLeft w:val="0"/>
      <w:marRight w:val="0"/>
      <w:marTop w:val="0"/>
      <w:marBottom w:val="0"/>
      <w:divBdr>
        <w:top w:val="none" w:sz="0" w:space="0" w:color="auto"/>
        <w:left w:val="none" w:sz="0" w:space="0" w:color="auto"/>
        <w:bottom w:val="none" w:sz="0" w:space="0" w:color="auto"/>
        <w:right w:val="none" w:sz="0" w:space="0" w:color="auto"/>
      </w:divBdr>
    </w:div>
    <w:div w:id="1754744883">
      <w:bodyDiv w:val="1"/>
      <w:marLeft w:val="0"/>
      <w:marRight w:val="0"/>
      <w:marTop w:val="0"/>
      <w:marBottom w:val="0"/>
      <w:divBdr>
        <w:top w:val="none" w:sz="0" w:space="0" w:color="auto"/>
        <w:left w:val="none" w:sz="0" w:space="0" w:color="auto"/>
        <w:bottom w:val="none" w:sz="0" w:space="0" w:color="auto"/>
        <w:right w:val="none" w:sz="0" w:space="0" w:color="auto"/>
      </w:divBdr>
    </w:div>
    <w:div w:id="1756130729">
      <w:bodyDiv w:val="1"/>
      <w:marLeft w:val="0"/>
      <w:marRight w:val="0"/>
      <w:marTop w:val="0"/>
      <w:marBottom w:val="0"/>
      <w:divBdr>
        <w:top w:val="none" w:sz="0" w:space="0" w:color="auto"/>
        <w:left w:val="none" w:sz="0" w:space="0" w:color="auto"/>
        <w:bottom w:val="none" w:sz="0" w:space="0" w:color="auto"/>
        <w:right w:val="none" w:sz="0" w:space="0" w:color="auto"/>
      </w:divBdr>
    </w:div>
    <w:div w:id="1757702991">
      <w:bodyDiv w:val="1"/>
      <w:marLeft w:val="0"/>
      <w:marRight w:val="0"/>
      <w:marTop w:val="0"/>
      <w:marBottom w:val="0"/>
      <w:divBdr>
        <w:top w:val="none" w:sz="0" w:space="0" w:color="auto"/>
        <w:left w:val="none" w:sz="0" w:space="0" w:color="auto"/>
        <w:bottom w:val="none" w:sz="0" w:space="0" w:color="auto"/>
        <w:right w:val="none" w:sz="0" w:space="0" w:color="auto"/>
      </w:divBdr>
    </w:div>
    <w:div w:id="1757704941">
      <w:bodyDiv w:val="1"/>
      <w:marLeft w:val="0"/>
      <w:marRight w:val="0"/>
      <w:marTop w:val="0"/>
      <w:marBottom w:val="0"/>
      <w:divBdr>
        <w:top w:val="none" w:sz="0" w:space="0" w:color="auto"/>
        <w:left w:val="none" w:sz="0" w:space="0" w:color="auto"/>
        <w:bottom w:val="none" w:sz="0" w:space="0" w:color="auto"/>
        <w:right w:val="none" w:sz="0" w:space="0" w:color="auto"/>
      </w:divBdr>
    </w:div>
    <w:div w:id="1759062578">
      <w:bodyDiv w:val="1"/>
      <w:marLeft w:val="0"/>
      <w:marRight w:val="0"/>
      <w:marTop w:val="0"/>
      <w:marBottom w:val="0"/>
      <w:divBdr>
        <w:top w:val="none" w:sz="0" w:space="0" w:color="auto"/>
        <w:left w:val="none" w:sz="0" w:space="0" w:color="auto"/>
        <w:bottom w:val="none" w:sz="0" w:space="0" w:color="auto"/>
        <w:right w:val="none" w:sz="0" w:space="0" w:color="auto"/>
      </w:divBdr>
    </w:div>
    <w:div w:id="1762291730">
      <w:bodyDiv w:val="1"/>
      <w:marLeft w:val="0"/>
      <w:marRight w:val="0"/>
      <w:marTop w:val="0"/>
      <w:marBottom w:val="0"/>
      <w:divBdr>
        <w:top w:val="none" w:sz="0" w:space="0" w:color="auto"/>
        <w:left w:val="none" w:sz="0" w:space="0" w:color="auto"/>
        <w:bottom w:val="none" w:sz="0" w:space="0" w:color="auto"/>
        <w:right w:val="none" w:sz="0" w:space="0" w:color="auto"/>
      </w:divBdr>
    </w:div>
    <w:div w:id="1762722648">
      <w:bodyDiv w:val="1"/>
      <w:marLeft w:val="0"/>
      <w:marRight w:val="0"/>
      <w:marTop w:val="0"/>
      <w:marBottom w:val="0"/>
      <w:divBdr>
        <w:top w:val="none" w:sz="0" w:space="0" w:color="auto"/>
        <w:left w:val="none" w:sz="0" w:space="0" w:color="auto"/>
        <w:bottom w:val="none" w:sz="0" w:space="0" w:color="auto"/>
        <w:right w:val="none" w:sz="0" w:space="0" w:color="auto"/>
      </w:divBdr>
      <w:divsChild>
        <w:div w:id="105123579">
          <w:marLeft w:val="640"/>
          <w:marRight w:val="0"/>
          <w:marTop w:val="0"/>
          <w:marBottom w:val="0"/>
          <w:divBdr>
            <w:top w:val="none" w:sz="0" w:space="0" w:color="auto"/>
            <w:left w:val="none" w:sz="0" w:space="0" w:color="auto"/>
            <w:bottom w:val="none" w:sz="0" w:space="0" w:color="auto"/>
            <w:right w:val="none" w:sz="0" w:space="0" w:color="auto"/>
          </w:divBdr>
        </w:div>
        <w:div w:id="136843731">
          <w:marLeft w:val="640"/>
          <w:marRight w:val="0"/>
          <w:marTop w:val="0"/>
          <w:marBottom w:val="0"/>
          <w:divBdr>
            <w:top w:val="none" w:sz="0" w:space="0" w:color="auto"/>
            <w:left w:val="none" w:sz="0" w:space="0" w:color="auto"/>
            <w:bottom w:val="none" w:sz="0" w:space="0" w:color="auto"/>
            <w:right w:val="none" w:sz="0" w:space="0" w:color="auto"/>
          </w:divBdr>
        </w:div>
        <w:div w:id="229313243">
          <w:marLeft w:val="640"/>
          <w:marRight w:val="0"/>
          <w:marTop w:val="0"/>
          <w:marBottom w:val="0"/>
          <w:divBdr>
            <w:top w:val="none" w:sz="0" w:space="0" w:color="auto"/>
            <w:left w:val="none" w:sz="0" w:space="0" w:color="auto"/>
            <w:bottom w:val="none" w:sz="0" w:space="0" w:color="auto"/>
            <w:right w:val="none" w:sz="0" w:space="0" w:color="auto"/>
          </w:divBdr>
        </w:div>
        <w:div w:id="354111958">
          <w:marLeft w:val="640"/>
          <w:marRight w:val="0"/>
          <w:marTop w:val="0"/>
          <w:marBottom w:val="0"/>
          <w:divBdr>
            <w:top w:val="none" w:sz="0" w:space="0" w:color="auto"/>
            <w:left w:val="none" w:sz="0" w:space="0" w:color="auto"/>
            <w:bottom w:val="none" w:sz="0" w:space="0" w:color="auto"/>
            <w:right w:val="none" w:sz="0" w:space="0" w:color="auto"/>
          </w:divBdr>
        </w:div>
        <w:div w:id="1309745450">
          <w:marLeft w:val="640"/>
          <w:marRight w:val="0"/>
          <w:marTop w:val="0"/>
          <w:marBottom w:val="0"/>
          <w:divBdr>
            <w:top w:val="none" w:sz="0" w:space="0" w:color="auto"/>
            <w:left w:val="none" w:sz="0" w:space="0" w:color="auto"/>
            <w:bottom w:val="none" w:sz="0" w:space="0" w:color="auto"/>
            <w:right w:val="none" w:sz="0" w:space="0" w:color="auto"/>
          </w:divBdr>
        </w:div>
        <w:div w:id="1481921229">
          <w:marLeft w:val="640"/>
          <w:marRight w:val="0"/>
          <w:marTop w:val="0"/>
          <w:marBottom w:val="0"/>
          <w:divBdr>
            <w:top w:val="none" w:sz="0" w:space="0" w:color="auto"/>
            <w:left w:val="none" w:sz="0" w:space="0" w:color="auto"/>
            <w:bottom w:val="none" w:sz="0" w:space="0" w:color="auto"/>
            <w:right w:val="none" w:sz="0" w:space="0" w:color="auto"/>
          </w:divBdr>
        </w:div>
        <w:div w:id="1546914896">
          <w:marLeft w:val="640"/>
          <w:marRight w:val="0"/>
          <w:marTop w:val="0"/>
          <w:marBottom w:val="0"/>
          <w:divBdr>
            <w:top w:val="none" w:sz="0" w:space="0" w:color="auto"/>
            <w:left w:val="none" w:sz="0" w:space="0" w:color="auto"/>
            <w:bottom w:val="none" w:sz="0" w:space="0" w:color="auto"/>
            <w:right w:val="none" w:sz="0" w:space="0" w:color="auto"/>
          </w:divBdr>
        </w:div>
      </w:divsChild>
    </w:div>
    <w:div w:id="1763456555">
      <w:bodyDiv w:val="1"/>
      <w:marLeft w:val="0"/>
      <w:marRight w:val="0"/>
      <w:marTop w:val="0"/>
      <w:marBottom w:val="0"/>
      <w:divBdr>
        <w:top w:val="none" w:sz="0" w:space="0" w:color="auto"/>
        <w:left w:val="none" w:sz="0" w:space="0" w:color="auto"/>
        <w:bottom w:val="none" w:sz="0" w:space="0" w:color="auto"/>
        <w:right w:val="none" w:sz="0" w:space="0" w:color="auto"/>
      </w:divBdr>
    </w:div>
    <w:div w:id="1764491569">
      <w:bodyDiv w:val="1"/>
      <w:marLeft w:val="0"/>
      <w:marRight w:val="0"/>
      <w:marTop w:val="0"/>
      <w:marBottom w:val="0"/>
      <w:divBdr>
        <w:top w:val="none" w:sz="0" w:space="0" w:color="auto"/>
        <w:left w:val="none" w:sz="0" w:space="0" w:color="auto"/>
        <w:bottom w:val="none" w:sz="0" w:space="0" w:color="auto"/>
        <w:right w:val="none" w:sz="0" w:space="0" w:color="auto"/>
      </w:divBdr>
    </w:div>
    <w:div w:id="1773167969">
      <w:bodyDiv w:val="1"/>
      <w:marLeft w:val="0"/>
      <w:marRight w:val="0"/>
      <w:marTop w:val="0"/>
      <w:marBottom w:val="0"/>
      <w:divBdr>
        <w:top w:val="none" w:sz="0" w:space="0" w:color="auto"/>
        <w:left w:val="none" w:sz="0" w:space="0" w:color="auto"/>
        <w:bottom w:val="none" w:sz="0" w:space="0" w:color="auto"/>
        <w:right w:val="none" w:sz="0" w:space="0" w:color="auto"/>
      </w:divBdr>
    </w:div>
    <w:div w:id="1773552912">
      <w:bodyDiv w:val="1"/>
      <w:marLeft w:val="0"/>
      <w:marRight w:val="0"/>
      <w:marTop w:val="0"/>
      <w:marBottom w:val="0"/>
      <w:divBdr>
        <w:top w:val="none" w:sz="0" w:space="0" w:color="auto"/>
        <w:left w:val="none" w:sz="0" w:space="0" w:color="auto"/>
        <w:bottom w:val="none" w:sz="0" w:space="0" w:color="auto"/>
        <w:right w:val="none" w:sz="0" w:space="0" w:color="auto"/>
      </w:divBdr>
    </w:div>
    <w:div w:id="1773672384">
      <w:bodyDiv w:val="1"/>
      <w:marLeft w:val="0"/>
      <w:marRight w:val="0"/>
      <w:marTop w:val="0"/>
      <w:marBottom w:val="0"/>
      <w:divBdr>
        <w:top w:val="none" w:sz="0" w:space="0" w:color="auto"/>
        <w:left w:val="none" w:sz="0" w:space="0" w:color="auto"/>
        <w:bottom w:val="none" w:sz="0" w:space="0" w:color="auto"/>
        <w:right w:val="none" w:sz="0" w:space="0" w:color="auto"/>
      </w:divBdr>
    </w:div>
    <w:div w:id="1774858299">
      <w:bodyDiv w:val="1"/>
      <w:marLeft w:val="0"/>
      <w:marRight w:val="0"/>
      <w:marTop w:val="0"/>
      <w:marBottom w:val="0"/>
      <w:divBdr>
        <w:top w:val="none" w:sz="0" w:space="0" w:color="auto"/>
        <w:left w:val="none" w:sz="0" w:space="0" w:color="auto"/>
        <w:bottom w:val="none" w:sz="0" w:space="0" w:color="auto"/>
        <w:right w:val="none" w:sz="0" w:space="0" w:color="auto"/>
      </w:divBdr>
    </w:div>
    <w:div w:id="1775244899">
      <w:bodyDiv w:val="1"/>
      <w:marLeft w:val="0"/>
      <w:marRight w:val="0"/>
      <w:marTop w:val="0"/>
      <w:marBottom w:val="0"/>
      <w:divBdr>
        <w:top w:val="none" w:sz="0" w:space="0" w:color="auto"/>
        <w:left w:val="none" w:sz="0" w:space="0" w:color="auto"/>
        <w:bottom w:val="none" w:sz="0" w:space="0" w:color="auto"/>
        <w:right w:val="none" w:sz="0" w:space="0" w:color="auto"/>
      </w:divBdr>
    </w:div>
    <w:div w:id="1779596984">
      <w:bodyDiv w:val="1"/>
      <w:marLeft w:val="0"/>
      <w:marRight w:val="0"/>
      <w:marTop w:val="0"/>
      <w:marBottom w:val="0"/>
      <w:divBdr>
        <w:top w:val="none" w:sz="0" w:space="0" w:color="auto"/>
        <w:left w:val="none" w:sz="0" w:space="0" w:color="auto"/>
        <w:bottom w:val="none" w:sz="0" w:space="0" w:color="auto"/>
        <w:right w:val="none" w:sz="0" w:space="0" w:color="auto"/>
      </w:divBdr>
    </w:div>
    <w:div w:id="1788350742">
      <w:bodyDiv w:val="1"/>
      <w:marLeft w:val="0"/>
      <w:marRight w:val="0"/>
      <w:marTop w:val="0"/>
      <w:marBottom w:val="0"/>
      <w:divBdr>
        <w:top w:val="none" w:sz="0" w:space="0" w:color="auto"/>
        <w:left w:val="none" w:sz="0" w:space="0" w:color="auto"/>
        <w:bottom w:val="none" w:sz="0" w:space="0" w:color="auto"/>
        <w:right w:val="none" w:sz="0" w:space="0" w:color="auto"/>
      </w:divBdr>
      <w:divsChild>
        <w:div w:id="5448733">
          <w:marLeft w:val="640"/>
          <w:marRight w:val="0"/>
          <w:marTop w:val="0"/>
          <w:marBottom w:val="0"/>
          <w:divBdr>
            <w:top w:val="none" w:sz="0" w:space="0" w:color="auto"/>
            <w:left w:val="none" w:sz="0" w:space="0" w:color="auto"/>
            <w:bottom w:val="none" w:sz="0" w:space="0" w:color="auto"/>
            <w:right w:val="none" w:sz="0" w:space="0" w:color="auto"/>
          </w:divBdr>
        </w:div>
        <w:div w:id="262035109">
          <w:marLeft w:val="640"/>
          <w:marRight w:val="0"/>
          <w:marTop w:val="0"/>
          <w:marBottom w:val="0"/>
          <w:divBdr>
            <w:top w:val="none" w:sz="0" w:space="0" w:color="auto"/>
            <w:left w:val="none" w:sz="0" w:space="0" w:color="auto"/>
            <w:bottom w:val="none" w:sz="0" w:space="0" w:color="auto"/>
            <w:right w:val="none" w:sz="0" w:space="0" w:color="auto"/>
          </w:divBdr>
        </w:div>
        <w:div w:id="342360101">
          <w:marLeft w:val="640"/>
          <w:marRight w:val="0"/>
          <w:marTop w:val="0"/>
          <w:marBottom w:val="0"/>
          <w:divBdr>
            <w:top w:val="none" w:sz="0" w:space="0" w:color="auto"/>
            <w:left w:val="none" w:sz="0" w:space="0" w:color="auto"/>
            <w:bottom w:val="none" w:sz="0" w:space="0" w:color="auto"/>
            <w:right w:val="none" w:sz="0" w:space="0" w:color="auto"/>
          </w:divBdr>
        </w:div>
        <w:div w:id="352076037">
          <w:marLeft w:val="640"/>
          <w:marRight w:val="0"/>
          <w:marTop w:val="0"/>
          <w:marBottom w:val="0"/>
          <w:divBdr>
            <w:top w:val="none" w:sz="0" w:space="0" w:color="auto"/>
            <w:left w:val="none" w:sz="0" w:space="0" w:color="auto"/>
            <w:bottom w:val="none" w:sz="0" w:space="0" w:color="auto"/>
            <w:right w:val="none" w:sz="0" w:space="0" w:color="auto"/>
          </w:divBdr>
        </w:div>
        <w:div w:id="406270534">
          <w:marLeft w:val="640"/>
          <w:marRight w:val="0"/>
          <w:marTop w:val="0"/>
          <w:marBottom w:val="0"/>
          <w:divBdr>
            <w:top w:val="none" w:sz="0" w:space="0" w:color="auto"/>
            <w:left w:val="none" w:sz="0" w:space="0" w:color="auto"/>
            <w:bottom w:val="none" w:sz="0" w:space="0" w:color="auto"/>
            <w:right w:val="none" w:sz="0" w:space="0" w:color="auto"/>
          </w:divBdr>
        </w:div>
        <w:div w:id="1050232310">
          <w:marLeft w:val="640"/>
          <w:marRight w:val="0"/>
          <w:marTop w:val="0"/>
          <w:marBottom w:val="0"/>
          <w:divBdr>
            <w:top w:val="none" w:sz="0" w:space="0" w:color="auto"/>
            <w:left w:val="none" w:sz="0" w:space="0" w:color="auto"/>
            <w:bottom w:val="none" w:sz="0" w:space="0" w:color="auto"/>
            <w:right w:val="none" w:sz="0" w:space="0" w:color="auto"/>
          </w:divBdr>
        </w:div>
        <w:div w:id="1349987394">
          <w:marLeft w:val="640"/>
          <w:marRight w:val="0"/>
          <w:marTop w:val="0"/>
          <w:marBottom w:val="0"/>
          <w:divBdr>
            <w:top w:val="none" w:sz="0" w:space="0" w:color="auto"/>
            <w:left w:val="none" w:sz="0" w:space="0" w:color="auto"/>
            <w:bottom w:val="none" w:sz="0" w:space="0" w:color="auto"/>
            <w:right w:val="none" w:sz="0" w:space="0" w:color="auto"/>
          </w:divBdr>
        </w:div>
        <w:div w:id="1739474192">
          <w:marLeft w:val="640"/>
          <w:marRight w:val="0"/>
          <w:marTop w:val="0"/>
          <w:marBottom w:val="0"/>
          <w:divBdr>
            <w:top w:val="none" w:sz="0" w:space="0" w:color="auto"/>
            <w:left w:val="none" w:sz="0" w:space="0" w:color="auto"/>
            <w:bottom w:val="none" w:sz="0" w:space="0" w:color="auto"/>
            <w:right w:val="none" w:sz="0" w:space="0" w:color="auto"/>
          </w:divBdr>
        </w:div>
        <w:div w:id="1862355698">
          <w:marLeft w:val="640"/>
          <w:marRight w:val="0"/>
          <w:marTop w:val="0"/>
          <w:marBottom w:val="0"/>
          <w:divBdr>
            <w:top w:val="none" w:sz="0" w:space="0" w:color="auto"/>
            <w:left w:val="none" w:sz="0" w:space="0" w:color="auto"/>
            <w:bottom w:val="none" w:sz="0" w:space="0" w:color="auto"/>
            <w:right w:val="none" w:sz="0" w:space="0" w:color="auto"/>
          </w:divBdr>
        </w:div>
        <w:div w:id="1989936906">
          <w:marLeft w:val="640"/>
          <w:marRight w:val="0"/>
          <w:marTop w:val="0"/>
          <w:marBottom w:val="0"/>
          <w:divBdr>
            <w:top w:val="none" w:sz="0" w:space="0" w:color="auto"/>
            <w:left w:val="none" w:sz="0" w:space="0" w:color="auto"/>
            <w:bottom w:val="none" w:sz="0" w:space="0" w:color="auto"/>
            <w:right w:val="none" w:sz="0" w:space="0" w:color="auto"/>
          </w:divBdr>
        </w:div>
        <w:div w:id="2110815070">
          <w:marLeft w:val="640"/>
          <w:marRight w:val="0"/>
          <w:marTop w:val="0"/>
          <w:marBottom w:val="0"/>
          <w:divBdr>
            <w:top w:val="none" w:sz="0" w:space="0" w:color="auto"/>
            <w:left w:val="none" w:sz="0" w:space="0" w:color="auto"/>
            <w:bottom w:val="none" w:sz="0" w:space="0" w:color="auto"/>
            <w:right w:val="none" w:sz="0" w:space="0" w:color="auto"/>
          </w:divBdr>
        </w:div>
      </w:divsChild>
    </w:div>
    <w:div w:id="1788575056">
      <w:bodyDiv w:val="1"/>
      <w:marLeft w:val="0"/>
      <w:marRight w:val="0"/>
      <w:marTop w:val="0"/>
      <w:marBottom w:val="0"/>
      <w:divBdr>
        <w:top w:val="none" w:sz="0" w:space="0" w:color="auto"/>
        <w:left w:val="none" w:sz="0" w:space="0" w:color="auto"/>
        <w:bottom w:val="none" w:sz="0" w:space="0" w:color="auto"/>
        <w:right w:val="none" w:sz="0" w:space="0" w:color="auto"/>
      </w:divBdr>
    </w:div>
    <w:div w:id="1788968721">
      <w:bodyDiv w:val="1"/>
      <w:marLeft w:val="0"/>
      <w:marRight w:val="0"/>
      <w:marTop w:val="0"/>
      <w:marBottom w:val="0"/>
      <w:divBdr>
        <w:top w:val="none" w:sz="0" w:space="0" w:color="auto"/>
        <w:left w:val="none" w:sz="0" w:space="0" w:color="auto"/>
        <w:bottom w:val="none" w:sz="0" w:space="0" w:color="auto"/>
        <w:right w:val="none" w:sz="0" w:space="0" w:color="auto"/>
      </w:divBdr>
    </w:div>
    <w:div w:id="1792943613">
      <w:bodyDiv w:val="1"/>
      <w:marLeft w:val="0"/>
      <w:marRight w:val="0"/>
      <w:marTop w:val="0"/>
      <w:marBottom w:val="0"/>
      <w:divBdr>
        <w:top w:val="none" w:sz="0" w:space="0" w:color="auto"/>
        <w:left w:val="none" w:sz="0" w:space="0" w:color="auto"/>
        <w:bottom w:val="none" w:sz="0" w:space="0" w:color="auto"/>
        <w:right w:val="none" w:sz="0" w:space="0" w:color="auto"/>
      </w:divBdr>
    </w:div>
    <w:div w:id="1794328357">
      <w:bodyDiv w:val="1"/>
      <w:marLeft w:val="0"/>
      <w:marRight w:val="0"/>
      <w:marTop w:val="0"/>
      <w:marBottom w:val="0"/>
      <w:divBdr>
        <w:top w:val="none" w:sz="0" w:space="0" w:color="auto"/>
        <w:left w:val="none" w:sz="0" w:space="0" w:color="auto"/>
        <w:bottom w:val="none" w:sz="0" w:space="0" w:color="auto"/>
        <w:right w:val="none" w:sz="0" w:space="0" w:color="auto"/>
      </w:divBdr>
    </w:div>
    <w:div w:id="1794713220">
      <w:bodyDiv w:val="1"/>
      <w:marLeft w:val="0"/>
      <w:marRight w:val="0"/>
      <w:marTop w:val="0"/>
      <w:marBottom w:val="0"/>
      <w:divBdr>
        <w:top w:val="none" w:sz="0" w:space="0" w:color="auto"/>
        <w:left w:val="none" w:sz="0" w:space="0" w:color="auto"/>
        <w:bottom w:val="none" w:sz="0" w:space="0" w:color="auto"/>
        <w:right w:val="none" w:sz="0" w:space="0" w:color="auto"/>
      </w:divBdr>
    </w:div>
    <w:div w:id="1799643947">
      <w:bodyDiv w:val="1"/>
      <w:marLeft w:val="0"/>
      <w:marRight w:val="0"/>
      <w:marTop w:val="0"/>
      <w:marBottom w:val="0"/>
      <w:divBdr>
        <w:top w:val="none" w:sz="0" w:space="0" w:color="auto"/>
        <w:left w:val="none" w:sz="0" w:space="0" w:color="auto"/>
        <w:bottom w:val="none" w:sz="0" w:space="0" w:color="auto"/>
        <w:right w:val="none" w:sz="0" w:space="0" w:color="auto"/>
      </w:divBdr>
    </w:div>
    <w:div w:id="1802380991">
      <w:bodyDiv w:val="1"/>
      <w:marLeft w:val="0"/>
      <w:marRight w:val="0"/>
      <w:marTop w:val="0"/>
      <w:marBottom w:val="0"/>
      <w:divBdr>
        <w:top w:val="none" w:sz="0" w:space="0" w:color="auto"/>
        <w:left w:val="none" w:sz="0" w:space="0" w:color="auto"/>
        <w:bottom w:val="none" w:sz="0" w:space="0" w:color="auto"/>
        <w:right w:val="none" w:sz="0" w:space="0" w:color="auto"/>
      </w:divBdr>
      <w:divsChild>
        <w:div w:id="321854617">
          <w:marLeft w:val="640"/>
          <w:marRight w:val="0"/>
          <w:marTop w:val="0"/>
          <w:marBottom w:val="0"/>
          <w:divBdr>
            <w:top w:val="none" w:sz="0" w:space="0" w:color="auto"/>
            <w:left w:val="none" w:sz="0" w:space="0" w:color="auto"/>
            <w:bottom w:val="none" w:sz="0" w:space="0" w:color="auto"/>
            <w:right w:val="none" w:sz="0" w:space="0" w:color="auto"/>
          </w:divBdr>
        </w:div>
        <w:div w:id="790436773">
          <w:marLeft w:val="640"/>
          <w:marRight w:val="0"/>
          <w:marTop w:val="0"/>
          <w:marBottom w:val="0"/>
          <w:divBdr>
            <w:top w:val="none" w:sz="0" w:space="0" w:color="auto"/>
            <w:left w:val="none" w:sz="0" w:space="0" w:color="auto"/>
            <w:bottom w:val="none" w:sz="0" w:space="0" w:color="auto"/>
            <w:right w:val="none" w:sz="0" w:space="0" w:color="auto"/>
          </w:divBdr>
        </w:div>
        <w:div w:id="802309254">
          <w:marLeft w:val="640"/>
          <w:marRight w:val="0"/>
          <w:marTop w:val="0"/>
          <w:marBottom w:val="0"/>
          <w:divBdr>
            <w:top w:val="none" w:sz="0" w:space="0" w:color="auto"/>
            <w:left w:val="none" w:sz="0" w:space="0" w:color="auto"/>
            <w:bottom w:val="none" w:sz="0" w:space="0" w:color="auto"/>
            <w:right w:val="none" w:sz="0" w:space="0" w:color="auto"/>
          </w:divBdr>
        </w:div>
        <w:div w:id="1771050352">
          <w:marLeft w:val="640"/>
          <w:marRight w:val="0"/>
          <w:marTop w:val="0"/>
          <w:marBottom w:val="0"/>
          <w:divBdr>
            <w:top w:val="none" w:sz="0" w:space="0" w:color="auto"/>
            <w:left w:val="none" w:sz="0" w:space="0" w:color="auto"/>
            <w:bottom w:val="none" w:sz="0" w:space="0" w:color="auto"/>
            <w:right w:val="none" w:sz="0" w:space="0" w:color="auto"/>
          </w:divBdr>
        </w:div>
        <w:div w:id="1937857198">
          <w:marLeft w:val="640"/>
          <w:marRight w:val="0"/>
          <w:marTop w:val="0"/>
          <w:marBottom w:val="0"/>
          <w:divBdr>
            <w:top w:val="none" w:sz="0" w:space="0" w:color="auto"/>
            <w:left w:val="none" w:sz="0" w:space="0" w:color="auto"/>
            <w:bottom w:val="none" w:sz="0" w:space="0" w:color="auto"/>
            <w:right w:val="none" w:sz="0" w:space="0" w:color="auto"/>
          </w:divBdr>
        </w:div>
        <w:div w:id="1950548505">
          <w:marLeft w:val="640"/>
          <w:marRight w:val="0"/>
          <w:marTop w:val="0"/>
          <w:marBottom w:val="0"/>
          <w:divBdr>
            <w:top w:val="none" w:sz="0" w:space="0" w:color="auto"/>
            <w:left w:val="none" w:sz="0" w:space="0" w:color="auto"/>
            <w:bottom w:val="none" w:sz="0" w:space="0" w:color="auto"/>
            <w:right w:val="none" w:sz="0" w:space="0" w:color="auto"/>
          </w:divBdr>
        </w:div>
      </w:divsChild>
    </w:div>
    <w:div w:id="1803033372">
      <w:bodyDiv w:val="1"/>
      <w:marLeft w:val="0"/>
      <w:marRight w:val="0"/>
      <w:marTop w:val="0"/>
      <w:marBottom w:val="0"/>
      <w:divBdr>
        <w:top w:val="none" w:sz="0" w:space="0" w:color="auto"/>
        <w:left w:val="none" w:sz="0" w:space="0" w:color="auto"/>
        <w:bottom w:val="none" w:sz="0" w:space="0" w:color="auto"/>
        <w:right w:val="none" w:sz="0" w:space="0" w:color="auto"/>
      </w:divBdr>
      <w:divsChild>
        <w:div w:id="100034453">
          <w:marLeft w:val="640"/>
          <w:marRight w:val="0"/>
          <w:marTop w:val="0"/>
          <w:marBottom w:val="0"/>
          <w:divBdr>
            <w:top w:val="none" w:sz="0" w:space="0" w:color="auto"/>
            <w:left w:val="none" w:sz="0" w:space="0" w:color="auto"/>
            <w:bottom w:val="none" w:sz="0" w:space="0" w:color="auto"/>
            <w:right w:val="none" w:sz="0" w:space="0" w:color="auto"/>
          </w:divBdr>
        </w:div>
        <w:div w:id="709451008">
          <w:marLeft w:val="640"/>
          <w:marRight w:val="0"/>
          <w:marTop w:val="0"/>
          <w:marBottom w:val="0"/>
          <w:divBdr>
            <w:top w:val="none" w:sz="0" w:space="0" w:color="auto"/>
            <w:left w:val="none" w:sz="0" w:space="0" w:color="auto"/>
            <w:bottom w:val="none" w:sz="0" w:space="0" w:color="auto"/>
            <w:right w:val="none" w:sz="0" w:space="0" w:color="auto"/>
          </w:divBdr>
        </w:div>
        <w:div w:id="909925895">
          <w:marLeft w:val="640"/>
          <w:marRight w:val="0"/>
          <w:marTop w:val="0"/>
          <w:marBottom w:val="0"/>
          <w:divBdr>
            <w:top w:val="none" w:sz="0" w:space="0" w:color="auto"/>
            <w:left w:val="none" w:sz="0" w:space="0" w:color="auto"/>
            <w:bottom w:val="none" w:sz="0" w:space="0" w:color="auto"/>
            <w:right w:val="none" w:sz="0" w:space="0" w:color="auto"/>
          </w:divBdr>
        </w:div>
        <w:div w:id="950550685">
          <w:marLeft w:val="640"/>
          <w:marRight w:val="0"/>
          <w:marTop w:val="0"/>
          <w:marBottom w:val="0"/>
          <w:divBdr>
            <w:top w:val="none" w:sz="0" w:space="0" w:color="auto"/>
            <w:left w:val="none" w:sz="0" w:space="0" w:color="auto"/>
            <w:bottom w:val="none" w:sz="0" w:space="0" w:color="auto"/>
            <w:right w:val="none" w:sz="0" w:space="0" w:color="auto"/>
          </w:divBdr>
        </w:div>
        <w:div w:id="1324776496">
          <w:marLeft w:val="640"/>
          <w:marRight w:val="0"/>
          <w:marTop w:val="0"/>
          <w:marBottom w:val="0"/>
          <w:divBdr>
            <w:top w:val="none" w:sz="0" w:space="0" w:color="auto"/>
            <w:left w:val="none" w:sz="0" w:space="0" w:color="auto"/>
            <w:bottom w:val="none" w:sz="0" w:space="0" w:color="auto"/>
            <w:right w:val="none" w:sz="0" w:space="0" w:color="auto"/>
          </w:divBdr>
        </w:div>
        <w:div w:id="1535191379">
          <w:marLeft w:val="640"/>
          <w:marRight w:val="0"/>
          <w:marTop w:val="0"/>
          <w:marBottom w:val="0"/>
          <w:divBdr>
            <w:top w:val="none" w:sz="0" w:space="0" w:color="auto"/>
            <w:left w:val="none" w:sz="0" w:space="0" w:color="auto"/>
            <w:bottom w:val="none" w:sz="0" w:space="0" w:color="auto"/>
            <w:right w:val="none" w:sz="0" w:space="0" w:color="auto"/>
          </w:divBdr>
        </w:div>
        <w:div w:id="1671324434">
          <w:marLeft w:val="640"/>
          <w:marRight w:val="0"/>
          <w:marTop w:val="0"/>
          <w:marBottom w:val="0"/>
          <w:divBdr>
            <w:top w:val="none" w:sz="0" w:space="0" w:color="auto"/>
            <w:left w:val="none" w:sz="0" w:space="0" w:color="auto"/>
            <w:bottom w:val="none" w:sz="0" w:space="0" w:color="auto"/>
            <w:right w:val="none" w:sz="0" w:space="0" w:color="auto"/>
          </w:divBdr>
        </w:div>
        <w:div w:id="1794211222">
          <w:marLeft w:val="640"/>
          <w:marRight w:val="0"/>
          <w:marTop w:val="0"/>
          <w:marBottom w:val="0"/>
          <w:divBdr>
            <w:top w:val="none" w:sz="0" w:space="0" w:color="auto"/>
            <w:left w:val="none" w:sz="0" w:space="0" w:color="auto"/>
            <w:bottom w:val="none" w:sz="0" w:space="0" w:color="auto"/>
            <w:right w:val="none" w:sz="0" w:space="0" w:color="auto"/>
          </w:divBdr>
        </w:div>
        <w:div w:id="1892881173">
          <w:marLeft w:val="640"/>
          <w:marRight w:val="0"/>
          <w:marTop w:val="0"/>
          <w:marBottom w:val="0"/>
          <w:divBdr>
            <w:top w:val="none" w:sz="0" w:space="0" w:color="auto"/>
            <w:left w:val="none" w:sz="0" w:space="0" w:color="auto"/>
            <w:bottom w:val="none" w:sz="0" w:space="0" w:color="auto"/>
            <w:right w:val="none" w:sz="0" w:space="0" w:color="auto"/>
          </w:divBdr>
        </w:div>
        <w:div w:id="1893223998">
          <w:marLeft w:val="640"/>
          <w:marRight w:val="0"/>
          <w:marTop w:val="0"/>
          <w:marBottom w:val="0"/>
          <w:divBdr>
            <w:top w:val="none" w:sz="0" w:space="0" w:color="auto"/>
            <w:left w:val="none" w:sz="0" w:space="0" w:color="auto"/>
            <w:bottom w:val="none" w:sz="0" w:space="0" w:color="auto"/>
            <w:right w:val="none" w:sz="0" w:space="0" w:color="auto"/>
          </w:divBdr>
        </w:div>
        <w:div w:id="2099252516">
          <w:marLeft w:val="640"/>
          <w:marRight w:val="0"/>
          <w:marTop w:val="0"/>
          <w:marBottom w:val="0"/>
          <w:divBdr>
            <w:top w:val="none" w:sz="0" w:space="0" w:color="auto"/>
            <w:left w:val="none" w:sz="0" w:space="0" w:color="auto"/>
            <w:bottom w:val="none" w:sz="0" w:space="0" w:color="auto"/>
            <w:right w:val="none" w:sz="0" w:space="0" w:color="auto"/>
          </w:divBdr>
        </w:div>
      </w:divsChild>
    </w:div>
    <w:div w:id="1803617758">
      <w:bodyDiv w:val="1"/>
      <w:marLeft w:val="0"/>
      <w:marRight w:val="0"/>
      <w:marTop w:val="0"/>
      <w:marBottom w:val="0"/>
      <w:divBdr>
        <w:top w:val="none" w:sz="0" w:space="0" w:color="auto"/>
        <w:left w:val="none" w:sz="0" w:space="0" w:color="auto"/>
        <w:bottom w:val="none" w:sz="0" w:space="0" w:color="auto"/>
        <w:right w:val="none" w:sz="0" w:space="0" w:color="auto"/>
      </w:divBdr>
    </w:div>
    <w:div w:id="1806310606">
      <w:bodyDiv w:val="1"/>
      <w:marLeft w:val="0"/>
      <w:marRight w:val="0"/>
      <w:marTop w:val="0"/>
      <w:marBottom w:val="0"/>
      <w:divBdr>
        <w:top w:val="none" w:sz="0" w:space="0" w:color="auto"/>
        <w:left w:val="none" w:sz="0" w:space="0" w:color="auto"/>
        <w:bottom w:val="none" w:sz="0" w:space="0" w:color="auto"/>
        <w:right w:val="none" w:sz="0" w:space="0" w:color="auto"/>
      </w:divBdr>
    </w:div>
    <w:div w:id="1809467516">
      <w:bodyDiv w:val="1"/>
      <w:marLeft w:val="0"/>
      <w:marRight w:val="0"/>
      <w:marTop w:val="0"/>
      <w:marBottom w:val="0"/>
      <w:divBdr>
        <w:top w:val="none" w:sz="0" w:space="0" w:color="auto"/>
        <w:left w:val="none" w:sz="0" w:space="0" w:color="auto"/>
        <w:bottom w:val="none" w:sz="0" w:space="0" w:color="auto"/>
        <w:right w:val="none" w:sz="0" w:space="0" w:color="auto"/>
      </w:divBdr>
    </w:div>
    <w:div w:id="1811753595">
      <w:bodyDiv w:val="1"/>
      <w:marLeft w:val="0"/>
      <w:marRight w:val="0"/>
      <w:marTop w:val="0"/>
      <w:marBottom w:val="0"/>
      <w:divBdr>
        <w:top w:val="none" w:sz="0" w:space="0" w:color="auto"/>
        <w:left w:val="none" w:sz="0" w:space="0" w:color="auto"/>
        <w:bottom w:val="none" w:sz="0" w:space="0" w:color="auto"/>
        <w:right w:val="none" w:sz="0" w:space="0" w:color="auto"/>
      </w:divBdr>
    </w:div>
    <w:div w:id="1812363231">
      <w:bodyDiv w:val="1"/>
      <w:marLeft w:val="0"/>
      <w:marRight w:val="0"/>
      <w:marTop w:val="0"/>
      <w:marBottom w:val="0"/>
      <w:divBdr>
        <w:top w:val="none" w:sz="0" w:space="0" w:color="auto"/>
        <w:left w:val="none" w:sz="0" w:space="0" w:color="auto"/>
        <w:bottom w:val="none" w:sz="0" w:space="0" w:color="auto"/>
        <w:right w:val="none" w:sz="0" w:space="0" w:color="auto"/>
      </w:divBdr>
    </w:div>
    <w:div w:id="1814102258">
      <w:bodyDiv w:val="1"/>
      <w:marLeft w:val="0"/>
      <w:marRight w:val="0"/>
      <w:marTop w:val="0"/>
      <w:marBottom w:val="0"/>
      <w:divBdr>
        <w:top w:val="none" w:sz="0" w:space="0" w:color="auto"/>
        <w:left w:val="none" w:sz="0" w:space="0" w:color="auto"/>
        <w:bottom w:val="none" w:sz="0" w:space="0" w:color="auto"/>
        <w:right w:val="none" w:sz="0" w:space="0" w:color="auto"/>
      </w:divBdr>
    </w:div>
    <w:div w:id="1814785392">
      <w:bodyDiv w:val="1"/>
      <w:marLeft w:val="0"/>
      <w:marRight w:val="0"/>
      <w:marTop w:val="0"/>
      <w:marBottom w:val="0"/>
      <w:divBdr>
        <w:top w:val="none" w:sz="0" w:space="0" w:color="auto"/>
        <w:left w:val="none" w:sz="0" w:space="0" w:color="auto"/>
        <w:bottom w:val="none" w:sz="0" w:space="0" w:color="auto"/>
        <w:right w:val="none" w:sz="0" w:space="0" w:color="auto"/>
      </w:divBdr>
    </w:div>
    <w:div w:id="1816407985">
      <w:bodyDiv w:val="1"/>
      <w:marLeft w:val="0"/>
      <w:marRight w:val="0"/>
      <w:marTop w:val="0"/>
      <w:marBottom w:val="0"/>
      <w:divBdr>
        <w:top w:val="none" w:sz="0" w:space="0" w:color="auto"/>
        <w:left w:val="none" w:sz="0" w:space="0" w:color="auto"/>
        <w:bottom w:val="none" w:sz="0" w:space="0" w:color="auto"/>
        <w:right w:val="none" w:sz="0" w:space="0" w:color="auto"/>
      </w:divBdr>
    </w:div>
    <w:div w:id="1817338697">
      <w:bodyDiv w:val="1"/>
      <w:marLeft w:val="0"/>
      <w:marRight w:val="0"/>
      <w:marTop w:val="0"/>
      <w:marBottom w:val="0"/>
      <w:divBdr>
        <w:top w:val="none" w:sz="0" w:space="0" w:color="auto"/>
        <w:left w:val="none" w:sz="0" w:space="0" w:color="auto"/>
        <w:bottom w:val="none" w:sz="0" w:space="0" w:color="auto"/>
        <w:right w:val="none" w:sz="0" w:space="0" w:color="auto"/>
      </w:divBdr>
    </w:div>
    <w:div w:id="1817529319">
      <w:bodyDiv w:val="1"/>
      <w:marLeft w:val="0"/>
      <w:marRight w:val="0"/>
      <w:marTop w:val="0"/>
      <w:marBottom w:val="0"/>
      <w:divBdr>
        <w:top w:val="none" w:sz="0" w:space="0" w:color="auto"/>
        <w:left w:val="none" w:sz="0" w:space="0" w:color="auto"/>
        <w:bottom w:val="none" w:sz="0" w:space="0" w:color="auto"/>
        <w:right w:val="none" w:sz="0" w:space="0" w:color="auto"/>
      </w:divBdr>
    </w:div>
    <w:div w:id="1818260091">
      <w:bodyDiv w:val="1"/>
      <w:marLeft w:val="0"/>
      <w:marRight w:val="0"/>
      <w:marTop w:val="0"/>
      <w:marBottom w:val="0"/>
      <w:divBdr>
        <w:top w:val="none" w:sz="0" w:space="0" w:color="auto"/>
        <w:left w:val="none" w:sz="0" w:space="0" w:color="auto"/>
        <w:bottom w:val="none" w:sz="0" w:space="0" w:color="auto"/>
        <w:right w:val="none" w:sz="0" w:space="0" w:color="auto"/>
      </w:divBdr>
    </w:div>
    <w:div w:id="1819835579">
      <w:bodyDiv w:val="1"/>
      <w:marLeft w:val="0"/>
      <w:marRight w:val="0"/>
      <w:marTop w:val="0"/>
      <w:marBottom w:val="0"/>
      <w:divBdr>
        <w:top w:val="none" w:sz="0" w:space="0" w:color="auto"/>
        <w:left w:val="none" w:sz="0" w:space="0" w:color="auto"/>
        <w:bottom w:val="none" w:sz="0" w:space="0" w:color="auto"/>
        <w:right w:val="none" w:sz="0" w:space="0" w:color="auto"/>
      </w:divBdr>
    </w:div>
    <w:div w:id="1820269332">
      <w:bodyDiv w:val="1"/>
      <w:marLeft w:val="0"/>
      <w:marRight w:val="0"/>
      <w:marTop w:val="0"/>
      <w:marBottom w:val="0"/>
      <w:divBdr>
        <w:top w:val="none" w:sz="0" w:space="0" w:color="auto"/>
        <w:left w:val="none" w:sz="0" w:space="0" w:color="auto"/>
        <w:bottom w:val="none" w:sz="0" w:space="0" w:color="auto"/>
        <w:right w:val="none" w:sz="0" w:space="0" w:color="auto"/>
      </w:divBdr>
    </w:div>
    <w:div w:id="1827745672">
      <w:bodyDiv w:val="1"/>
      <w:marLeft w:val="0"/>
      <w:marRight w:val="0"/>
      <w:marTop w:val="0"/>
      <w:marBottom w:val="0"/>
      <w:divBdr>
        <w:top w:val="none" w:sz="0" w:space="0" w:color="auto"/>
        <w:left w:val="none" w:sz="0" w:space="0" w:color="auto"/>
        <w:bottom w:val="none" w:sz="0" w:space="0" w:color="auto"/>
        <w:right w:val="none" w:sz="0" w:space="0" w:color="auto"/>
      </w:divBdr>
    </w:div>
    <w:div w:id="1832023141">
      <w:bodyDiv w:val="1"/>
      <w:marLeft w:val="0"/>
      <w:marRight w:val="0"/>
      <w:marTop w:val="0"/>
      <w:marBottom w:val="0"/>
      <w:divBdr>
        <w:top w:val="none" w:sz="0" w:space="0" w:color="auto"/>
        <w:left w:val="none" w:sz="0" w:space="0" w:color="auto"/>
        <w:bottom w:val="none" w:sz="0" w:space="0" w:color="auto"/>
        <w:right w:val="none" w:sz="0" w:space="0" w:color="auto"/>
      </w:divBdr>
    </w:div>
    <w:div w:id="1832746759">
      <w:bodyDiv w:val="1"/>
      <w:marLeft w:val="0"/>
      <w:marRight w:val="0"/>
      <w:marTop w:val="0"/>
      <w:marBottom w:val="0"/>
      <w:divBdr>
        <w:top w:val="none" w:sz="0" w:space="0" w:color="auto"/>
        <w:left w:val="none" w:sz="0" w:space="0" w:color="auto"/>
        <w:bottom w:val="none" w:sz="0" w:space="0" w:color="auto"/>
        <w:right w:val="none" w:sz="0" w:space="0" w:color="auto"/>
      </w:divBdr>
    </w:div>
    <w:div w:id="1832794496">
      <w:bodyDiv w:val="1"/>
      <w:marLeft w:val="0"/>
      <w:marRight w:val="0"/>
      <w:marTop w:val="0"/>
      <w:marBottom w:val="0"/>
      <w:divBdr>
        <w:top w:val="none" w:sz="0" w:space="0" w:color="auto"/>
        <w:left w:val="none" w:sz="0" w:space="0" w:color="auto"/>
        <w:bottom w:val="none" w:sz="0" w:space="0" w:color="auto"/>
        <w:right w:val="none" w:sz="0" w:space="0" w:color="auto"/>
      </w:divBdr>
    </w:div>
    <w:div w:id="1834564967">
      <w:bodyDiv w:val="1"/>
      <w:marLeft w:val="0"/>
      <w:marRight w:val="0"/>
      <w:marTop w:val="0"/>
      <w:marBottom w:val="0"/>
      <w:divBdr>
        <w:top w:val="none" w:sz="0" w:space="0" w:color="auto"/>
        <w:left w:val="none" w:sz="0" w:space="0" w:color="auto"/>
        <w:bottom w:val="none" w:sz="0" w:space="0" w:color="auto"/>
        <w:right w:val="none" w:sz="0" w:space="0" w:color="auto"/>
      </w:divBdr>
    </w:div>
    <w:div w:id="1838495844">
      <w:bodyDiv w:val="1"/>
      <w:marLeft w:val="0"/>
      <w:marRight w:val="0"/>
      <w:marTop w:val="0"/>
      <w:marBottom w:val="0"/>
      <w:divBdr>
        <w:top w:val="none" w:sz="0" w:space="0" w:color="auto"/>
        <w:left w:val="none" w:sz="0" w:space="0" w:color="auto"/>
        <w:bottom w:val="none" w:sz="0" w:space="0" w:color="auto"/>
        <w:right w:val="none" w:sz="0" w:space="0" w:color="auto"/>
      </w:divBdr>
    </w:div>
    <w:div w:id="1838616562">
      <w:bodyDiv w:val="1"/>
      <w:marLeft w:val="0"/>
      <w:marRight w:val="0"/>
      <w:marTop w:val="0"/>
      <w:marBottom w:val="0"/>
      <w:divBdr>
        <w:top w:val="none" w:sz="0" w:space="0" w:color="auto"/>
        <w:left w:val="none" w:sz="0" w:space="0" w:color="auto"/>
        <w:bottom w:val="none" w:sz="0" w:space="0" w:color="auto"/>
        <w:right w:val="none" w:sz="0" w:space="0" w:color="auto"/>
      </w:divBdr>
    </w:div>
    <w:div w:id="1842962459">
      <w:bodyDiv w:val="1"/>
      <w:marLeft w:val="0"/>
      <w:marRight w:val="0"/>
      <w:marTop w:val="0"/>
      <w:marBottom w:val="0"/>
      <w:divBdr>
        <w:top w:val="none" w:sz="0" w:space="0" w:color="auto"/>
        <w:left w:val="none" w:sz="0" w:space="0" w:color="auto"/>
        <w:bottom w:val="none" w:sz="0" w:space="0" w:color="auto"/>
        <w:right w:val="none" w:sz="0" w:space="0" w:color="auto"/>
      </w:divBdr>
    </w:div>
    <w:div w:id="1843471780">
      <w:bodyDiv w:val="1"/>
      <w:marLeft w:val="0"/>
      <w:marRight w:val="0"/>
      <w:marTop w:val="0"/>
      <w:marBottom w:val="0"/>
      <w:divBdr>
        <w:top w:val="none" w:sz="0" w:space="0" w:color="auto"/>
        <w:left w:val="none" w:sz="0" w:space="0" w:color="auto"/>
        <w:bottom w:val="none" w:sz="0" w:space="0" w:color="auto"/>
        <w:right w:val="none" w:sz="0" w:space="0" w:color="auto"/>
      </w:divBdr>
    </w:div>
    <w:div w:id="1845392196">
      <w:bodyDiv w:val="1"/>
      <w:marLeft w:val="0"/>
      <w:marRight w:val="0"/>
      <w:marTop w:val="0"/>
      <w:marBottom w:val="0"/>
      <w:divBdr>
        <w:top w:val="none" w:sz="0" w:space="0" w:color="auto"/>
        <w:left w:val="none" w:sz="0" w:space="0" w:color="auto"/>
        <w:bottom w:val="none" w:sz="0" w:space="0" w:color="auto"/>
        <w:right w:val="none" w:sz="0" w:space="0" w:color="auto"/>
      </w:divBdr>
    </w:div>
    <w:div w:id="1846362577">
      <w:bodyDiv w:val="1"/>
      <w:marLeft w:val="0"/>
      <w:marRight w:val="0"/>
      <w:marTop w:val="0"/>
      <w:marBottom w:val="0"/>
      <w:divBdr>
        <w:top w:val="none" w:sz="0" w:space="0" w:color="auto"/>
        <w:left w:val="none" w:sz="0" w:space="0" w:color="auto"/>
        <w:bottom w:val="none" w:sz="0" w:space="0" w:color="auto"/>
        <w:right w:val="none" w:sz="0" w:space="0" w:color="auto"/>
      </w:divBdr>
    </w:div>
    <w:div w:id="1846629634">
      <w:bodyDiv w:val="1"/>
      <w:marLeft w:val="0"/>
      <w:marRight w:val="0"/>
      <w:marTop w:val="0"/>
      <w:marBottom w:val="0"/>
      <w:divBdr>
        <w:top w:val="none" w:sz="0" w:space="0" w:color="auto"/>
        <w:left w:val="none" w:sz="0" w:space="0" w:color="auto"/>
        <w:bottom w:val="none" w:sz="0" w:space="0" w:color="auto"/>
        <w:right w:val="none" w:sz="0" w:space="0" w:color="auto"/>
      </w:divBdr>
    </w:div>
    <w:div w:id="1847282301">
      <w:bodyDiv w:val="1"/>
      <w:marLeft w:val="0"/>
      <w:marRight w:val="0"/>
      <w:marTop w:val="0"/>
      <w:marBottom w:val="0"/>
      <w:divBdr>
        <w:top w:val="none" w:sz="0" w:space="0" w:color="auto"/>
        <w:left w:val="none" w:sz="0" w:space="0" w:color="auto"/>
        <w:bottom w:val="none" w:sz="0" w:space="0" w:color="auto"/>
        <w:right w:val="none" w:sz="0" w:space="0" w:color="auto"/>
      </w:divBdr>
    </w:div>
    <w:div w:id="1848055273">
      <w:bodyDiv w:val="1"/>
      <w:marLeft w:val="0"/>
      <w:marRight w:val="0"/>
      <w:marTop w:val="0"/>
      <w:marBottom w:val="0"/>
      <w:divBdr>
        <w:top w:val="none" w:sz="0" w:space="0" w:color="auto"/>
        <w:left w:val="none" w:sz="0" w:space="0" w:color="auto"/>
        <w:bottom w:val="none" w:sz="0" w:space="0" w:color="auto"/>
        <w:right w:val="none" w:sz="0" w:space="0" w:color="auto"/>
      </w:divBdr>
    </w:div>
    <w:div w:id="1851213880">
      <w:bodyDiv w:val="1"/>
      <w:marLeft w:val="0"/>
      <w:marRight w:val="0"/>
      <w:marTop w:val="0"/>
      <w:marBottom w:val="0"/>
      <w:divBdr>
        <w:top w:val="none" w:sz="0" w:space="0" w:color="auto"/>
        <w:left w:val="none" w:sz="0" w:space="0" w:color="auto"/>
        <w:bottom w:val="none" w:sz="0" w:space="0" w:color="auto"/>
        <w:right w:val="none" w:sz="0" w:space="0" w:color="auto"/>
      </w:divBdr>
    </w:div>
    <w:div w:id="1855264648">
      <w:bodyDiv w:val="1"/>
      <w:marLeft w:val="0"/>
      <w:marRight w:val="0"/>
      <w:marTop w:val="0"/>
      <w:marBottom w:val="0"/>
      <w:divBdr>
        <w:top w:val="none" w:sz="0" w:space="0" w:color="auto"/>
        <w:left w:val="none" w:sz="0" w:space="0" w:color="auto"/>
        <w:bottom w:val="none" w:sz="0" w:space="0" w:color="auto"/>
        <w:right w:val="none" w:sz="0" w:space="0" w:color="auto"/>
      </w:divBdr>
    </w:div>
    <w:div w:id="1857235479">
      <w:bodyDiv w:val="1"/>
      <w:marLeft w:val="0"/>
      <w:marRight w:val="0"/>
      <w:marTop w:val="0"/>
      <w:marBottom w:val="0"/>
      <w:divBdr>
        <w:top w:val="none" w:sz="0" w:space="0" w:color="auto"/>
        <w:left w:val="none" w:sz="0" w:space="0" w:color="auto"/>
        <w:bottom w:val="none" w:sz="0" w:space="0" w:color="auto"/>
        <w:right w:val="none" w:sz="0" w:space="0" w:color="auto"/>
      </w:divBdr>
    </w:div>
    <w:div w:id="1858423933">
      <w:bodyDiv w:val="1"/>
      <w:marLeft w:val="0"/>
      <w:marRight w:val="0"/>
      <w:marTop w:val="0"/>
      <w:marBottom w:val="0"/>
      <w:divBdr>
        <w:top w:val="none" w:sz="0" w:space="0" w:color="auto"/>
        <w:left w:val="none" w:sz="0" w:space="0" w:color="auto"/>
        <w:bottom w:val="none" w:sz="0" w:space="0" w:color="auto"/>
        <w:right w:val="none" w:sz="0" w:space="0" w:color="auto"/>
      </w:divBdr>
    </w:div>
    <w:div w:id="1858687904">
      <w:bodyDiv w:val="1"/>
      <w:marLeft w:val="0"/>
      <w:marRight w:val="0"/>
      <w:marTop w:val="0"/>
      <w:marBottom w:val="0"/>
      <w:divBdr>
        <w:top w:val="none" w:sz="0" w:space="0" w:color="auto"/>
        <w:left w:val="none" w:sz="0" w:space="0" w:color="auto"/>
        <w:bottom w:val="none" w:sz="0" w:space="0" w:color="auto"/>
        <w:right w:val="none" w:sz="0" w:space="0" w:color="auto"/>
      </w:divBdr>
    </w:div>
    <w:div w:id="1870072587">
      <w:bodyDiv w:val="1"/>
      <w:marLeft w:val="0"/>
      <w:marRight w:val="0"/>
      <w:marTop w:val="0"/>
      <w:marBottom w:val="0"/>
      <w:divBdr>
        <w:top w:val="none" w:sz="0" w:space="0" w:color="auto"/>
        <w:left w:val="none" w:sz="0" w:space="0" w:color="auto"/>
        <w:bottom w:val="none" w:sz="0" w:space="0" w:color="auto"/>
        <w:right w:val="none" w:sz="0" w:space="0" w:color="auto"/>
      </w:divBdr>
    </w:div>
    <w:div w:id="1871643923">
      <w:bodyDiv w:val="1"/>
      <w:marLeft w:val="0"/>
      <w:marRight w:val="0"/>
      <w:marTop w:val="0"/>
      <w:marBottom w:val="0"/>
      <w:divBdr>
        <w:top w:val="none" w:sz="0" w:space="0" w:color="auto"/>
        <w:left w:val="none" w:sz="0" w:space="0" w:color="auto"/>
        <w:bottom w:val="none" w:sz="0" w:space="0" w:color="auto"/>
        <w:right w:val="none" w:sz="0" w:space="0" w:color="auto"/>
      </w:divBdr>
    </w:div>
    <w:div w:id="1871870861">
      <w:bodyDiv w:val="1"/>
      <w:marLeft w:val="0"/>
      <w:marRight w:val="0"/>
      <w:marTop w:val="0"/>
      <w:marBottom w:val="0"/>
      <w:divBdr>
        <w:top w:val="none" w:sz="0" w:space="0" w:color="auto"/>
        <w:left w:val="none" w:sz="0" w:space="0" w:color="auto"/>
        <w:bottom w:val="none" w:sz="0" w:space="0" w:color="auto"/>
        <w:right w:val="none" w:sz="0" w:space="0" w:color="auto"/>
      </w:divBdr>
    </w:div>
    <w:div w:id="1877236082">
      <w:bodyDiv w:val="1"/>
      <w:marLeft w:val="0"/>
      <w:marRight w:val="0"/>
      <w:marTop w:val="0"/>
      <w:marBottom w:val="0"/>
      <w:divBdr>
        <w:top w:val="none" w:sz="0" w:space="0" w:color="auto"/>
        <w:left w:val="none" w:sz="0" w:space="0" w:color="auto"/>
        <w:bottom w:val="none" w:sz="0" w:space="0" w:color="auto"/>
        <w:right w:val="none" w:sz="0" w:space="0" w:color="auto"/>
      </w:divBdr>
    </w:div>
    <w:div w:id="1877888189">
      <w:bodyDiv w:val="1"/>
      <w:marLeft w:val="0"/>
      <w:marRight w:val="0"/>
      <w:marTop w:val="0"/>
      <w:marBottom w:val="0"/>
      <w:divBdr>
        <w:top w:val="none" w:sz="0" w:space="0" w:color="auto"/>
        <w:left w:val="none" w:sz="0" w:space="0" w:color="auto"/>
        <w:bottom w:val="none" w:sz="0" w:space="0" w:color="auto"/>
        <w:right w:val="none" w:sz="0" w:space="0" w:color="auto"/>
      </w:divBdr>
    </w:div>
    <w:div w:id="1877961540">
      <w:bodyDiv w:val="1"/>
      <w:marLeft w:val="0"/>
      <w:marRight w:val="0"/>
      <w:marTop w:val="0"/>
      <w:marBottom w:val="0"/>
      <w:divBdr>
        <w:top w:val="none" w:sz="0" w:space="0" w:color="auto"/>
        <w:left w:val="none" w:sz="0" w:space="0" w:color="auto"/>
        <w:bottom w:val="none" w:sz="0" w:space="0" w:color="auto"/>
        <w:right w:val="none" w:sz="0" w:space="0" w:color="auto"/>
      </w:divBdr>
    </w:div>
    <w:div w:id="1880242766">
      <w:bodyDiv w:val="1"/>
      <w:marLeft w:val="0"/>
      <w:marRight w:val="0"/>
      <w:marTop w:val="0"/>
      <w:marBottom w:val="0"/>
      <w:divBdr>
        <w:top w:val="none" w:sz="0" w:space="0" w:color="auto"/>
        <w:left w:val="none" w:sz="0" w:space="0" w:color="auto"/>
        <w:bottom w:val="none" w:sz="0" w:space="0" w:color="auto"/>
        <w:right w:val="none" w:sz="0" w:space="0" w:color="auto"/>
      </w:divBdr>
    </w:div>
    <w:div w:id="1883514575">
      <w:bodyDiv w:val="1"/>
      <w:marLeft w:val="0"/>
      <w:marRight w:val="0"/>
      <w:marTop w:val="0"/>
      <w:marBottom w:val="0"/>
      <w:divBdr>
        <w:top w:val="none" w:sz="0" w:space="0" w:color="auto"/>
        <w:left w:val="none" w:sz="0" w:space="0" w:color="auto"/>
        <w:bottom w:val="none" w:sz="0" w:space="0" w:color="auto"/>
        <w:right w:val="none" w:sz="0" w:space="0" w:color="auto"/>
      </w:divBdr>
    </w:div>
    <w:div w:id="1888954159">
      <w:bodyDiv w:val="1"/>
      <w:marLeft w:val="0"/>
      <w:marRight w:val="0"/>
      <w:marTop w:val="0"/>
      <w:marBottom w:val="0"/>
      <w:divBdr>
        <w:top w:val="none" w:sz="0" w:space="0" w:color="auto"/>
        <w:left w:val="none" w:sz="0" w:space="0" w:color="auto"/>
        <w:bottom w:val="none" w:sz="0" w:space="0" w:color="auto"/>
        <w:right w:val="none" w:sz="0" w:space="0" w:color="auto"/>
      </w:divBdr>
    </w:div>
    <w:div w:id="1891919156">
      <w:bodyDiv w:val="1"/>
      <w:marLeft w:val="0"/>
      <w:marRight w:val="0"/>
      <w:marTop w:val="0"/>
      <w:marBottom w:val="0"/>
      <w:divBdr>
        <w:top w:val="none" w:sz="0" w:space="0" w:color="auto"/>
        <w:left w:val="none" w:sz="0" w:space="0" w:color="auto"/>
        <w:bottom w:val="none" w:sz="0" w:space="0" w:color="auto"/>
        <w:right w:val="none" w:sz="0" w:space="0" w:color="auto"/>
      </w:divBdr>
    </w:div>
    <w:div w:id="1895003479">
      <w:bodyDiv w:val="1"/>
      <w:marLeft w:val="0"/>
      <w:marRight w:val="0"/>
      <w:marTop w:val="0"/>
      <w:marBottom w:val="0"/>
      <w:divBdr>
        <w:top w:val="none" w:sz="0" w:space="0" w:color="auto"/>
        <w:left w:val="none" w:sz="0" w:space="0" w:color="auto"/>
        <w:bottom w:val="none" w:sz="0" w:space="0" w:color="auto"/>
        <w:right w:val="none" w:sz="0" w:space="0" w:color="auto"/>
      </w:divBdr>
    </w:div>
    <w:div w:id="1895774043">
      <w:bodyDiv w:val="1"/>
      <w:marLeft w:val="0"/>
      <w:marRight w:val="0"/>
      <w:marTop w:val="0"/>
      <w:marBottom w:val="0"/>
      <w:divBdr>
        <w:top w:val="none" w:sz="0" w:space="0" w:color="auto"/>
        <w:left w:val="none" w:sz="0" w:space="0" w:color="auto"/>
        <w:bottom w:val="none" w:sz="0" w:space="0" w:color="auto"/>
        <w:right w:val="none" w:sz="0" w:space="0" w:color="auto"/>
      </w:divBdr>
    </w:div>
    <w:div w:id="1897006483">
      <w:bodyDiv w:val="1"/>
      <w:marLeft w:val="0"/>
      <w:marRight w:val="0"/>
      <w:marTop w:val="0"/>
      <w:marBottom w:val="0"/>
      <w:divBdr>
        <w:top w:val="none" w:sz="0" w:space="0" w:color="auto"/>
        <w:left w:val="none" w:sz="0" w:space="0" w:color="auto"/>
        <w:bottom w:val="none" w:sz="0" w:space="0" w:color="auto"/>
        <w:right w:val="none" w:sz="0" w:space="0" w:color="auto"/>
      </w:divBdr>
    </w:div>
    <w:div w:id="1903833484">
      <w:bodyDiv w:val="1"/>
      <w:marLeft w:val="0"/>
      <w:marRight w:val="0"/>
      <w:marTop w:val="0"/>
      <w:marBottom w:val="0"/>
      <w:divBdr>
        <w:top w:val="none" w:sz="0" w:space="0" w:color="auto"/>
        <w:left w:val="none" w:sz="0" w:space="0" w:color="auto"/>
        <w:bottom w:val="none" w:sz="0" w:space="0" w:color="auto"/>
        <w:right w:val="none" w:sz="0" w:space="0" w:color="auto"/>
      </w:divBdr>
    </w:div>
    <w:div w:id="1905067777">
      <w:bodyDiv w:val="1"/>
      <w:marLeft w:val="0"/>
      <w:marRight w:val="0"/>
      <w:marTop w:val="0"/>
      <w:marBottom w:val="0"/>
      <w:divBdr>
        <w:top w:val="none" w:sz="0" w:space="0" w:color="auto"/>
        <w:left w:val="none" w:sz="0" w:space="0" w:color="auto"/>
        <w:bottom w:val="none" w:sz="0" w:space="0" w:color="auto"/>
        <w:right w:val="none" w:sz="0" w:space="0" w:color="auto"/>
      </w:divBdr>
    </w:div>
    <w:div w:id="1905752802">
      <w:bodyDiv w:val="1"/>
      <w:marLeft w:val="0"/>
      <w:marRight w:val="0"/>
      <w:marTop w:val="0"/>
      <w:marBottom w:val="0"/>
      <w:divBdr>
        <w:top w:val="none" w:sz="0" w:space="0" w:color="auto"/>
        <w:left w:val="none" w:sz="0" w:space="0" w:color="auto"/>
        <w:bottom w:val="none" w:sz="0" w:space="0" w:color="auto"/>
        <w:right w:val="none" w:sz="0" w:space="0" w:color="auto"/>
      </w:divBdr>
    </w:div>
    <w:div w:id="1906066853">
      <w:bodyDiv w:val="1"/>
      <w:marLeft w:val="0"/>
      <w:marRight w:val="0"/>
      <w:marTop w:val="0"/>
      <w:marBottom w:val="0"/>
      <w:divBdr>
        <w:top w:val="none" w:sz="0" w:space="0" w:color="auto"/>
        <w:left w:val="none" w:sz="0" w:space="0" w:color="auto"/>
        <w:bottom w:val="none" w:sz="0" w:space="0" w:color="auto"/>
        <w:right w:val="none" w:sz="0" w:space="0" w:color="auto"/>
      </w:divBdr>
    </w:div>
    <w:div w:id="1913421243">
      <w:bodyDiv w:val="1"/>
      <w:marLeft w:val="0"/>
      <w:marRight w:val="0"/>
      <w:marTop w:val="0"/>
      <w:marBottom w:val="0"/>
      <w:divBdr>
        <w:top w:val="none" w:sz="0" w:space="0" w:color="auto"/>
        <w:left w:val="none" w:sz="0" w:space="0" w:color="auto"/>
        <w:bottom w:val="none" w:sz="0" w:space="0" w:color="auto"/>
        <w:right w:val="none" w:sz="0" w:space="0" w:color="auto"/>
      </w:divBdr>
    </w:div>
    <w:div w:id="1914467593">
      <w:bodyDiv w:val="1"/>
      <w:marLeft w:val="0"/>
      <w:marRight w:val="0"/>
      <w:marTop w:val="0"/>
      <w:marBottom w:val="0"/>
      <w:divBdr>
        <w:top w:val="none" w:sz="0" w:space="0" w:color="auto"/>
        <w:left w:val="none" w:sz="0" w:space="0" w:color="auto"/>
        <w:bottom w:val="none" w:sz="0" w:space="0" w:color="auto"/>
        <w:right w:val="none" w:sz="0" w:space="0" w:color="auto"/>
      </w:divBdr>
    </w:div>
    <w:div w:id="1914508681">
      <w:bodyDiv w:val="1"/>
      <w:marLeft w:val="0"/>
      <w:marRight w:val="0"/>
      <w:marTop w:val="0"/>
      <w:marBottom w:val="0"/>
      <w:divBdr>
        <w:top w:val="none" w:sz="0" w:space="0" w:color="auto"/>
        <w:left w:val="none" w:sz="0" w:space="0" w:color="auto"/>
        <w:bottom w:val="none" w:sz="0" w:space="0" w:color="auto"/>
        <w:right w:val="none" w:sz="0" w:space="0" w:color="auto"/>
      </w:divBdr>
    </w:div>
    <w:div w:id="1917085062">
      <w:bodyDiv w:val="1"/>
      <w:marLeft w:val="0"/>
      <w:marRight w:val="0"/>
      <w:marTop w:val="0"/>
      <w:marBottom w:val="0"/>
      <w:divBdr>
        <w:top w:val="none" w:sz="0" w:space="0" w:color="auto"/>
        <w:left w:val="none" w:sz="0" w:space="0" w:color="auto"/>
        <w:bottom w:val="none" w:sz="0" w:space="0" w:color="auto"/>
        <w:right w:val="none" w:sz="0" w:space="0" w:color="auto"/>
      </w:divBdr>
    </w:div>
    <w:div w:id="1917586496">
      <w:bodyDiv w:val="1"/>
      <w:marLeft w:val="0"/>
      <w:marRight w:val="0"/>
      <w:marTop w:val="0"/>
      <w:marBottom w:val="0"/>
      <w:divBdr>
        <w:top w:val="none" w:sz="0" w:space="0" w:color="auto"/>
        <w:left w:val="none" w:sz="0" w:space="0" w:color="auto"/>
        <w:bottom w:val="none" w:sz="0" w:space="0" w:color="auto"/>
        <w:right w:val="none" w:sz="0" w:space="0" w:color="auto"/>
      </w:divBdr>
    </w:div>
    <w:div w:id="1923709914">
      <w:bodyDiv w:val="1"/>
      <w:marLeft w:val="0"/>
      <w:marRight w:val="0"/>
      <w:marTop w:val="0"/>
      <w:marBottom w:val="0"/>
      <w:divBdr>
        <w:top w:val="none" w:sz="0" w:space="0" w:color="auto"/>
        <w:left w:val="none" w:sz="0" w:space="0" w:color="auto"/>
        <w:bottom w:val="none" w:sz="0" w:space="0" w:color="auto"/>
        <w:right w:val="none" w:sz="0" w:space="0" w:color="auto"/>
      </w:divBdr>
    </w:div>
    <w:div w:id="1926454022">
      <w:bodyDiv w:val="1"/>
      <w:marLeft w:val="0"/>
      <w:marRight w:val="0"/>
      <w:marTop w:val="0"/>
      <w:marBottom w:val="0"/>
      <w:divBdr>
        <w:top w:val="none" w:sz="0" w:space="0" w:color="auto"/>
        <w:left w:val="none" w:sz="0" w:space="0" w:color="auto"/>
        <w:bottom w:val="none" w:sz="0" w:space="0" w:color="auto"/>
        <w:right w:val="none" w:sz="0" w:space="0" w:color="auto"/>
      </w:divBdr>
    </w:div>
    <w:div w:id="1929188019">
      <w:bodyDiv w:val="1"/>
      <w:marLeft w:val="0"/>
      <w:marRight w:val="0"/>
      <w:marTop w:val="0"/>
      <w:marBottom w:val="0"/>
      <w:divBdr>
        <w:top w:val="none" w:sz="0" w:space="0" w:color="auto"/>
        <w:left w:val="none" w:sz="0" w:space="0" w:color="auto"/>
        <w:bottom w:val="none" w:sz="0" w:space="0" w:color="auto"/>
        <w:right w:val="none" w:sz="0" w:space="0" w:color="auto"/>
      </w:divBdr>
    </w:div>
    <w:div w:id="1929191995">
      <w:bodyDiv w:val="1"/>
      <w:marLeft w:val="0"/>
      <w:marRight w:val="0"/>
      <w:marTop w:val="0"/>
      <w:marBottom w:val="0"/>
      <w:divBdr>
        <w:top w:val="none" w:sz="0" w:space="0" w:color="auto"/>
        <w:left w:val="none" w:sz="0" w:space="0" w:color="auto"/>
        <w:bottom w:val="none" w:sz="0" w:space="0" w:color="auto"/>
        <w:right w:val="none" w:sz="0" w:space="0" w:color="auto"/>
      </w:divBdr>
    </w:div>
    <w:div w:id="1929734106">
      <w:bodyDiv w:val="1"/>
      <w:marLeft w:val="0"/>
      <w:marRight w:val="0"/>
      <w:marTop w:val="0"/>
      <w:marBottom w:val="0"/>
      <w:divBdr>
        <w:top w:val="none" w:sz="0" w:space="0" w:color="auto"/>
        <w:left w:val="none" w:sz="0" w:space="0" w:color="auto"/>
        <w:bottom w:val="none" w:sz="0" w:space="0" w:color="auto"/>
        <w:right w:val="none" w:sz="0" w:space="0" w:color="auto"/>
      </w:divBdr>
    </w:div>
    <w:div w:id="1930314211">
      <w:bodyDiv w:val="1"/>
      <w:marLeft w:val="0"/>
      <w:marRight w:val="0"/>
      <w:marTop w:val="0"/>
      <w:marBottom w:val="0"/>
      <w:divBdr>
        <w:top w:val="none" w:sz="0" w:space="0" w:color="auto"/>
        <w:left w:val="none" w:sz="0" w:space="0" w:color="auto"/>
        <w:bottom w:val="none" w:sz="0" w:space="0" w:color="auto"/>
        <w:right w:val="none" w:sz="0" w:space="0" w:color="auto"/>
      </w:divBdr>
    </w:div>
    <w:div w:id="1930580454">
      <w:bodyDiv w:val="1"/>
      <w:marLeft w:val="0"/>
      <w:marRight w:val="0"/>
      <w:marTop w:val="0"/>
      <w:marBottom w:val="0"/>
      <w:divBdr>
        <w:top w:val="none" w:sz="0" w:space="0" w:color="auto"/>
        <w:left w:val="none" w:sz="0" w:space="0" w:color="auto"/>
        <w:bottom w:val="none" w:sz="0" w:space="0" w:color="auto"/>
        <w:right w:val="none" w:sz="0" w:space="0" w:color="auto"/>
      </w:divBdr>
    </w:div>
    <w:div w:id="1931616270">
      <w:bodyDiv w:val="1"/>
      <w:marLeft w:val="0"/>
      <w:marRight w:val="0"/>
      <w:marTop w:val="0"/>
      <w:marBottom w:val="0"/>
      <w:divBdr>
        <w:top w:val="none" w:sz="0" w:space="0" w:color="auto"/>
        <w:left w:val="none" w:sz="0" w:space="0" w:color="auto"/>
        <w:bottom w:val="none" w:sz="0" w:space="0" w:color="auto"/>
        <w:right w:val="none" w:sz="0" w:space="0" w:color="auto"/>
      </w:divBdr>
    </w:div>
    <w:div w:id="1936860505">
      <w:bodyDiv w:val="1"/>
      <w:marLeft w:val="0"/>
      <w:marRight w:val="0"/>
      <w:marTop w:val="0"/>
      <w:marBottom w:val="0"/>
      <w:divBdr>
        <w:top w:val="none" w:sz="0" w:space="0" w:color="auto"/>
        <w:left w:val="none" w:sz="0" w:space="0" w:color="auto"/>
        <w:bottom w:val="none" w:sz="0" w:space="0" w:color="auto"/>
        <w:right w:val="none" w:sz="0" w:space="0" w:color="auto"/>
      </w:divBdr>
    </w:div>
    <w:div w:id="1937714096">
      <w:bodyDiv w:val="1"/>
      <w:marLeft w:val="0"/>
      <w:marRight w:val="0"/>
      <w:marTop w:val="0"/>
      <w:marBottom w:val="0"/>
      <w:divBdr>
        <w:top w:val="none" w:sz="0" w:space="0" w:color="auto"/>
        <w:left w:val="none" w:sz="0" w:space="0" w:color="auto"/>
        <w:bottom w:val="none" w:sz="0" w:space="0" w:color="auto"/>
        <w:right w:val="none" w:sz="0" w:space="0" w:color="auto"/>
      </w:divBdr>
    </w:div>
    <w:div w:id="1937782311">
      <w:bodyDiv w:val="1"/>
      <w:marLeft w:val="0"/>
      <w:marRight w:val="0"/>
      <w:marTop w:val="0"/>
      <w:marBottom w:val="0"/>
      <w:divBdr>
        <w:top w:val="none" w:sz="0" w:space="0" w:color="auto"/>
        <w:left w:val="none" w:sz="0" w:space="0" w:color="auto"/>
        <w:bottom w:val="none" w:sz="0" w:space="0" w:color="auto"/>
        <w:right w:val="none" w:sz="0" w:space="0" w:color="auto"/>
      </w:divBdr>
    </w:div>
    <w:div w:id="1940210805">
      <w:bodyDiv w:val="1"/>
      <w:marLeft w:val="0"/>
      <w:marRight w:val="0"/>
      <w:marTop w:val="0"/>
      <w:marBottom w:val="0"/>
      <w:divBdr>
        <w:top w:val="none" w:sz="0" w:space="0" w:color="auto"/>
        <w:left w:val="none" w:sz="0" w:space="0" w:color="auto"/>
        <w:bottom w:val="none" w:sz="0" w:space="0" w:color="auto"/>
        <w:right w:val="none" w:sz="0" w:space="0" w:color="auto"/>
      </w:divBdr>
    </w:div>
    <w:div w:id="1940485808">
      <w:bodyDiv w:val="1"/>
      <w:marLeft w:val="0"/>
      <w:marRight w:val="0"/>
      <w:marTop w:val="0"/>
      <w:marBottom w:val="0"/>
      <w:divBdr>
        <w:top w:val="none" w:sz="0" w:space="0" w:color="auto"/>
        <w:left w:val="none" w:sz="0" w:space="0" w:color="auto"/>
        <w:bottom w:val="none" w:sz="0" w:space="0" w:color="auto"/>
        <w:right w:val="none" w:sz="0" w:space="0" w:color="auto"/>
      </w:divBdr>
    </w:div>
    <w:div w:id="1942059869">
      <w:bodyDiv w:val="1"/>
      <w:marLeft w:val="0"/>
      <w:marRight w:val="0"/>
      <w:marTop w:val="0"/>
      <w:marBottom w:val="0"/>
      <w:divBdr>
        <w:top w:val="none" w:sz="0" w:space="0" w:color="auto"/>
        <w:left w:val="none" w:sz="0" w:space="0" w:color="auto"/>
        <w:bottom w:val="none" w:sz="0" w:space="0" w:color="auto"/>
        <w:right w:val="none" w:sz="0" w:space="0" w:color="auto"/>
      </w:divBdr>
    </w:div>
    <w:div w:id="1942180945">
      <w:bodyDiv w:val="1"/>
      <w:marLeft w:val="0"/>
      <w:marRight w:val="0"/>
      <w:marTop w:val="0"/>
      <w:marBottom w:val="0"/>
      <w:divBdr>
        <w:top w:val="none" w:sz="0" w:space="0" w:color="auto"/>
        <w:left w:val="none" w:sz="0" w:space="0" w:color="auto"/>
        <w:bottom w:val="none" w:sz="0" w:space="0" w:color="auto"/>
        <w:right w:val="none" w:sz="0" w:space="0" w:color="auto"/>
      </w:divBdr>
    </w:div>
    <w:div w:id="1944337596">
      <w:bodyDiv w:val="1"/>
      <w:marLeft w:val="0"/>
      <w:marRight w:val="0"/>
      <w:marTop w:val="0"/>
      <w:marBottom w:val="0"/>
      <w:divBdr>
        <w:top w:val="none" w:sz="0" w:space="0" w:color="auto"/>
        <w:left w:val="none" w:sz="0" w:space="0" w:color="auto"/>
        <w:bottom w:val="none" w:sz="0" w:space="0" w:color="auto"/>
        <w:right w:val="none" w:sz="0" w:space="0" w:color="auto"/>
      </w:divBdr>
    </w:div>
    <w:div w:id="1947425106">
      <w:bodyDiv w:val="1"/>
      <w:marLeft w:val="0"/>
      <w:marRight w:val="0"/>
      <w:marTop w:val="0"/>
      <w:marBottom w:val="0"/>
      <w:divBdr>
        <w:top w:val="none" w:sz="0" w:space="0" w:color="auto"/>
        <w:left w:val="none" w:sz="0" w:space="0" w:color="auto"/>
        <w:bottom w:val="none" w:sz="0" w:space="0" w:color="auto"/>
        <w:right w:val="none" w:sz="0" w:space="0" w:color="auto"/>
      </w:divBdr>
    </w:div>
    <w:div w:id="1948197115">
      <w:bodyDiv w:val="1"/>
      <w:marLeft w:val="0"/>
      <w:marRight w:val="0"/>
      <w:marTop w:val="0"/>
      <w:marBottom w:val="0"/>
      <w:divBdr>
        <w:top w:val="none" w:sz="0" w:space="0" w:color="auto"/>
        <w:left w:val="none" w:sz="0" w:space="0" w:color="auto"/>
        <w:bottom w:val="none" w:sz="0" w:space="0" w:color="auto"/>
        <w:right w:val="none" w:sz="0" w:space="0" w:color="auto"/>
      </w:divBdr>
      <w:divsChild>
        <w:div w:id="113984103">
          <w:marLeft w:val="640"/>
          <w:marRight w:val="0"/>
          <w:marTop w:val="0"/>
          <w:marBottom w:val="0"/>
          <w:divBdr>
            <w:top w:val="none" w:sz="0" w:space="0" w:color="auto"/>
            <w:left w:val="none" w:sz="0" w:space="0" w:color="auto"/>
            <w:bottom w:val="none" w:sz="0" w:space="0" w:color="auto"/>
            <w:right w:val="none" w:sz="0" w:space="0" w:color="auto"/>
          </w:divBdr>
        </w:div>
        <w:div w:id="324863213">
          <w:marLeft w:val="640"/>
          <w:marRight w:val="0"/>
          <w:marTop w:val="0"/>
          <w:marBottom w:val="0"/>
          <w:divBdr>
            <w:top w:val="none" w:sz="0" w:space="0" w:color="auto"/>
            <w:left w:val="none" w:sz="0" w:space="0" w:color="auto"/>
            <w:bottom w:val="none" w:sz="0" w:space="0" w:color="auto"/>
            <w:right w:val="none" w:sz="0" w:space="0" w:color="auto"/>
          </w:divBdr>
        </w:div>
        <w:div w:id="712075761">
          <w:marLeft w:val="640"/>
          <w:marRight w:val="0"/>
          <w:marTop w:val="0"/>
          <w:marBottom w:val="0"/>
          <w:divBdr>
            <w:top w:val="none" w:sz="0" w:space="0" w:color="auto"/>
            <w:left w:val="none" w:sz="0" w:space="0" w:color="auto"/>
            <w:bottom w:val="none" w:sz="0" w:space="0" w:color="auto"/>
            <w:right w:val="none" w:sz="0" w:space="0" w:color="auto"/>
          </w:divBdr>
        </w:div>
        <w:div w:id="1883593875">
          <w:marLeft w:val="640"/>
          <w:marRight w:val="0"/>
          <w:marTop w:val="0"/>
          <w:marBottom w:val="0"/>
          <w:divBdr>
            <w:top w:val="none" w:sz="0" w:space="0" w:color="auto"/>
            <w:left w:val="none" w:sz="0" w:space="0" w:color="auto"/>
            <w:bottom w:val="none" w:sz="0" w:space="0" w:color="auto"/>
            <w:right w:val="none" w:sz="0" w:space="0" w:color="auto"/>
          </w:divBdr>
        </w:div>
        <w:div w:id="1992176736">
          <w:marLeft w:val="640"/>
          <w:marRight w:val="0"/>
          <w:marTop w:val="0"/>
          <w:marBottom w:val="0"/>
          <w:divBdr>
            <w:top w:val="none" w:sz="0" w:space="0" w:color="auto"/>
            <w:left w:val="none" w:sz="0" w:space="0" w:color="auto"/>
            <w:bottom w:val="none" w:sz="0" w:space="0" w:color="auto"/>
            <w:right w:val="none" w:sz="0" w:space="0" w:color="auto"/>
          </w:divBdr>
        </w:div>
        <w:div w:id="2120100698">
          <w:marLeft w:val="640"/>
          <w:marRight w:val="0"/>
          <w:marTop w:val="0"/>
          <w:marBottom w:val="0"/>
          <w:divBdr>
            <w:top w:val="none" w:sz="0" w:space="0" w:color="auto"/>
            <w:left w:val="none" w:sz="0" w:space="0" w:color="auto"/>
            <w:bottom w:val="none" w:sz="0" w:space="0" w:color="auto"/>
            <w:right w:val="none" w:sz="0" w:space="0" w:color="auto"/>
          </w:divBdr>
        </w:div>
      </w:divsChild>
    </w:div>
    <w:div w:id="1949191307">
      <w:bodyDiv w:val="1"/>
      <w:marLeft w:val="0"/>
      <w:marRight w:val="0"/>
      <w:marTop w:val="0"/>
      <w:marBottom w:val="0"/>
      <w:divBdr>
        <w:top w:val="none" w:sz="0" w:space="0" w:color="auto"/>
        <w:left w:val="none" w:sz="0" w:space="0" w:color="auto"/>
        <w:bottom w:val="none" w:sz="0" w:space="0" w:color="auto"/>
        <w:right w:val="none" w:sz="0" w:space="0" w:color="auto"/>
      </w:divBdr>
    </w:div>
    <w:div w:id="1949583085">
      <w:bodyDiv w:val="1"/>
      <w:marLeft w:val="0"/>
      <w:marRight w:val="0"/>
      <w:marTop w:val="0"/>
      <w:marBottom w:val="0"/>
      <w:divBdr>
        <w:top w:val="none" w:sz="0" w:space="0" w:color="auto"/>
        <w:left w:val="none" w:sz="0" w:space="0" w:color="auto"/>
        <w:bottom w:val="none" w:sz="0" w:space="0" w:color="auto"/>
        <w:right w:val="none" w:sz="0" w:space="0" w:color="auto"/>
      </w:divBdr>
    </w:div>
    <w:div w:id="1949846517">
      <w:bodyDiv w:val="1"/>
      <w:marLeft w:val="0"/>
      <w:marRight w:val="0"/>
      <w:marTop w:val="0"/>
      <w:marBottom w:val="0"/>
      <w:divBdr>
        <w:top w:val="none" w:sz="0" w:space="0" w:color="auto"/>
        <w:left w:val="none" w:sz="0" w:space="0" w:color="auto"/>
        <w:bottom w:val="none" w:sz="0" w:space="0" w:color="auto"/>
        <w:right w:val="none" w:sz="0" w:space="0" w:color="auto"/>
      </w:divBdr>
    </w:div>
    <w:div w:id="1953391951">
      <w:bodyDiv w:val="1"/>
      <w:marLeft w:val="0"/>
      <w:marRight w:val="0"/>
      <w:marTop w:val="0"/>
      <w:marBottom w:val="0"/>
      <w:divBdr>
        <w:top w:val="none" w:sz="0" w:space="0" w:color="auto"/>
        <w:left w:val="none" w:sz="0" w:space="0" w:color="auto"/>
        <w:bottom w:val="none" w:sz="0" w:space="0" w:color="auto"/>
        <w:right w:val="none" w:sz="0" w:space="0" w:color="auto"/>
      </w:divBdr>
    </w:div>
    <w:div w:id="1954507497">
      <w:bodyDiv w:val="1"/>
      <w:marLeft w:val="0"/>
      <w:marRight w:val="0"/>
      <w:marTop w:val="0"/>
      <w:marBottom w:val="0"/>
      <w:divBdr>
        <w:top w:val="none" w:sz="0" w:space="0" w:color="auto"/>
        <w:left w:val="none" w:sz="0" w:space="0" w:color="auto"/>
        <w:bottom w:val="none" w:sz="0" w:space="0" w:color="auto"/>
        <w:right w:val="none" w:sz="0" w:space="0" w:color="auto"/>
      </w:divBdr>
    </w:div>
    <w:div w:id="1956404195">
      <w:bodyDiv w:val="1"/>
      <w:marLeft w:val="0"/>
      <w:marRight w:val="0"/>
      <w:marTop w:val="0"/>
      <w:marBottom w:val="0"/>
      <w:divBdr>
        <w:top w:val="none" w:sz="0" w:space="0" w:color="auto"/>
        <w:left w:val="none" w:sz="0" w:space="0" w:color="auto"/>
        <w:bottom w:val="none" w:sz="0" w:space="0" w:color="auto"/>
        <w:right w:val="none" w:sz="0" w:space="0" w:color="auto"/>
      </w:divBdr>
    </w:div>
    <w:div w:id="1957329584">
      <w:bodyDiv w:val="1"/>
      <w:marLeft w:val="0"/>
      <w:marRight w:val="0"/>
      <w:marTop w:val="0"/>
      <w:marBottom w:val="0"/>
      <w:divBdr>
        <w:top w:val="none" w:sz="0" w:space="0" w:color="auto"/>
        <w:left w:val="none" w:sz="0" w:space="0" w:color="auto"/>
        <w:bottom w:val="none" w:sz="0" w:space="0" w:color="auto"/>
        <w:right w:val="none" w:sz="0" w:space="0" w:color="auto"/>
      </w:divBdr>
    </w:div>
    <w:div w:id="1958413421">
      <w:bodyDiv w:val="1"/>
      <w:marLeft w:val="0"/>
      <w:marRight w:val="0"/>
      <w:marTop w:val="0"/>
      <w:marBottom w:val="0"/>
      <w:divBdr>
        <w:top w:val="none" w:sz="0" w:space="0" w:color="auto"/>
        <w:left w:val="none" w:sz="0" w:space="0" w:color="auto"/>
        <w:bottom w:val="none" w:sz="0" w:space="0" w:color="auto"/>
        <w:right w:val="none" w:sz="0" w:space="0" w:color="auto"/>
      </w:divBdr>
    </w:div>
    <w:div w:id="1958829497">
      <w:bodyDiv w:val="1"/>
      <w:marLeft w:val="0"/>
      <w:marRight w:val="0"/>
      <w:marTop w:val="0"/>
      <w:marBottom w:val="0"/>
      <w:divBdr>
        <w:top w:val="none" w:sz="0" w:space="0" w:color="auto"/>
        <w:left w:val="none" w:sz="0" w:space="0" w:color="auto"/>
        <w:bottom w:val="none" w:sz="0" w:space="0" w:color="auto"/>
        <w:right w:val="none" w:sz="0" w:space="0" w:color="auto"/>
      </w:divBdr>
    </w:div>
    <w:div w:id="1961643501">
      <w:bodyDiv w:val="1"/>
      <w:marLeft w:val="0"/>
      <w:marRight w:val="0"/>
      <w:marTop w:val="0"/>
      <w:marBottom w:val="0"/>
      <w:divBdr>
        <w:top w:val="none" w:sz="0" w:space="0" w:color="auto"/>
        <w:left w:val="none" w:sz="0" w:space="0" w:color="auto"/>
        <w:bottom w:val="none" w:sz="0" w:space="0" w:color="auto"/>
        <w:right w:val="none" w:sz="0" w:space="0" w:color="auto"/>
      </w:divBdr>
    </w:div>
    <w:div w:id="1967393410">
      <w:bodyDiv w:val="1"/>
      <w:marLeft w:val="0"/>
      <w:marRight w:val="0"/>
      <w:marTop w:val="0"/>
      <w:marBottom w:val="0"/>
      <w:divBdr>
        <w:top w:val="none" w:sz="0" w:space="0" w:color="auto"/>
        <w:left w:val="none" w:sz="0" w:space="0" w:color="auto"/>
        <w:bottom w:val="none" w:sz="0" w:space="0" w:color="auto"/>
        <w:right w:val="none" w:sz="0" w:space="0" w:color="auto"/>
      </w:divBdr>
    </w:div>
    <w:div w:id="1969434107">
      <w:bodyDiv w:val="1"/>
      <w:marLeft w:val="0"/>
      <w:marRight w:val="0"/>
      <w:marTop w:val="0"/>
      <w:marBottom w:val="0"/>
      <w:divBdr>
        <w:top w:val="none" w:sz="0" w:space="0" w:color="auto"/>
        <w:left w:val="none" w:sz="0" w:space="0" w:color="auto"/>
        <w:bottom w:val="none" w:sz="0" w:space="0" w:color="auto"/>
        <w:right w:val="none" w:sz="0" w:space="0" w:color="auto"/>
      </w:divBdr>
    </w:div>
    <w:div w:id="1969822538">
      <w:bodyDiv w:val="1"/>
      <w:marLeft w:val="0"/>
      <w:marRight w:val="0"/>
      <w:marTop w:val="0"/>
      <w:marBottom w:val="0"/>
      <w:divBdr>
        <w:top w:val="none" w:sz="0" w:space="0" w:color="auto"/>
        <w:left w:val="none" w:sz="0" w:space="0" w:color="auto"/>
        <w:bottom w:val="none" w:sz="0" w:space="0" w:color="auto"/>
        <w:right w:val="none" w:sz="0" w:space="0" w:color="auto"/>
      </w:divBdr>
    </w:div>
    <w:div w:id="1969896077">
      <w:bodyDiv w:val="1"/>
      <w:marLeft w:val="0"/>
      <w:marRight w:val="0"/>
      <w:marTop w:val="0"/>
      <w:marBottom w:val="0"/>
      <w:divBdr>
        <w:top w:val="none" w:sz="0" w:space="0" w:color="auto"/>
        <w:left w:val="none" w:sz="0" w:space="0" w:color="auto"/>
        <w:bottom w:val="none" w:sz="0" w:space="0" w:color="auto"/>
        <w:right w:val="none" w:sz="0" w:space="0" w:color="auto"/>
      </w:divBdr>
    </w:div>
    <w:div w:id="1969898159">
      <w:bodyDiv w:val="1"/>
      <w:marLeft w:val="0"/>
      <w:marRight w:val="0"/>
      <w:marTop w:val="0"/>
      <w:marBottom w:val="0"/>
      <w:divBdr>
        <w:top w:val="none" w:sz="0" w:space="0" w:color="auto"/>
        <w:left w:val="none" w:sz="0" w:space="0" w:color="auto"/>
        <w:bottom w:val="none" w:sz="0" w:space="0" w:color="auto"/>
        <w:right w:val="none" w:sz="0" w:space="0" w:color="auto"/>
      </w:divBdr>
    </w:div>
    <w:div w:id="1970817426">
      <w:bodyDiv w:val="1"/>
      <w:marLeft w:val="0"/>
      <w:marRight w:val="0"/>
      <w:marTop w:val="0"/>
      <w:marBottom w:val="0"/>
      <w:divBdr>
        <w:top w:val="none" w:sz="0" w:space="0" w:color="auto"/>
        <w:left w:val="none" w:sz="0" w:space="0" w:color="auto"/>
        <w:bottom w:val="none" w:sz="0" w:space="0" w:color="auto"/>
        <w:right w:val="none" w:sz="0" w:space="0" w:color="auto"/>
      </w:divBdr>
    </w:div>
    <w:div w:id="1973633644">
      <w:bodyDiv w:val="1"/>
      <w:marLeft w:val="0"/>
      <w:marRight w:val="0"/>
      <w:marTop w:val="0"/>
      <w:marBottom w:val="0"/>
      <w:divBdr>
        <w:top w:val="none" w:sz="0" w:space="0" w:color="auto"/>
        <w:left w:val="none" w:sz="0" w:space="0" w:color="auto"/>
        <w:bottom w:val="none" w:sz="0" w:space="0" w:color="auto"/>
        <w:right w:val="none" w:sz="0" w:space="0" w:color="auto"/>
      </w:divBdr>
    </w:div>
    <w:div w:id="1974406682">
      <w:bodyDiv w:val="1"/>
      <w:marLeft w:val="0"/>
      <w:marRight w:val="0"/>
      <w:marTop w:val="0"/>
      <w:marBottom w:val="0"/>
      <w:divBdr>
        <w:top w:val="none" w:sz="0" w:space="0" w:color="auto"/>
        <w:left w:val="none" w:sz="0" w:space="0" w:color="auto"/>
        <w:bottom w:val="none" w:sz="0" w:space="0" w:color="auto"/>
        <w:right w:val="none" w:sz="0" w:space="0" w:color="auto"/>
      </w:divBdr>
    </w:div>
    <w:div w:id="1975137999">
      <w:bodyDiv w:val="1"/>
      <w:marLeft w:val="0"/>
      <w:marRight w:val="0"/>
      <w:marTop w:val="0"/>
      <w:marBottom w:val="0"/>
      <w:divBdr>
        <w:top w:val="none" w:sz="0" w:space="0" w:color="auto"/>
        <w:left w:val="none" w:sz="0" w:space="0" w:color="auto"/>
        <w:bottom w:val="none" w:sz="0" w:space="0" w:color="auto"/>
        <w:right w:val="none" w:sz="0" w:space="0" w:color="auto"/>
      </w:divBdr>
    </w:div>
    <w:div w:id="1978796786">
      <w:bodyDiv w:val="1"/>
      <w:marLeft w:val="0"/>
      <w:marRight w:val="0"/>
      <w:marTop w:val="0"/>
      <w:marBottom w:val="0"/>
      <w:divBdr>
        <w:top w:val="none" w:sz="0" w:space="0" w:color="auto"/>
        <w:left w:val="none" w:sz="0" w:space="0" w:color="auto"/>
        <w:bottom w:val="none" w:sz="0" w:space="0" w:color="auto"/>
        <w:right w:val="none" w:sz="0" w:space="0" w:color="auto"/>
      </w:divBdr>
    </w:div>
    <w:div w:id="1979457841">
      <w:bodyDiv w:val="1"/>
      <w:marLeft w:val="0"/>
      <w:marRight w:val="0"/>
      <w:marTop w:val="0"/>
      <w:marBottom w:val="0"/>
      <w:divBdr>
        <w:top w:val="none" w:sz="0" w:space="0" w:color="auto"/>
        <w:left w:val="none" w:sz="0" w:space="0" w:color="auto"/>
        <w:bottom w:val="none" w:sz="0" w:space="0" w:color="auto"/>
        <w:right w:val="none" w:sz="0" w:space="0" w:color="auto"/>
      </w:divBdr>
    </w:div>
    <w:div w:id="1979532183">
      <w:bodyDiv w:val="1"/>
      <w:marLeft w:val="0"/>
      <w:marRight w:val="0"/>
      <w:marTop w:val="0"/>
      <w:marBottom w:val="0"/>
      <w:divBdr>
        <w:top w:val="none" w:sz="0" w:space="0" w:color="auto"/>
        <w:left w:val="none" w:sz="0" w:space="0" w:color="auto"/>
        <w:bottom w:val="none" w:sz="0" w:space="0" w:color="auto"/>
        <w:right w:val="none" w:sz="0" w:space="0" w:color="auto"/>
      </w:divBdr>
    </w:div>
    <w:div w:id="1981839975">
      <w:bodyDiv w:val="1"/>
      <w:marLeft w:val="0"/>
      <w:marRight w:val="0"/>
      <w:marTop w:val="0"/>
      <w:marBottom w:val="0"/>
      <w:divBdr>
        <w:top w:val="none" w:sz="0" w:space="0" w:color="auto"/>
        <w:left w:val="none" w:sz="0" w:space="0" w:color="auto"/>
        <w:bottom w:val="none" w:sz="0" w:space="0" w:color="auto"/>
        <w:right w:val="none" w:sz="0" w:space="0" w:color="auto"/>
      </w:divBdr>
    </w:div>
    <w:div w:id="1984432882">
      <w:bodyDiv w:val="1"/>
      <w:marLeft w:val="0"/>
      <w:marRight w:val="0"/>
      <w:marTop w:val="0"/>
      <w:marBottom w:val="0"/>
      <w:divBdr>
        <w:top w:val="none" w:sz="0" w:space="0" w:color="auto"/>
        <w:left w:val="none" w:sz="0" w:space="0" w:color="auto"/>
        <w:bottom w:val="none" w:sz="0" w:space="0" w:color="auto"/>
        <w:right w:val="none" w:sz="0" w:space="0" w:color="auto"/>
      </w:divBdr>
    </w:div>
    <w:div w:id="1986199604">
      <w:bodyDiv w:val="1"/>
      <w:marLeft w:val="0"/>
      <w:marRight w:val="0"/>
      <w:marTop w:val="0"/>
      <w:marBottom w:val="0"/>
      <w:divBdr>
        <w:top w:val="none" w:sz="0" w:space="0" w:color="auto"/>
        <w:left w:val="none" w:sz="0" w:space="0" w:color="auto"/>
        <w:bottom w:val="none" w:sz="0" w:space="0" w:color="auto"/>
        <w:right w:val="none" w:sz="0" w:space="0" w:color="auto"/>
      </w:divBdr>
    </w:div>
    <w:div w:id="1987125932">
      <w:bodyDiv w:val="1"/>
      <w:marLeft w:val="0"/>
      <w:marRight w:val="0"/>
      <w:marTop w:val="0"/>
      <w:marBottom w:val="0"/>
      <w:divBdr>
        <w:top w:val="none" w:sz="0" w:space="0" w:color="auto"/>
        <w:left w:val="none" w:sz="0" w:space="0" w:color="auto"/>
        <w:bottom w:val="none" w:sz="0" w:space="0" w:color="auto"/>
        <w:right w:val="none" w:sz="0" w:space="0" w:color="auto"/>
      </w:divBdr>
    </w:div>
    <w:div w:id="1989169292">
      <w:bodyDiv w:val="1"/>
      <w:marLeft w:val="0"/>
      <w:marRight w:val="0"/>
      <w:marTop w:val="0"/>
      <w:marBottom w:val="0"/>
      <w:divBdr>
        <w:top w:val="none" w:sz="0" w:space="0" w:color="auto"/>
        <w:left w:val="none" w:sz="0" w:space="0" w:color="auto"/>
        <w:bottom w:val="none" w:sz="0" w:space="0" w:color="auto"/>
        <w:right w:val="none" w:sz="0" w:space="0" w:color="auto"/>
      </w:divBdr>
    </w:div>
    <w:div w:id="1991013109">
      <w:bodyDiv w:val="1"/>
      <w:marLeft w:val="0"/>
      <w:marRight w:val="0"/>
      <w:marTop w:val="0"/>
      <w:marBottom w:val="0"/>
      <w:divBdr>
        <w:top w:val="none" w:sz="0" w:space="0" w:color="auto"/>
        <w:left w:val="none" w:sz="0" w:space="0" w:color="auto"/>
        <w:bottom w:val="none" w:sz="0" w:space="0" w:color="auto"/>
        <w:right w:val="none" w:sz="0" w:space="0" w:color="auto"/>
      </w:divBdr>
    </w:div>
    <w:div w:id="1991589941">
      <w:bodyDiv w:val="1"/>
      <w:marLeft w:val="0"/>
      <w:marRight w:val="0"/>
      <w:marTop w:val="0"/>
      <w:marBottom w:val="0"/>
      <w:divBdr>
        <w:top w:val="none" w:sz="0" w:space="0" w:color="auto"/>
        <w:left w:val="none" w:sz="0" w:space="0" w:color="auto"/>
        <w:bottom w:val="none" w:sz="0" w:space="0" w:color="auto"/>
        <w:right w:val="none" w:sz="0" w:space="0" w:color="auto"/>
      </w:divBdr>
    </w:div>
    <w:div w:id="1991907393">
      <w:bodyDiv w:val="1"/>
      <w:marLeft w:val="0"/>
      <w:marRight w:val="0"/>
      <w:marTop w:val="0"/>
      <w:marBottom w:val="0"/>
      <w:divBdr>
        <w:top w:val="none" w:sz="0" w:space="0" w:color="auto"/>
        <w:left w:val="none" w:sz="0" w:space="0" w:color="auto"/>
        <w:bottom w:val="none" w:sz="0" w:space="0" w:color="auto"/>
        <w:right w:val="none" w:sz="0" w:space="0" w:color="auto"/>
      </w:divBdr>
    </w:div>
    <w:div w:id="1993099704">
      <w:bodyDiv w:val="1"/>
      <w:marLeft w:val="0"/>
      <w:marRight w:val="0"/>
      <w:marTop w:val="0"/>
      <w:marBottom w:val="0"/>
      <w:divBdr>
        <w:top w:val="none" w:sz="0" w:space="0" w:color="auto"/>
        <w:left w:val="none" w:sz="0" w:space="0" w:color="auto"/>
        <w:bottom w:val="none" w:sz="0" w:space="0" w:color="auto"/>
        <w:right w:val="none" w:sz="0" w:space="0" w:color="auto"/>
      </w:divBdr>
    </w:div>
    <w:div w:id="1994599137">
      <w:bodyDiv w:val="1"/>
      <w:marLeft w:val="0"/>
      <w:marRight w:val="0"/>
      <w:marTop w:val="0"/>
      <w:marBottom w:val="0"/>
      <w:divBdr>
        <w:top w:val="none" w:sz="0" w:space="0" w:color="auto"/>
        <w:left w:val="none" w:sz="0" w:space="0" w:color="auto"/>
        <w:bottom w:val="none" w:sz="0" w:space="0" w:color="auto"/>
        <w:right w:val="none" w:sz="0" w:space="0" w:color="auto"/>
      </w:divBdr>
    </w:div>
    <w:div w:id="1995066642">
      <w:bodyDiv w:val="1"/>
      <w:marLeft w:val="0"/>
      <w:marRight w:val="0"/>
      <w:marTop w:val="0"/>
      <w:marBottom w:val="0"/>
      <w:divBdr>
        <w:top w:val="none" w:sz="0" w:space="0" w:color="auto"/>
        <w:left w:val="none" w:sz="0" w:space="0" w:color="auto"/>
        <w:bottom w:val="none" w:sz="0" w:space="0" w:color="auto"/>
        <w:right w:val="none" w:sz="0" w:space="0" w:color="auto"/>
      </w:divBdr>
    </w:div>
    <w:div w:id="1997493154">
      <w:bodyDiv w:val="1"/>
      <w:marLeft w:val="0"/>
      <w:marRight w:val="0"/>
      <w:marTop w:val="0"/>
      <w:marBottom w:val="0"/>
      <w:divBdr>
        <w:top w:val="none" w:sz="0" w:space="0" w:color="auto"/>
        <w:left w:val="none" w:sz="0" w:space="0" w:color="auto"/>
        <w:bottom w:val="none" w:sz="0" w:space="0" w:color="auto"/>
        <w:right w:val="none" w:sz="0" w:space="0" w:color="auto"/>
      </w:divBdr>
    </w:div>
    <w:div w:id="1999721683">
      <w:bodyDiv w:val="1"/>
      <w:marLeft w:val="0"/>
      <w:marRight w:val="0"/>
      <w:marTop w:val="0"/>
      <w:marBottom w:val="0"/>
      <w:divBdr>
        <w:top w:val="none" w:sz="0" w:space="0" w:color="auto"/>
        <w:left w:val="none" w:sz="0" w:space="0" w:color="auto"/>
        <w:bottom w:val="none" w:sz="0" w:space="0" w:color="auto"/>
        <w:right w:val="none" w:sz="0" w:space="0" w:color="auto"/>
      </w:divBdr>
    </w:div>
    <w:div w:id="2003390271">
      <w:bodyDiv w:val="1"/>
      <w:marLeft w:val="0"/>
      <w:marRight w:val="0"/>
      <w:marTop w:val="0"/>
      <w:marBottom w:val="0"/>
      <w:divBdr>
        <w:top w:val="none" w:sz="0" w:space="0" w:color="auto"/>
        <w:left w:val="none" w:sz="0" w:space="0" w:color="auto"/>
        <w:bottom w:val="none" w:sz="0" w:space="0" w:color="auto"/>
        <w:right w:val="none" w:sz="0" w:space="0" w:color="auto"/>
      </w:divBdr>
    </w:div>
    <w:div w:id="2003654411">
      <w:bodyDiv w:val="1"/>
      <w:marLeft w:val="0"/>
      <w:marRight w:val="0"/>
      <w:marTop w:val="0"/>
      <w:marBottom w:val="0"/>
      <w:divBdr>
        <w:top w:val="none" w:sz="0" w:space="0" w:color="auto"/>
        <w:left w:val="none" w:sz="0" w:space="0" w:color="auto"/>
        <w:bottom w:val="none" w:sz="0" w:space="0" w:color="auto"/>
        <w:right w:val="none" w:sz="0" w:space="0" w:color="auto"/>
      </w:divBdr>
    </w:div>
    <w:div w:id="2005818633">
      <w:bodyDiv w:val="1"/>
      <w:marLeft w:val="0"/>
      <w:marRight w:val="0"/>
      <w:marTop w:val="0"/>
      <w:marBottom w:val="0"/>
      <w:divBdr>
        <w:top w:val="none" w:sz="0" w:space="0" w:color="auto"/>
        <w:left w:val="none" w:sz="0" w:space="0" w:color="auto"/>
        <w:bottom w:val="none" w:sz="0" w:space="0" w:color="auto"/>
        <w:right w:val="none" w:sz="0" w:space="0" w:color="auto"/>
      </w:divBdr>
    </w:div>
    <w:div w:id="2006349534">
      <w:bodyDiv w:val="1"/>
      <w:marLeft w:val="0"/>
      <w:marRight w:val="0"/>
      <w:marTop w:val="0"/>
      <w:marBottom w:val="0"/>
      <w:divBdr>
        <w:top w:val="none" w:sz="0" w:space="0" w:color="auto"/>
        <w:left w:val="none" w:sz="0" w:space="0" w:color="auto"/>
        <w:bottom w:val="none" w:sz="0" w:space="0" w:color="auto"/>
        <w:right w:val="none" w:sz="0" w:space="0" w:color="auto"/>
      </w:divBdr>
    </w:div>
    <w:div w:id="2006394924">
      <w:bodyDiv w:val="1"/>
      <w:marLeft w:val="0"/>
      <w:marRight w:val="0"/>
      <w:marTop w:val="0"/>
      <w:marBottom w:val="0"/>
      <w:divBdr>
        <w:top w:val="none" w:sz="0" w:space="0" w:color="auto"/>
        <w:left w:val="none" w:sz="0" w:space="0" w:color="auto"/>
        <w:bottom w:val="none" w:sz="0" w:space="0" w:color="auto"/>
        <w:right w:val="none" w:sz="0" w:space="0" w:color="auto"/>
      </w:divBdr>
    </w:div>
    <w:div w:id="2006589873">
      <w:bodyDiv w:val="1"/>
      <w:marLeft w:val="0"/>
      <w:marRight w:val="0"/>
      <w:marTop w:val="0"/>
      <w:marBottom w:val="0"/>
      <w:divBdr>
        <w:top w:val="none" w:sz="0" w:space="0" w:color="auto"/>
        <w:left w:val="none" w:sz="0" w:space="0" w:color="auto"/>
        <w:bottom w:val="none" w:sz="0" w:space="0" w:color="auto"/>
        <w:right w:val="none" w:sz="0" w:space="0" w:color="auto"/>
      </w:divBdr>
    </w:div>
    <w:div w:id="2006743901">
      <w:bodyDiv w:val="1"/>
      <w:marLeft w:val="0"/>
      <w:marRight w:val="0"/>
      <w:marTop w:val="0"/>
      <w:marBottom w:val="0"/>
      <w:divBdr>
        <w:top w:val="none" w:sz="0" w:space="0" w:color="auto"/>
        <w:left w:val="none" w:sz="0" w:space="0" w:color="auto"/>
        <w:bottom w:val="none" w:sz="0" w:space="0" w:color="auto"/>
        <w:right w:val="none" w:sz="0" w:space="0" w:color="auto"/>
      </w:divBdr>
    </w:div>
    <w:div w:id="2010013577">
      <w:bodyDiv w:val="1"/>
      <w:marLeft w:val="0"/>
      <w:marRight w:val="0"/>
      <w:marTop w:val="0"/>
      <w:marBottom w:val="0"/>
      <w:divBdr>
        <w:top w:val="none" w:sz="0" w:space="0" w:color="auto"/>
        <w:left w:val="none" w:sz="0" w:space="0" w:color="auto"/>
        <w:bottom w:val="none" w:sz="0" w:space="0" w:color="auto"/>
        <w:right w:val="none" w:sz="0" w:space="0" w:color="auto"/>
      </w:divBdr>
    </w:div>
    <w:div w:id="2010790689">
      <w:bodyDiv w:val="1"/>
      <w:marLeft w:val="0"/>
      <w:marRight w:val="0"/>
      <w:marTop w:val="0"/>
      <w:marBottom w:val="0"/>
      <w:divBdr>
        <w:top w:val="none" w:sz="0" w:space="0" w:color="auto"/>
        <w:left w:val="none" w:sz="0" w:space="0" w:color="auto"/>
        <w:bottom w:val="none" w:sz="0" w:space="0" w:color="auto"/>
        <w:right w:val="none" w:sz="0" w:space="0" w:color="auto"/>
      </w:divBdr>
    </w:div>
    <w:div w:id="2012178783">
      <w:bodyDiv w:val="1"/>
      <w:marLeft w:val="0"/>
      <w:marRight w:val="0"/>
      <w:marTop w:val="0"/>
      <w:marBottom w:val="0"/>
      <w:divBdr>
        <w:top w:val="none" w:sz="0" w:space="0" w:color="auto"/>
        <w:left w:val="none" w:sz="0" w:space="0" w:color="auto"/>
        <w:bottom w:val="none" w:sz="0" w:space="0" w:color="auto"/>
        <w:right w:val="none" w:sz="0" w:space="0" w:color="auto"/>
      </w:divBdr>
    </w:div>
    <w:div w:id="2014142005">
      <w:bodyDiv w:val="1"/>
      <w:marLeft w:val="0"/>
      <w:marRight w:val="0"/>
      <w:marTop w:val="0"/>
      <w:marBottom w:val="0"/>
      <w:divBdr>
        <w:top w:val="none" w:sz="0" w:space="0" w:color="auto"/>
        <w:left w:val="none" w:sz="0" w:space="0" w:color="auto"/>
        <w:bottom w:val="none" w:sz="0" w:space="0" w:color="auto"/>
        <w:right w:val="none" w:sz="0" w:space="0" w:color="auto"/>
      </w:divBdr>
    </w:div>
    <w:div w:id="2014797224">
      <w:bodyDiv w:val="1"/>
      <w:marLeft w:val="0"/>
      <w:marRight w:val="0"/>
      <w:marTop w:val="0"/>
      <w:marBottom w:val="0"/>
      <w:divBdr>
        <w:top w:val="none" w:sz="0" w:space="0" w:color="auto"/>
        <w:left w:val="none" w:sz="0" w:space="0" w:color="auto"/>
        <w:bottom w:val="none" w:sz="0" w:space="0" w:color="auto"/>
        <w:right w:val="none" w:sz="0" w:space="0" w:color="auto"/>
      </w:divBdr>
    </w:div>
    <w:div w:id="2015447358">
      <w:bodyDiv w:val="1"/>
      <w:marLeft w:val="0"/>
      <w:marRight w:val="0"/>
      <w:marTop w:val="0"/>
      <w:marBottom w:val="0"/>
      <w:divBdr>
        <w:top w:val="none" w:sz="0" w:space="0" w:color="auto"/>
        <w:left w:val="none" w:sz="0" w:space="0" w:color="auto"/>
        <w:bottom w:val="none" w:sz="0" w:space="0" w:color="auto"/>
        <w:right w:val="none" w:sz="0" w:space="0" w:color="auto"/>
      </w:divBdr>
    </w:div>
    <w:div w:id="2015958878">
      <w:bodyDiv w:val="1"/>
      <w:marLeft w:val="0"/>
      <w:marRight w:val="0"/>
      <w:marTop w:val="0"/>
      <w:marBottom w:val="0"/>
      <w:divBdr>
        <w:top w:val="none" w:sz="0" w:space="0" w:color="auto"/>
        <w:left w:val="none" w:sz="0" w:space="0" w:color="auto"/>
        <w:bottom w:val="none" w:sz="0" w:space="0" w:color="auto"/>
        <w:right w:val="none" w:sz="0" w:space="0" w:color="auto"/>
      </w:divBdr>
    </w:div>
    <w:div w:id="2016567479">
      <w:bodyDiv w:val="1"/>
      <w:marLeft w:val="0"/>
      <w:marRight w:val="0"/>
      <w:marTop w:val="0"/>
      <w:marBottom w:val="0"/>
      <w:divBdr>
        <w:top w:val="none" w:sz="0" w:space="0" w:color="auto"/>
        <w:left w:val="none" w:sz="0" w:space="0" w:color="auto"/>
        <w:bottom w:val="none" w:sz="0" w:space="0" w:color="auto"/>
        <w:right w:val="none" w:sz="0" w:space="0" w:color="auto"/>
      </w:divBdr>
    </w:div>
    <w:div w:id="2016761939">
      <w:bodyDiv w:val="1"/>
      <w:marLeft w:val="0"/>
      <w:marRight w:val="0"/>
      <w:marTop w:val="0"/>
      <w:marBottom w:val="0"/>
      <w:divBdr>
        <w:top w:val="none" w:sz="0" w:space="0" w:color="auto"/>
        <w:left w:val="none" w:sz="0" w:space="0" w:color="auto"/>
        <w:bottom w:val="none" w:sz="0" w:space="0" w:color="auto"/>
        <w:right w:val="none" w:sz="0" w:space="0" w:color="auto"/>
      </w:divBdr>
    </w:div>
    <w:div w:id="2017531389">
      <w:bodyDiv w:val="1"/>
      <w:marLeft w:val="0"/>
      <w:marRight w:val="0"/>
      <w:marTop w:val="0"/>
      <w:marBottom w:val="0"/>
      <w:divBdr>
        <w:top w:val="none" w:sz="0" w:space="0" w:color="auto"/>
        <w:left w:val="none" w:sz="0" w:space="0" w:color="auto"/>
        <w:bottom w:val="none" w:sz="0" w:space="0" w:color="auto"/>
        <w:right w:val="none" w:sz="0" w:space="0" w:color="auto"/>
      </w:divBdr>
    </w:div>
    <w:div w:id="2017877835">
      <w:bodyDiv w:val="1"/>
      <w:marLeft w:val="0"/>
      <w:marRight w:val="0"/>
      <w:marTop w:val="0"/>
      <w:marBottom w:val="0"/>
      <w:divBdr>
        <w:top w:val="none" w:sz="0" w:space="0" w:color="auto"/>
        <w:left w:val="none" w:sz="0" w:space="0" w:color="auto"/>
        <w:bottom w:val="none" w:sz="0" w:space="0" w:color="auto"/>
        <w:right w:val="none" w:sz="0" w:space="0" w:color="auto"/>
      </w:divBdr>
    </w:div>
    <w:div w:id="2020809225">
      <w:bodyDiv w:val="1"/>
      <w:marLeft w:val="0"/>
      <w:marRight w:val="0"/>
      <w:marTop w:val="0"/>
      <w:marBottom w:val="0"/>
      <w:divBdr>
        <w:top w:val="none" w:sz="0" w:space="0" w:color="auto"/>
        <w:left w:val="none" w:sz="0" w:space="0" w:color="auto"/>
        <w:bottom w:val="none" w:sz="0" w:space="0" w:color="auto"/>
        <w:right w:val="none" w:sz="0" w:space="0" w:color="auto"/>
      </w:divBdr>
    </w:div>
    <w:div w:id="2021858033">
      <w:bodyDiv w:val="1"/>
      <w:marLeft w:val="0"/>
      <w:marRight w:val="0"/>
      <w:marTop w:val="0"/>
      <w:marBottom w:val="0"/>
      <w:divBdr>
        <w:top w:val="none" w:sz="0" w:space="0" w:color="auto"/>
        <w:left w:val="none" w:sz="0" w:space="0" w:color="auto"/>
        <w:bottom w:val="none" w:sz="0" w:space="0" w:color="auto"/>
        <w:right w:val="none" w:sz="0" w:space="0" w:color="auto"/>
      </w:divBdr>
    </w:div>
    <w:div w:id="2023511577">
      <w:bodyDiv w:val="1"/>
      <w:marLeft w:val="0"/>
      <w:marRight w:val="0"/>
      <w:marTop w:val="0"/>
      <w:marBottom w:val="0"/>
      <w:divBdr>
        <w:top w:val="none" w:sz="0" w:space="0" w:color="auto"/>
        <w:left w:val="none" w:sz="0" w:space="0" w:color="auto"/>
        <w:bottom w:val="none" w:sz="0" w:space="0" w:color="auto"/>
        <w:right w:val="none" w:sz="0" w:space="0" w:color="auto"/>
      </w:divBdr>
      <w:divsChild>
        <w:div w:id="68579821">
          <w:marLeft w:val="640"/>
          <w:marRight w:val="0"/>
          <w:marTop w:val="0"/>
          <w:marBottom w:val="0"/>
          <w:divBdr>
            <w:top w:val="none" w:sz="0" w:space="0" w:color="auto"/>
            <w:left w:val="none" w:sz="0" w:space="0" w:color="auto"/>
            <w:bottom w:val="none" w:sz="0" w:space="0" w:color="auto"/>
            <w:right w:val="none" w:sz="0" w:space="0" w:color="auto"/>
          </w:divBdr>
        </w:div>
        <w:div w:id="479812649">
          <w:marLeft w:val="640"/>
          <w:marRight w:val="0"/>
          <w:marTop w:val="0"/>
          <w:marBottom w:val="0"/>
          <w:divBdr>
            <w:top w:val="none" w:sz="0" w:space="0" w:color="auto"/>
            <w:left w:val="none" w:sz="0" w:space="0" w:color="auto"/>
            <w:bottom w:val="none" w:sz="0" w:space="0" w:color="auto"/>
            <w:right w:val="none" w:sz="0" w:space="0" w:color="auto"/>
          </w:divBdr>
        </w:div>
        <w:div w:id="631327550">
          <w:marLeft w:val="640"/>
          <w:marRight w:val="0"/>
          <w:marTop w:val="0"/>
          <w:marBottom w:val="0"/>
          <w:divBdr>
            <w:top w:val="none" w:sz="0" w:space="0" w:color="auto"/>
            <w:left w:val="none" w:sz="0" w:space="0" w:color="auto"/>
            <w:bottom w:val="none" w:sz="0" w:space="0" w:color="auto"/>
            <w:right w:val="none" w:sz="0" w:space="0" w:color="auto"/>
          </w:divBdr>
        </w:div>
        <w:div w:id="639925477">
          <w:marLeft w:val="640"/>
          <w:marRight w:val="0"/>
          <w:marTop w:val="0"/>
          <w:marBottom w:val="0"/>
          <w:divBdr>
            <w:top w:val="none" w:sz="0" w:space="0" w:color="auto"/>
            <w:left w:val="none" w:sz="0" w:space="0" w:color="auto"/>
            <w:bottom w:val="none" w:sz="0" w:space="0" w:color="auto"/>
            <w:right w:val="none" w:sz="0" w:space="0" w:color="auto"/>
          </w:divBdr>
        </w:div>
        <w:div w:id="681392873">
          <w:marLeft w:val="640"/>
          <w:marRight w:val="0"/>
          <w:marTop w:val="0"/>
          <w:marBottom w:val="0"/>
          <w:divBdr>
            <w:top w:val="none" w:sz="0" w:space="0" w:color="auto"/>
            <w:left w:val="none" w:sz="0" w:space="0" w:color="auto"/>
            <w:bottom w:val="none" w:sz="0" w:space="0" w:color="auto"/>
            <w:right w:val="none" w:sz="0" w:space="0" w:color="auto"/>
          </w:divBdr>
        </w:div>
        <w:div w:id="887183102">
          <w:marLeft w:val="640"/>
          <w:marRight w:val="0"/>
          <w:marTop w:val="0"/>
          <w:marBottom w:val="0"/>
          <w:divBdr>
            <w:top w:val="none" w:sz="0" w:space="0" w:color="auto"/>
            <w:left w:val="none" w:sz="0" w:space="0" w:color="auto"/>
            <w:bottom w:val="none" w:sz="0" w:space="0" w:color="auto"/>
            <w:right w:val="none" w:sz="0" w:space="0" w:color="auto"/>
          </w:divBdr>
        </w:div>
        <w:div w:id="1478759188">
          <w:marLeft w:val="640"/>
          <w:marRight w:val="0"/>
          <w:marTop w:val="0"/>
          <w:marBottom w:val="0"/>
          <w:divBdr>
            <w:top w:val="none" w:sz="0" w:space="0" w:color="auto"/>
            <w:left w:val="none" w:sz="0" w:space="0" w:color="auto"/>
            <w:bottom w:val="none" w:sz="0" w:space="0" w:color="auto"/>
            <w:right w:val="none" w:sz="0" w:space="0" w:color="auto"/>
          </w:divBdr>
        </w:div>
        <w:div w:id="1567567453">
          <w:marLeft w:val="640"/>
          <w:marRight w:val="0"/>
          <w:marTop w:val="0"/>
          <w:marBottom w:val="0"/>
          <w:divBdr>
            <w:top w:val="none" w:sz="0" w:space="0" w:color="auto"/>
            <w:left w:val="none" w:sz="0" w:space="0" w:color="auto"/>
            <w:bottom w:val="none" w:sz="0" w:space="0" w:color="auto"/>
            <w:right w:val="none" w:sz="0" w:space="0" w:color="auto"/>
          </w:divBdr>
        </w:div>
      </w:divsChild>
    </w:div>
    <w:div w:id="2027705804">
      <w:bodyDiv w:val="1"/>
      <w:marLeft w:val="0"/>
      <w:marRight w:val="0"/>
      <w:marTop w:val="0"/>
      <w:marBottom w:val="0"/>
      <w:divBdr>
        <w:top w:val="none" w:sz="0" w:space="0" w:color="auto"/>
        <w:left w:val="none" w:sz="0" w:space="0" w:color="auto"/>
        <w:bottom w:val="none" w:sz="0" w:space="0" w:color="auto"/>
        <w:right w:val="none" w:sz="0" w:space="0" w:color="auto"/>
      </w:divBdr>
    </w:div>
    <w:div w:id="2029989577">
      <w:bodyDiv w:val="1"/>
      <w:marLeft w:val="0"/>
      <w:marRight w:val="0"/>
      <w:marTop w:val="0"/>
      <w:marBottom w:val="0"/>
      <w:divBdr>
        <w:top w:val="none" w:sz="0" w:space="0" w:color="auto"/>
        <w:left w:val="none" w:sz="0" w:space="0" w:color="auto"/>
        <w:bottom w:val="none" w:sz="0" w:space="0" w:color="auto"/>
        <w:right w:val="none" w:sz="0" w:space="0" w:color="auto"/>
      </w:divBdr>
    </w:div>
    <w:div w:id="2032491661">
      <w:bodyDiv w:val="1"/>
      <w:marLeft w:val="0"/>
      <w:marRight w:val="0"/>
      <w:marTop w:val="0"/>
      <w:marBottom w:val="0"/>
      <w:divBdr>
        <w:top w:val="none" w:sz="0" w:space="0" w:color="auto"/>
        <w:left w:val="none" w:sz="0" w:space="0" w:color="auto"/>
        <w:bottom w:val="none" w:sz="0" w:space="0" w:color="auto"/>
        <w:right w:val="none" w:sz="0" w:space="0" w:color="auto"/>
      </w:divBdr>
    </w:div>
    <w:div w:id="2033919393">
      <w:bodyDiv w:val="1"/>
      <w:marLeft w:val="0"/>
      <w:marRight w:val="0"/>
      <w:marTop w:val="0"/>
      <w:marBottom w:val="0"/>
      <w:divBdr>
        <w:top w:val="none" w:sz="0" w:space="0" w:color="auto"/>
        <w:left w:val="none" w:sz="0" w:space="0" w:color="auto"/>
        <w:bottom w:val="none" w:sz="0" w:space="0" w:color="auto"/>
        <w:right w:val="none" w:sz="0" w:space="0" w:color="auto"/>
      </w:divBdr>
    </w:div>
    <w:div w:id="2034308194">
      <w:bodyDiv w:val="1"/>
      <w:marLeft w:val="0"/>
      <w:marRight w:val="0"/>
      <w:marTop w:val="0"/>
      <w:marBottom w:val="0"/>
      <w:divBdr>
        <w:top w:val="none" w:sz="0" w:space="0" w:color="auto"/>
        <w:left w:val="none" w:sz="0" w:space="0" w:color="auto"/>
        <w:bottom w:val="none" w:sz="0" w:space="0" w:color="auto"/>
        <w:right w:val="none" w:sz="0" w:space="0" w:color="auto"/>
      </w:divBdr>
    </w:div>
    <w:div w:id="2035376858">
      <w:bodyDiv w:val="1"/>
      <w:marLeft w:val="0"/>
      <w:marRight w:val="0"/>
      <w:marTop w:val="0"/>
      <w:marBottom w:val="0"/>
      <w:divBdr>
        <w:top w:val="none" w:sz="0" w:space="0" w:color="auto"/>
        <w:left w:val="none" w:sz="0" w:space="0" w:color="auto"/>
        <w:bottom w:val="none" w:sz="0" w:space="0" w:color="auto"/>
        <w:right w:val="none" w:sz="0" w:space="0" w:color="auto"/>
      </w:divBdr>
    </w:div>
    <w:div w:id="2036689674">
      <w:bodyDiv w:val="1"/>
      <w:marLeft w:val="0"/>
      <w:marRight w:val="0"/>
      <w:marTop w:val="0"/>
      <w:marBottom w:val="0"/>
      <w:divBdr>
        <w:top w:val="none" w:sz="0" w:space="0" w:color="auto"/>
        <w:left w:val="none" w:sz="0" w:space="0" w:color="auto"/>
        <w:bottom w:val="none" w:sz="0" w:space="0" w:color="auto"/>
        <w:right w:val="none" w:sz="0" w:space="0" w:color="auto"/>
      </w:divBdr>
    </w:div>
    <w:div w:id="2037466466">
      <w:bodyDiv w:val="1"/>
      <w:marLeft w:val="0"/>
      <w:marRight w:val="0"/>
      <w:marTop w:val="0"/>
      <w:marBottom w:val="0"/>
      <w:divBdr>
        <w:top w:val="none" w:sz="0" w:space="0" w:color="auto"/>
        <w:left w:val="none" w:sz="0" w:space="0" w:color="auto"/>
        <w:bottom w:val="none" w:sz="0" w:space="0" w:color="auto"/>
        <w:right w:val="none" w:sz="0" w:space="0" w:color="auto"/>
      </w:divBdr>
    </w:div>
    <w:div w:id="2037734219">
      <w:bodyDiv w:val="1"/>
      <w:marLeft w:val="0"/>
      <w:marRight w:val="0"/>
      <w:marTop w:val="0"/>
      <w:marBottom w:val="0"/>
      <w:divBdr>
        <w:top w:val="none" w:sz="0" w:space="0" w:color="auto"/>
        <w:left w:val="none" w:sz="0" w:space="0" w:color="auto"/>
        <w:bottom w:val="none" w:sz="0" w:space="0" w:color="auto"/>
        <w:right w:val="none" w:sz="0" w:space="0" w:color="auto"/>
      </w:divBdr>
    </w:div>
    <w:div w:id="2040399860">
      <w:bodyDiv w:val="1"/>
      <w:marLeft w:val="0"/>
      <w:marRight w:val="0"/>
      <w:marTop w:val="0"/>
      <w:marBottom w:val="0"/>
      <w:divBdr>
        <w:top w:val="none" w:sz="0" w:space="0" w:color="auto"/>
        <w:left w:val="none" w:sz="0" w:space="0" w:color="auto"/>
        <w:bottom w:val="none" w:sz="0" w:space="0" w:color="auto"/>
        <w:right w:val="none" w:sz="0" w:space="0" w:color="auto"/>
      </w:divBdr>
    </w:div>
    <w:div w:id="2043700990">
      <w:bodyDiv w:val="1"/>
      <w:marLeft w:val="0"/>
      <w:marRight w:val="0"/>
      <w:marTop w:val="0"/>
      <w:marBottom w:val="0"/>
      <w:divBdr>
        <w:top w:val="none" w:sz="0" w:space="0" w:color="auto"/>
        <w:left w:val="none" w:sz="0" w:space="0" w:color="auto"/>
        <w:bottom w:val="none" w:sz="0" w:space="0" w:color="auto"/>
        <w:right w:val="none" w:sz="0" w:space="0" w:color="auto"/>
      </w:divBdr>
    </w:div>
    <w:div w:id="2043743884">
      <w:bodyDiv w:val="1"/>
      <w:marLeft w:val="0"/>
      <w:marRight w:val="0"/>
      <w:marTop w:val="0"/>
      <w:marBottom w:val="0"/>
      <w:divBdr>
        <w:top w:val="none" w:sz="0" w:space="0" w:color="auto"/>
        <w:left w:val="none" w:sz="0" w:space="0" w:color="auto"/>
        <w:bottom w:val="none" w:sz="0" w:space="0" w:color="auto"/>
        <w:right w:val="none" w:sz="0" w:space="0" w:color="auto"/>
      </w:divBdr>
    </w:div>
    <w:div w:id="2044091662">
      <w:bodyDiv w:val="1"/>
      <w:marLeft w:val="0"/>
      <w:marRight w:val="0"/>
      <w:marTop w:val="0"/>
      <w:marBottom w:val="0"/>
      <w:divBdr>
        <w:top w:val="none" w:sz="0" w:space="0" w:color="auto"/>
        <w:left w:val="none" w:sz="0" w:space="0" w:color="auto"/>
        <w:bottom w:val="none" w:sz="0" w:space="0" w:color="auto"/>
        <w:right w:val="none" w:sz="0" w:space="0" w:color="auto"/>
      </w:divBdr>
    </w:div>
    <w:div w:id="2045397337">
      <w:bodyDiv w:val="1"/>
      <w:marLeft w:val="0"/>
      <w:marRight w:val="0"/>
      <w:marTop w:val="0"/>
      <w:marBottom w:val="0"/>
      <w:divBdr>
        <w:top w:val="none" w:sz="0" w:space="0" w:color="auto"/>
        <w:left w:val="none" w:sz="0" w:space="0" w:color="auto"/>
        <w:bottom w:val="none" w:sz="0" w:space="0" w:color="auto"/>
        <w:right w:val="none" w:sz="0" w:space="0" w:color="auto"/>
      </w:divBdr>
    </w:div>
    <w:div w:id="2046564610">
      <w:bodyDiv w:val="1"/>
      <w:marLeft w:val="0"/>
      <w:marRight w:val="0"/>
      <w:marTop w:val="0"/>
      <w:marBottom w:val="0"/>
      <w:divBdr>
        <w:top w:val="none" w:sz="0" w:space="0" w:color="auto"/>
        <w:left w:val="none" w:sz="0" w:space="0" w:color="auto"/>
        <w:bottom w:val="none" w:sz="0" w:space="0" w:color="auto"/>
        <w:right w:val="none" w:sz="0" w:space="0" w:color="auto"/>
      </w:divBdr>
    </w:div>
    <w:div w:id="2047951699">
      <w:bodyDiv w:val="1"/>
      <w:marLeft w:val="0"/>
      <w:marRight w:val="0"/>
      <w:marTop w:val="0"/>
      <w:marBottom w:val="0"/>
      <w:divBdr>
        <w:top w:val="none" w:sz="0" w:space="0" w:color="auto"/>
        <w:left w:val="none" w:sz="0" w:space="0" w:color="auto"/>
        <w:bottom w:val="none" w:sz="0" w:space="0" w:color="auto"/>
        <w:right w:val="none" w:sz="0" w:space="0" w:color="auto"/>
      </w:divBdr>
    </w:div>
    <w:div w:id="2048329970">
      <w:bodyDiv w:val="1"/>
      <w:marLeft w:val="0"/>
      <w:marRight w:val="0"/>
      <w:marTop w:val="0"/>
      <w:marBottom w:val="0"/>
      <w:divBdr>
        <w:top w:val="none" w:sz="0" w:space="0" w:color="auto"/>
        <w:left w:val="none" w:sz="0" w:space="0" w:color="auto"/>
        <w:bottom w:val="none" w:sz="0" w:space="0" w:color="auto"/>
        <w:right w:val="none" w:sz="0" w:space="0" w:color="auto"/>
      </w:divBdr>
    </w:div>
    <w:div w:id="2048600271">
      <w:bodyDiv w:val="1"/>
      <w:marLeft w:val="0"/>
      <w:marRight w:val="0"/>
      <w:marTop w:val="0"/>
      <w:marBottom w:val="0"/>
      <w:divBdr>
        <w:top w:val="none" w:sz="0" w:space="0" w:color="auto"/>
        <w:left w:val="none" w:sz="0" w:space="0" w:color="auto"/>
        <w:bottom w:val="none" w:sz="0" w:space="0" w:color="auto"/>
        <w:right w:val="none" w:sz="0" w:space="0" w:color="auto"/>
      </w:divBdr>
    </w:div>
    <w:div w:id="2052143551">
      <w:bodyDiv w:val="1"/>
      <w:marLeft w:val="0"/>
      <w:marRight w:val="0"/>
      <w:marTop w:val="0"/>
      <w:marBottom w:val="0"/>
      <w:divBdr>
        <w:top w:val="none" w:sz="0" w:space="0" w:color="auto"/>
        <w:left w:val="none" w:sz="0" w:space="0" w:color="auto"/>
        <w:bottom w:val="none" w:sz="0" w:space="0" w:color="auto"/>
        <w:right w:val="none" w:sz="0" w:space="0" w:color="auto"/>
      </w:divBdr>
    </w:div>
    <w:div w:id="2052723152">
      <w:bodyDiv w:val="1"/>
      <w:marLeft w:val="0"/>
      <w:marRight w:val="0"/>
      <w:marTop w:val="0"/>
      <w:marBottom w:val="0"/>
      <w:divBdr>
        <w:top w:val="none" w:sz="0" w:space="0" w:color="auto"/>
        <w:left w:val="none" w:sz="0" w:space="0" w:color="auto"/>
        <w:bottom w:val="none" w:sz="0" w:space="0" w:color="auto"/>
        <w:right w:val="none" w:sz="0" w:space="0" w:color="auto"/>
      </w:divBdr>
    </w:div>
    <w:div w:id="2053994245">
      <w:bodyDiv w:val="1"/>
      <w:marLeft w:val="0"/>
      <w:marRight w:val="0"/>
      <w:marTop w:val="0"/>
      <w:marBottom w:val="0"/>
      <w:divBdr>
        <w:top w:val="none" w:sz="0" w:space="0" w:color="auto"/>
        <w:left w:val="none" w:sz="0" w:space="0" w:color="auto"/>
        <w:bottom w:val="none" w:sz="0" w:space="0" w:color="auto"/>
        <w:right w:val="none" w:sz="0" w:space="0" w:color="auto"/>
      </w:divBdr>
    </w:div>
    <w:div w:id="2054040779">
      <w:bodyDiv w:val="1"/>
      <w:marLeft w:val="0"/>
      <w:marRight w:val="0"/>
      <w:marTop w:val="0"/>
      <w:marBottom w:val="0"/>
      <w:divBdr>
        <w:top w:val="none" w:sz="0" w:space="0" w:color="auto"/>
        <w:left w:val="none" w:sz="0" w:space="0" w:color="auto"/>
        <w:bottom w:val="none" w:sz="0" w:space="0" w:color="auto"/>
        <w:right w:val="none" w:sz="0" w:space="0" w:color="auto"/>
      </w:divBdr>
    </w:div>
    <w:div w:id="2054842257">
      <w:bodyDiv w:val="1"/>
      <w:marLeft w:val="0"/>
      <w:marRight w:val="0"/>
      <w:marTop w:val="0"/>
      <w:marBottom w:val="0"/>
      <w:divBdr>
        <w:top w:val="none" w:sz="0" w:space="0" w:color="auto"/>
        <w:left w:val="none" w:sz="0" w:space="0" w:color="auto"/>
        <w:bottom w:val="none" w:sz="0" w:space="0" w:color="auto"/>
        <w:right w:val="none" w:sz="0" w:space="0" w:color="auto"/>
      </w:divBdr>
    </w:div>
    <w:div w:id="2056195001">
      <w:bodyDiv w:val="1"/>
      <w:marLeft w:val="0"/>
      <w:marRight w:val="0"/>
      <w:marTop w:val="0"/>
      <w:marBottom w:val="0"/>
      <w:divBdr>
        <w:top w:val="none" w:sz="0" w:space="0" w:color="auto"/>
        <w:left w:val="none" w:sz="0" w:space="0" w:color="auto"/>
        <w:bottom w:val="none" w:sz="0" w:space="0" w:color="auto"/>
        <w:right w:val="none" w:sz="0" w:space="0" w:color="auto"/>
      </w:divBdr>
    </w:div>
    <w:div w:id="2056344096">
      <w:bodyDiv w:val="1"/>
      <w:marLeft w:val="0"/>
      <w:marRight w:val="0"/>
      <w:marTop w:val="0"/>
      <w:marBottom w:val="0"/>
      <w:divBdr>
        <w:top w:val="none" w:sz="0" w:space="0" w:color="auto"/>
        <w:left w:val="none" w:sz="0" w:space="0" w:color="auto"/>
        <w:bottom w:val="none" w:sz="0" w:space="0" w:color="auto"/>
        <w:right w:val="none" w:sz="0" w:space="0" w:color="auto"/>
      </w:divBdr>
    </w:div>
    <w:div w:id="2057243287">
      <w:bodyDiv w:val="1"/>
      <w:marLeft w:val="0"/>
      <w:marRight w:val="0"/>
      <w:marTop w:val="0"/>
      <w:marBottom w:val="0"/>
      <w:divBdr>
        <w:top w:val="none" w:sz="0" w:space="0" w:color="auto"/>
        <w:left w:val="none" w:sz="0" w:space="0" w:color="auto"/>
        <w:bottom w:val="none" w:sz="0" w:space="0" w:color="auto"/>
        <w:right w:val="none" w:sz="0" w:space="0" w:color="auto"/>
      </w:divBdr>
    </w:div>
    <w:div w:id="2060006778">
      <w:bodyDiv w:val="1"/>
      <w:marLeft w:val="0"/>
      <w:marRight w:val="0"/>
      <w:marTop w:val="0"/>
      <w:marBottom w:val="0"/>
      <w:divBdr>
        <w:top w:val="none" w:sz="0" w:space="0" w:color="auto"/>
        <w:left w:val="none" w:sz="0" w:space="0" w:color="auto"/>
        <w:bottom w:val="none" w:sz="0" w:space="0" w:color="auto"/>
        <w:right w:val="none" w:sz="0" w:space="0" w:color="auto"/>
      </w:divBdr>
    </w:div>
    <w:div w:id="2064476461">
      <w:bodyDiv w:val="1"/>
      <w:marLeft w:val="0"/>
      <w:marRight w:val="0"/>
      <w:marTop w:val="0"/>
      <w:marBottom w:val="0"/>
      <w:divBdr>
        <w:top w:val="none" w:sz="0" w:space="0" w:color="auto"/>
        <w:left w:val="none" w:sz="0" w:space="0" w:color="auto"/>
        <w:bottom w:val="none" w:sz="0" w:space="0" w:color="auto"/>
        <w:right w:val="none" w:sz="0" w:space="0" w:color="auto"/>
      </w:divBdr>
    </w:div>
    <w:div w:id="2066374711">
      <w:bodyDiv w:val="1"/>
      <w:marLeft w:val="0"/>
      <w:marRight w:val="0"/>
      <w:marTop w:val="0"/>
      <w:marBottom w:val="0"/>
      <w:divBdr>
        <w:top w:val="none" w:sz="0" w:space="0" w:color="auto"/>
        <w:left w:val="none" w:sz="0" w:space="0" w:color="auto"/>
        <w:bottom w:val="none" w:sz="0" w:space="0" w:color="auto"/>
        <w:right w:val="none" w:sz="0" w:space="0" w:color="auto"/>
      </w:divBdr>
    </w:div>
    <w:div w:id="2068725080">
      <w:bodyDiv w:val="1"/>
      <w:marLeft w:val="0"/>
      <w:marRight w:val="0"/>
      <w:marTop w:val="0"/>
      <w:marBottom w:val="0"/>
      <w:divBdr>
        <w:top w:val="none" w:sz="0" w:space="0" w:color="auto"/>
        <w:left w:val="none" w:sz="0" w:space="0" w:color="auto"/>
        <w:bottom w:val="none" w:sz="0" w:space="0" w:color="auto"/>
        <w:right w:val="none" w:sz="0" w:space="0" w:color="auto"/>
      </w:divBdr>
    </w:div>
    <w:div w:id="2074765921">
      <w:bodyDiv w:val="1"/>
      <w:marLeft w:val="0"/>
      <w:marRight w:val="0"/>
      <w:marTop w:val="0"/>
      <w:marBottom w:val="0"/>
      <w:divBdr>
        <w:top w:val="none" w:sz="0" w:space="0" w:color="auto"/>
        <w:left w:val="none" w:sz="0" w:space="0" w:color="auto"/>
        <w:bottom w:val="none" w:sz="0" w:space="0" w:color="auto"/>
        <w:right w:val="none" w:sz="0" w:space="0" w:color="auto"/>
      </w:divBdr>
    </w:div>
    <w:div w:id="2076317171">
      <w:bodyDiv w:val="1"/>
      <w:marLeft w:val="0"/>
      <w:marRight w:val="0"/>
      <w:marTop w:val="0"/>
      <w:marBottom w:val="0"/>
      <w:divBdr>
        <w:top w:val="none" w:sz="0" w:space="0" w:color="auto"/>
        <w:left w:val="none" w:sz="0" w:space="0" w:color="auto"/>
        <w:bottom w:val="none" w:sz="0" w:space="0" w:color="auto"/>
        <w:right w:val="none" w:sz="0" w:space="0" w:color="auto"/>
      </w:divBdr>
    </w:div>
    <w:div w:id="2076320578">
      <w:bodyDiv w:val="1"/>
      <w:marLeft w:val="0"/>
      <w:marRight w:val="0"/>
      <w:marTop w:val="0"/>
      <w:marBottom w:val="0"/>
      <w:divBdr>
        <w:top w:val="none" w:sz="0" w:space="0" w:color="auto"/>
        <w:left w:val="none" w:sz="0" w:space="0" w:color="auto"/>
        <w:bottom w:val="none" w:sz="0" w:space="0" w:color="auto"/>
        <w:right w:val="none" w:sz="0" w:space="0" w:color="auto"/>
      </w:divBdr>
    </w:div>
    <w:div w:id="2078628896">
      <w:bodyDiv w:val="1"/>
      <w:marLeft w:val="0"/>
      <w:marRight w:val="0"/>
      <w:marTop w:val="0"/>
      <w:marBottom w:val="0"/>
      <w:divBdr>
        <w:top w:val="none" w:sz="0" w:space="0" w:color="auto"/>
        <w:left w:val="none" w:sz="0" w:space="0" w:color="auto"/>
        <w:bottom w:val="none" w:sz="0" w:space="0" w:color="auto"/>
        <w:right w:val="none" w:sz="0" w:space="0" w:color="auto"/>
      </w:divBdr>
    </w:div>
    <w:div w:id="2088841728">
      <w:bodyDiv w:val="1"/>
      <w:marLeft w:val="0"/>
      <w:marRight w:val="0"/>
      <w:marTop w:val="0"/>
      <w:marBottom w:val="0"/>
      <w:divBdr>
        <w:top w:val="none" w:sz="0" w:space="0" w:color="auto"/>
        <w:left w:val="none" w:sz="0" w:space="0" w:color="auto"/>
        <w:bottom w:val="none" w:sz="0" w:space="0" w:color="auto"/>
        <w:right w:val="none" w:sz="0" w:space="0" w:color="auto"/>
      </w:divBdr>
    </w:div>
    <w:div w:id="2090077745">
      <w:bodyDiv w:val="1"/>
      <w:marLeft w:val="0"/>
      <w:marRight w:val="0"/>
      <w:marTop w:val="0"/>
      <w:marBottom w:val="0"/>
      <w:divBdr>
        <w:top w:val="none" w:sz="0" w:space="0" w:color="auto"/>
        <w:left w:val="none" w:sz="0" w:space="0" w:color="auto"/>
        <w:bottom w:val="none" w:sz="0" w:space="0" w:color="auto"/>
        <w:right w:val="none" w:sz="0" w:space="0" w:color="auto"/>
      </w:divBdr>
    </w:div>
    <w:div w:id="2090686235">
      <w:bodyDiv w:val="1"/>
      <w:marLeft w:val="0"/>
      <w:marRight w:val="0"/>
      <w:marTop w:val="0"/>
      <w:marBottom w:val="0"/>
      <w:divBdr>
        <w:top w:val="none" w:sz="0" w:space="0" w:color="auto"/>
        <w:left w:val="none" w:sz="0" w:space="0" w:color="auto"/>
        <w:bottom w:val="none" w:sz="0" w:space="0" w:color="auto"/>
        <w:right w:val="none" w:sz="0" w:space="0" w:color="auto"/>
      </w:divBdr>
    </w:div>
    <w:div w:id="2092316864">
      <w:bodyDiv w:val="1"/>
      <w:marLeft w:val="0"/>
      <w:marRight w:val="0"/>
      <w:marTop w:val="0"/>
      <w:marBottom w:val="0"/>
      <w:divBdr>
        <w:top w:val="none" w:sz="0" w:space="0" w:color="auto"/>
        <w:left w:val="none" w:sz="0" w:space="0" w:color="auto"/>
        <w:bottom w:val="none" w:sz="0" w:space="0" w:color="auto"/>
        <w:right w:val="none" w:sz="0" w:space="0" w:color="auto"/>
      </w:divBdr>
      <w:divsChild>
        <w:div w:id="386147860">
          <w:marLeft w:val="640"/>
          <w:marRight w:val="0"/>
          <w:marTop w:val="0"/>
          <w:marBottom w:val="0"/>
          <w:divBdr>
            <w:top w:val="none" w:sz="0" w:space="0" w:color="auto"/>
            <w:left w:val="none" w:sz="0" w:space="0" w:color="auto"/>
            <w:bottom w:val="none" w:sz="0" w:space="0" w:color="auto"/>
            <w:right w:val="none" w:sz="0" w:space="0" w:color="auto"/>
          </w:divBdr>
        </w:div>
        <w:div w:id="398135427">
          <w:marLeft w:val="640"/>
          <w:marRight w:val="0"/>
          <w:marTop w:val="0"/>
          <w:marBottom w:val="0"/>
          <w:divBdr>
            <w:top w:val="none" w:sz="0" w:space="0" w:color="auto"/>
            <w:left w:val="none" w:sz="0" w:space="0" w:color="auto"/>
            <w:bottom w:val="none" w:sz="0" w:space="0" w:color="auto"/>
            <w:right w:val="none" w:sz="0" w:space="0" w:color="auto"/>
          </w:divBdr>
        </w:div>
        <w:div w:id="809252869">
          <w:marLeft w:val="640"/>
          <w:marRight w:val="0"/>
          <w:marTop w:val="0"/>
          <w:marBottom w:val="0"/>
          <w:divBdr>
            <w:top w:val="none" w:sz="0" w:space="0" w:color="auto"/>
            <w:left w:val="none" w:sz="0" w:space="0" w:color="auto"/>
            <w:bottom w:val="none" w:sz="0" w:space="0" w:color="auto"/>
            <w:right w:val="none" w:sz="0" w:space="0" w:color="auto"/>
          </w:divBdr>
        </w:div>
        <w:div w:id="950550782">
          <w:marLeft w:val="640"/>
          <w:marRight w:val="0"/>
          <w:marTop w:val="0"/>
          <w:marBottom w:val="0"/>
          <w:divBdr>
            <w:top w:val="none" w:sz="0" w:space="0" w:color="auto"/>
            <w:left w:val="none" w:sz="0" w:space="0" w:color="auto"/>
            <w:bottom w:val="none" w:sz="0" w:space="0" w:color="auto"/>
            <w:right w:val="none" w:sz="0" w:space="0" w:color="auto"/>
          </w:divBdr>
        </w:div>
        <w:div w:id="1307784172">
          <w:marLeft w:val="640"/>
          <w:marRight w:val="0"/>
          <w:marTop w:val="0"/>
          <w:marBottom w:val="0"/>
          <w:divBdr>
            <w:top w:val="none" w:sz="0" w:space="0" w:color="auto"/>
            <w:left w:val="none" w:sz="0" w:space="0" w:color="auto"/>
            <w:bottom w:val="none" w:sz="0" w:space="0" w:color="auto"/>
            <w:right w:val="none" w:sz="0" w:space="0" w:color="auto"/>
          </w:divBdr>
        </w:div>
        <w:div w:id="1772972136">
          <w:marLeft w:val="640"/>
          <w:marRight w:val="0"/>
          <w:marTop w:val="0"/>
          <w:marBottom w:val="0"/>
          <w:divBdr>
            <w:top w:val="none" w:sz="0" w:space="0" w:color="auto"/>
            <w:left w:val="none" w:sz="0" w:space="0" w:color="auto"/>
            <w:bottom w:val="none" w:sz="0" w:space="0" w:color="auto"/>
            <w:right w:val="none" w:sz="0" w:space="0" w:color="auto"/>
          </w:divBdr>
        </w:div>
        <w:div w:id="1919558525">
          <w:marLeft w:val="640"/>
          <w:marRight w:val="0"/>
          <w:marTop w:val="0"/>
          <w:marBottom w:val="0"/>
          <w:divBdr>
            <w:top w:val="none" w:sz="0" w:space="0" w:color="auto"/>
            <w:left w:val="none" w:sz="0" w:space="0" w:color="auto"/>
            <w:bottom w:val="none" w:sz="0" w:space="0" w:color="auto"/>
            <w:right w:val="none" w:sz="0" w:space="0" w:color="auto"/>
          </w:divBdr>
        </w:div>
      </w:divsChild>
    </w:div>
    <w:div w:id="2092653042">
      <w:bodyDiv w:val="1"/>
      <w:marLeft w:val="0"/>
      <w:marRight w:val="0"/>
      <w:marTop w:val="0"/>
      <w:marBottom w:val="0"/>
      <w:divBdr>
        <w:top w:val="none" w:sz="0" w:space="0" w:color="auto"/>
        <w:left w:val="none" w:sz="0" w:space="0" w:color="auto"/>
        <w:bottom w:val="none" w:sz="0" w:space="0" w:color="auto"/>
        <w:right w:val="none" w:sz="0" w:space="0" w:color="auto"/>
      </w:divBdr>
    </w:div>
    <w:div w:id="2093314316">
      <w:bodyDiv w:val="1"/>
      <w:marLeft w:val="0"/>
      <w:marRight w:val="0"/>
      <w:marTop w:val="0"/>
      <w:marBottom w:val="0"/>
      <w:divBdr>
        <w:top w:val="none" w:sz="0" w:space="0" w:color="auto"/>
        <w:left w:val="none" w:sz="0" w:space="0" w:color="auto"/>
        <w:bottom w:val="none" w:sz="0" w:space="0" w:color="auto"/>
        <w:right w:val="none" w:sz="0" w:space="0" w:color="auto"/>
      </w:divBdr>
    </w:div>
    <w:div w:id="2093768673">
      <w:bodyDiv w:val="1"/>
      <w:marLeft w:val="0"/>
      <w:marRight w:val="0"/>
      <w:marTop w:val="0"/>
      <w:marBottom w:val="0"/>
      <w:divBdr>
        <w:top w:val="none" w:sz="0" w:space="0" w:color="auto"/>
        <w:left w:val="none" w:sz="0" w:space="0" w:color="auto"/>
        <w:bottom w:val="none" w:sz="0" w:space="0" w:color="auto"/>
        <w:right w:val="none" w:sz="0" w:space="0" w:color="auto"/>
      </w:divBdr>
    </w:div>
    <w:div w:id="2093769889">
      <w:bodyDiv w:val="1"/>
      <w:marLeft w:val="0"/>
      <w:marRight w:val="0"/>
      <w:marTop w:val="0"/>
      <w:marBottom w:val="0"/>
      <w:divBdr>
        <w:top w:val="none" w:sz="0" w:space="0" w:color="auto"/>
        <w:left w:val="none" w:sz="0" w:space="0" w:color="auto"/>
        <w:bottom w:val="none" w:sz="0" w:space="0" w:color="auto"/>
        <w:right w:val="none" w:sz="0" w:space="0" w:color="auto"/>
      </w:divBdr>
    </w:div>
    <w:div w:id="2097091841">
      <w:bodyDiv w:val="1"/>
      <w:marLeft w:val="0"/>
      <w:marRight w:val="0"/>
      <w:marTop w:val="0"/>
      <w:marBottom w:val="0"/>
      <w:divBdr>
        <w:top w:val="none" w:sz="0" w:space="0" w:color="auto"/>
        <w:left w:val="none" w:sz="0" w:space="0" w:color="auto"/>
        <w:bottom w:val="none" w:sz="0" w:space="0" w:color="auto"/>
        <w:right w:val="none" w:sz="0" w:space="0" w:color="auto"/>
      </w:divBdr>
    </w:div>
    <w:div w:id="2097626231">
      <w:bodyDiv w:val="1"/>
      <w:marLeft w:val="0"/>
      <w:marRight w:val="0"/>
      <w:marTop w:val="0"/>
      <w:marBottom w:val="0"/>
      <w:divBdr>
        <w:top w:val="none" w:sz="0" w:space="0" w:color="auto"/>
        <w:left w:val="none" w:sz="0" w:space="0" w:color="auto"/>
        <w:bottom w:val="none" w:sz="0" w:space="0" w:color="auto"/>
        <w:right w:val="none" w:sz="0" w:space="0" w:color="auto"/>
      </w:divBdr>
    </w:div>
    <w:div w:id="2100632726">
      <w:bodyDiv w:val="1"/>
      <w:marLeft w:val="0"/>
      <w:marRight w:val="0"/>
      <w:marTop w:val="0"/>
      <w:marBottom w:val="0"/>
      <w:divBdr>
        <w:top w:val="none" w:sz="0" w:space="0" w:color="auto"/>
        <w:left w:val="none" w:sz="0" w:space="0" w:color="auto"/>
        <w:bottom w:val="none" w:sz="0" w:space="0" w:color="auto"/>
        <w:right w:val="none" w:sz="0" w:space="0" w:color="auto"/>
      </w:divBdr>
    </w:div>
    <w:div w:id="2102293839">
      <w:bodyDiv w:val="1"/>
      <w:marLeft w:val="0"/>
      <w:marRight w:val="0"/>
      <w:marTop w:val="0"/>
      <w:marBottom w:val="0"/>
      <w:divBdr>
        <w:top w:val="none" w:sz="0" w:space="0" w:color="auto"/>
        <w:left w:val="none" w:sz="0" w:space="0" w:color="auto"/>
        <w:bottom w:val="none" w:sz="0" w:space="0" w:color="auto"/>
        <w:right w:val="none" w:sz="0" w:space="0" w:color="auto"/>
      </w:divBdr>
    </w:div>
    <w:div w:id="2103140430">
      <w:bodyDiv w:val="1"/>
      <w:marLeft w:val="0"/>
      <w:marRight w:val="0"/>
      <w:marTop w:val="0"/>
      <w:marBottom w:val="0"/>
      <w:divBdr>
        <w:top w:val="none" w:sz="0" w:space="0" w:color="auto"/>
        <w:left w:val="none" w:sz="0" w:space="0" w:color="auto"/>
        <w:bottom w:val="none" w:sz="0" w:space="0" w:color="auto"/>
        <w:right w:val="none" w:sz="0" w:space="0" w:color="auto"/>
      </w:divBdr>
    </w:div>
    <w:div w:id="2103603119">
      <w:bodyDiv w:val="1"/>
      <w:marLeft w:val="0"/>
      <w:marRight w:val="0"/>
      <w:marTop w:val="0"/>
      <w:marBottom w:val="0"/>
      <w:divBdr>
        <w:top w:val="none" w:sz="0" w:space="0" w:color="auto"/>
        <w:left w:val="none" w:sz="0" w:space="0" w:color="auto"/>
        <w:bottom w:val="none" w:sz="0" w:space="0" w:color="auto"/>
        <w:right w:val="none" w:sz="0" w:space="0" w:color="auto"/>
      </w:divBdr>
      <w:divsChild>
        <w:div w:id="340814442">
          <w:marLeft w:val="640"/>
          <w:marRight w:val="0"/>
          <w:marTop w:val="0"/>
          <w:marBottom w:val="0"/>
          <w:divBdr>
            <w:top w:val="none" w:sz="0" w:space="0" w:color="auto"/>
            <w:left w:val="none" w:sz="0" w:space="0" w:color="auto"/>
            <w:bottom w:val="none" w:sz="0" w:space="0" w:color="auto"/>
            <w:right w:val="none" w:sz="0" w:space="0" w:color="auto"/>
          </w:divBdr>
        </w:div>
        <w:div w:id="378941899">
          <w:marLeft w:val="640"/>
          <w:marRight w:val="0"/>
          <w:marTop w:val="0"/>
          <w:marBottom w:val="0"/>
          <w:divBdr>
            <w:top w:val="none" w:sz="0" w:space="0" w:color="auto"/>
            <w:left w:val="none" w:sz="0" w:space="0" w:color="auto"/>
            <w:bottom w:val="none" w:sz="0" w:space="0" w:color="auto"/>
            <w:right w:val="none" w:sz="0" w:space="0" w:color="auto"/>
          </w:divBdr>
        </w:div>
        <w:div w:id="1178735354">
          <w:marLeft w:val="640"/>
          <w:marRight w:val="0"/>
          <w:marTop w:val="0"/>
          <w:marBottom w:val="0"/>
          <w:divBdr>
            <w:top w:val="none" w:sz="0" w:space="0" w:color="auto"/>
            <w:left w:val="none" w:sz="0" w:space="0" w:color="auto"/>
            <w:bottom w:val="none" w:sz="0" w:space="0" w:color="auto"/>
            <w:right w:val="none" w:sz="0" w:space="0" w:color="auto"/>
          </w:divBdr>
        </w:div>
        <w:div w:id="1466923844">
          <w:marLeft w:val="640"/>
          <w:marRight w:val="0"/>
          <w:marTop w:val="0"/>
          <w:marBottom w:val="0"/>
          <w:divBdr>
            <w:top w:val="none" w:sz="0" w:space="0" w:color="auto"/>
            <w:left w:val="none" w:sz="0" w:space="0" w:color="auto"/>
            <w:bottom w:val="none" w:sz="0" w:space="0" w:color="auto"/>
            <w:right w:val="none" w:sz="0" w:space="0" w:color="auto"/>
          </w:divBdr>
        </w:div>
        <w:div w:id="1765375120">
          <w:marLeft w:val="640"/>
          <w:marRight w:val="0"/>
          <w:marTop w:val="0"/>
          <w:marBottom w:val="0"/>
          <w:divBdr>
            <w:top w:val="none" w:sz="0" w:space="0" w:color="auto"/>
            <w:left w:val="none" w:sz="0" w:space="0" w:color="auto"/>
            <w:bottom w:val="none" w:sz="0" w:space="0" w:color="auto"/>
            <w:right w:val="none" w:sz="0" w:space="0" w:color="auto"/>
          </w:divBdr>
        </w:div>
        <w:div w:id="2080596776">
          <w:marLeft w:val="640"/>
          <w:marRight w:val="0"/>
          <w:marTop w:val="0"/>
          <w:marBottom w:val="0"/>
          <w:divBdr>
            <w:top w:val="none" w:sz="0" w:space="0" w:color="auto"/>
            <w:left w:val="none" w:sz="0" w:space="0" w:color="auto"/>
            <w:bottom w:val="none" w:sz="0" w:space="0" w:color="auto"/>
            <w:right w:val="none" w:sz="0" w:space="0" w:color="auto"/>
          </w:divBdr>
        </w:div>
      </w:divsChild>
    </w:div>
    <w:div w:id="2105953904">
      <w:bodyDiv w:val="1"/>
      <w:marLeft w:val="0"/>
      <w:marRight w:val="0"/>
      <w:marTop w:val="0"/>
      <w:marBottom w:val="0"/>
      <w:divBdr>
        <w:top w:val="none" w:sz="0" w:space="0" w:color="auto"/>
        <w:left w:val="none" w:sz="0" w:space="0" w:color="auto"/>
        <w:bottom w:val="none" w:sz="0" w:space="0" w:color="auto"/>
        <w:right w:val="none" w:sz="0" w:space="0" w:color="auto"/>
      </w:divBdr>
    </w:div>
    <w:div w:id="2106075307">
      <w:bodyDiv w:val="1"/>
      <w:marLeft w:val="0"/>
      <w:marRight w:val="0"/>
      <w:marTop w:val="0"/>
      <w:marBottom w:val="0"/>
      <w:divBdr>
        <w:top w:val="none" w:sz="0" w:space="0" w:color="auto"/>
        <w:left w:val="none" w:sz="0" w:space="0" w:color="auto"/>
        <w:bottom w:val="none" w:sz="0" w:space="0" w:color="auto"/>
        <w:right w:val="none" w:sz="0" w:space="0" w:color="auto"/>
      </w:divBdr>
    </w:div>
    <w:div w:id="2109421244">
      <w:bodyDiv w:val="1"/>
      <w:marLeft w:val="0"/>
      <w:marRight w:val="0"/>
      <w:marTop w:val="0"/>
      <w:marBottom w:val="0"/>
      <w:divBdr>
        <w:top w:val="none" w:sz="0" w:space="0" w:color="auto"/>
        <w:left w:val="none" w:sz="0" w:space="0" w:color="auto"/>
        <w:bottom w:val="none" w:sz="0" w:space="0" w:color="auto"/>
        <w:right w:val="none" w:sz="0" w:space="0" w:color="auto"/>
      </w:divBdr>
    </w:div>
    <w:div w:id="2119644214">
      <w:bodyDiv w:val="1"/>
      <w:marLeft w:val="0"/>
      <w:marRight w:val="0"/>
      <w:marTop w:val="0"/>
      <w:marBottom w:val="0"/>
      <w:divBdr>
        <w:top w:val="none" w:sz="0" w:space="0" w:color="auto"/>
        <w:left w:val="none" w:sz="0" w:space="0" w:color="auto"/>
        <w:bottom w:val="none" w:sz="0" w:space="0" w:color="auto"/>
        <w:right w:val="none" w:sz="0" w:space="0" w:color="auto"/>
      </w:divBdr>
      <w:divsChild>
        <w:div w:id="257107724">
          <w:marLeft w:val="640"/>
          <w:marRight w:val="0"/>
          <w:marTop w:val="0"/>
          <w:marBottom w:val="0"/>
          <w:divBdr>
            <w:top w:val="none" w:sz="0" w:space="0" w:color="auto"/>
            <w:left w:val="none" w:sz="0" w:space="0" w:color="auto"/>
            <w:bottom w:val="none" w:sz="0" w:space="0" w:color="auto"/>
            <w:right w:val="none" w:sz="0" w:space="0" w:color="auto"/>
          </w:divBdr>
        </w:div>
        <w:div w:id="333994749">
          <w:marLeft w:val="640"/>
          <w:marRight w:val="0"/>
          <w:marTop w:val="0"/>
          <w:marBottom w:val="0"/>
          <w:divBdr>
            <w:top w:val="none" w:sz="0" w:space="0" w:color="auto"/>
            <w:left w:val="none" w:sz="0" w:space="0" w:color="auto"/>
            <w:bottom w:val="none" w:sz="0" w:space="0" w:color="auto"/>
            <w:right w:val="none" w:sz="0" w:space="0" w:color="auto"/>
          </w:divBdr>
        </w:div>
        <w:div w:id="352413997">
          <w:marLeft w:val="640"/>
          <w:marRight w:val="0"/>
          <w:marTop w:val="0"/>
          <w:marBottom w:val="0"/>
          <w:divBdr>
            <w:top w:val="none" w:sz="0" w:space="0" w:color="auto"/>
            <w:left w:val="none" w:sz="0" w:space="0" w:color="auto"/>
            <w:bottom w:val="none" w:sz="0" w:space="0" w:color="auto"/>
            <w:right w:val="none" w:sz="0" w:space="0" w:color="auto"/>
          </w:divBdr>
        </w:div>
        <w:div w:id="1084451179">
          <w:marLeft w:val="640"/>
          <w:marRight w:val="0"/>
          <w:marTop w:val="0"/>
          <w:marBottom w:val="0"/>
          <w:divBdr>
            <w:top w:val="none" w:sz="0" w:space="0" w:color="auto"/>
            <w:left w:val="none" w:sz="0" w:space="0" w:color="auto"/>
            <w:bottom w:val="none" w:sz="0" w:space="0" w:color="auto"/>
            <w:right w:val="none" w:sz="0" w:space="0" w:color="auto"/>
          </w:divBdr>
        </w:div>
        <w:div w:id="1355885662">
          <w:marLeft w:val="640"/>
          <w:marRight w:val="0"/>
          <w:marTop w:val="0"/>
          <w:marBottom w:val="0"/>
          <w:divBdr>
            <w:top w:val="none" w:sz="0" w:space="0" w:color="auto"/>
            <w:left w:val="none" w:sz="0" w:space="0" w:color="auto"/>
            <w:bottom w:val="none" w:sz="0" w:space="0" w:color="auto"/>
            <w:right w:val="none" w:sz="0" w:space="0" w:color="auto"/>
          </w:divBdr>
        </w:div>
        <w:div w:id="1613247699">
          <w:marLeft w:val="640"/>
          <w:marRight w:val="0"/>
          <w:marTop w:val="0"/>
          <w:marBottom w:val="0"/>
          <w:divBdr>
            <w:top w:val="none" w:sz="0" w:space="0" w:color="auto"/>
            <w:left w:val="none" w:sz="0" w:space="0" w:color="auto"/>
            <w:bottom w:val="none" w:sz="0" w:space="0" w:color="auto"/>
            <w:right w:val="none" w:sz="0" w:space="0" w:color="auto"/>
          </w:divBdr>
        </w:div>
      </w:divsChild>
    </w:div>
    <w:div w:id="2123525150">
      <w:bodyDiv w:val="1"/>
      <w:marLeft w:val="0"/>
      <w:marRight w:val="0"/>
      <w:marTop w:val="0"/>
      <w:marBottom w:val="0"/>
      <w:divBdr>
        <w:top w:val="none" w:sz="0" w:space="0" w:color="auto"/>
        <w:left w:val="none" w:sz="0" w:space="0" w:color="auto"/>
        <w:bottom w:val="none" w:sz="0" w:space="0" w:color="auto"/>
        <w:right w:val="none" w:sz="0" w:space="0" w:color="auto"/>
      </w:divBdr>
    </w:div>
    <w:div w:id="2123913587">
      <w:bodyDiv w:val="1"/>
      <w:marLeft w:val="0"/>
      <w:marRight w:val="0"/>
      <w:marTop w:val="0"/>
      <w:marBottom w:val="0"/>
      <w:divBdr>
        <w:top w:val="none" w:sz="0" w:space="0" w:color="auto"/>
        <w:left w:val="none" w:sz="0" w:space="0" w:color="auto"/>
        <w:bottom w:val="none" w:sz="0" w:space="0" w:color="auto"/>
        <w:right w:val="none" w:sz="0" w:space="0" w:color="auto"/>
      </w:divBdr>
    </w:div>
    <w:div w:id="2126658179">
      <w:bodyDiv w:val="1"/>
      <w:marLeft w:val="0"/>
      <w:marRight w:val="0"/>
      <w:marTop w:val="0"/>
      <w:marBottom w:val="0"/>
      <w:divBdr>
        <w:top w:val="none" w:sz="0" w:space="0" w:color="auto"/>
        <w:left w:val="none" w:sz="0" w:space="0" w:color="auto"/>
        <w:bottom w:val="none" w:sz="0" w:space="0" w:color="auto"/>
        <w:right w:val="none" w:sz="0" w:space="0" w:color="auto"/>
      </w:divBdr>
    </w:div>
    <w:div w:id="2127306754">
      <w:bodyDiv w:val="1"/>
      <w:marLeft w:val="0"/>
      <w:marRight w:val="0"/>
      <w:marTop w:val="0"/>
      <w:marBottom w:val="0"/>
      <w:divBdr>
        <w:top w:val="none" w:sz="0" w:space="0" w:color="auto"/>
        <w:left w:val="none" w:sz="0" w:space="0" w:color="auto"/>
        <w:bottom w:val="none" w:sz="0" w:space="0" w:color="auto"/>
        <w:right w:val="none" w:sz="0" w:space="0" w:color="auto"/>
      </w:divBdr>
    </w:div>
    <w:div w:id="2131705257">
      <w:bodyDiv w:val="1"/>
      <w:marLeft w:val="0"/>
      <w:marRight w:val="0"/>
      <w:marTop w:val="0"/>
      <w:marBottom w:val="0"/>
      <w:divBdr>
        <w:top w:val="none" w:sz="0" w:space="0" w:color="auto"/>
        <w:left w:val="none" w:sz="0" w:space="0" w:color="auto"/>
        <w:bottom w:val="none" w:sz="0" w:space="0" w:color="auto"/>
        <w:right w:val="none" w:sz="0" w:space="0" w:color="auto"/>
      </w:divBdr>
    </w:div>
    <w:div w:id="2134866589">
      <w:bodyDiv w:val="1"/>
      <w:marLeft w:val="0"/>
      <w:marRight w:val="0"/>
      <w:marTop w:val="0"/>
      <w:marBottom w:val="0"/>
      <w:divBdr>
        <w:top w:val="none" w:sz="0" w:space="0" w:color="auto"/>
        <w:left w:val="none" w:sz="0" w:space="0" w:color="auto"/>
        <w:bottom w:val="none" w:sz="0" w:space="0" w:color="auto"/>
        <w:right w:val="none" w:sz="0" w:space="0" w:color="auto"/>
      </w:divBdr>
    </w:div>
    <w:div w:id="2136554682">
      <w:bodyDiv w:val="1"/>
      <w:marLeft w:val="0"/>
      <w:marRight w:val="0"/>
      <w:marTop w:val="0"/>
      <w:marBottom w:val="0"/>
      <w:divBdr>
        <w:top w:val="none" w:sz="0" w:space="0" w:color="auto"/>
        <w:left w:val="none" w:sz="0" w:space="0" w:color="auto"/>
        <w:bottom w:val="none" w:sz="0" w:space="0" w:color="auto"/>
        <w:right w:val="none" w:sz="0" w:space="0" w:color="auto"/>
      </w:divBdr>
    </w:div>
    <w:div w:id="2137948141">
      <w:bodyDiv w:val="1"/>
      <w:marLeft w:val="0"/>
      <w:marRight w:val="0"/>
      <w:marTop w:val="0"/>
      <w:marBottom w:val="0"/>
      <w:divBdr>
        <w:top w:val="none" w:sz="0" w:space="0" w:color="auto"/>
        <w:left w:val="none" w:sz="0" w:space="0" w:color="auto"/>
        <w:bottom w:val="none" w:sz="0" w:space="0" w:color="auto"/>
        <w:right w:val="none" w:sz="0" w:space="0" w:color="auto"/>
      </w:divBdr>
    </w:div>
    <w:div w:id="2141527781">
      <w:bodyDiv w:val="1"/>
      <w:marLeft w:val="0"/>
      <w:marRight w:val="0"/>
      <w:marTop w:val="0"/>
      <w:marBottom w:val="0"/>
      <w:divBdr>
        <w:top w:val="none" w:sz="0" w:space="0" w:color="auto"/>
        <w:left w:val="none" w:sz="0" w:space="0" w:color="auto"/>
        <w:bottom w:val="none" w:sz="0" w:space="0" w:color="auto"/>
        <w:right w:val="none" w:sz="0" w:space="0" w:color="auto"/>
      </w:divBdr>
    </w:div>
    <w:div w:id="2143838497">
      <w:bodyDiv w:val="1"/>
      <w:marLeft w:val="0"/>
      <w:marRight w:val="0"/>
      <w:marTop w:val="0"/>
      <w:marBottom w:val="0"/>
      <w:divBdr>
        <w:top w:val="none" w:sz="0" w:space="0" w:color="auto"/>
        <w:left w:val="none" w:sz="0" w:space="0" w:color="auto"/>
        <w:bottom w:val="none" w:sz="0" w:space="0" w:color="auto"/>
        <w:right w:val="none" w:sz="0" w:space="0" w:color="auto"/>
      </w:divBdr>
    </w:div>
    <w:div w:id="2146120202">
      <w:bodyDiv w:val="1"/>
      <w:marLeft w:val="0"/>
      <w:marRight w:val="0"/>
      <w:marTop w:val="0"/>
      <w:marBottom w:val="0"/>
      <w:divBdr>
        <w:top w:val="none" w:sz="0" w:space="0" w:color="auto"/>
        <w:left w:val="none" w:sz="0" w:space="0" w:color="auto"/>
        <w:bottom w:val="none" w:sz="0" w:space="0" w:color="auto"/>
        <w:right w:val="none" w:sz="0" w:space="0" w:color="auto"/>
      </w:divBdr>
    </w:div>
    <w:div w:id="2146460244">
      <w:bodyDiv w:val="1"/>
      <w:marLeft w:val="0"/>
      <w:marRight w:val="0"/>
      <w:marTop w:val="0"/>
      <w:marBottom w:val="0"/>
      <w:divBdr>
        <w:top w:val="none" w:sz="0" w:space="0" w:color="auto"/>
        <w:left w:val="none" w:sz="0" w:space="0" w:color="auto"/>
        <w:bottom w:val="none" w:sz="0" w:space="0" w:color="auto"/>
        <w:right w:val="none" w:sz="0" w:space="0" w:color="auto"/>
      </w:divBdr>
    </w:div>
    <w:div w:id="2146504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4.emf"/><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3.emf"/><Relationship Id="rId25" Type="http://schemas.openxmlformats.org/officeDocument/2006/relationships/fontTable" Target="fontTable.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3.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footer" Target="footer2.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6.wmf"/><Relationship Id="rId1" Type="http://schemas.openxmlformats.org/officeDocument/2006/relationships/image" Target="media/image5.wmf"/></Relationships>
</file>

<file path=word/_rels/header3.xml.rels><?xml version="1.0" encoding="UTF-8" standalone="yes"?>
<Relationships xmlns="http://schemas.openxmlformats.org/package/2006/relationships"><Relationship Id="rId3" Type="http://schemas.openxmlformats.org/officeDocument/2006/relationships/image" Target="media/image7.wmf"/><Relationship Id="rId2" Type="http://schemas.openxmlformats.org/officeDocument/2006/relationships/image" Target="media/image6.wmf"/><Relationship Id="rId1" Type="http://schemas.openxmlformats.org/officeDocument/2006/relationships/image" Target="media/image5.wmf"/><Relationship Id="rId4" Type="http://schemas.openxmlformats.org/officeDocument/2006/relationships/image" Target="media/image8.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49"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AE2234B-33FF-469C-82BE-5E59236BF2FA}">
  <we:reference id="wa200010453" version="1.0.0.1" store="en-US" storeType="OMEX"/>
  <we:alternateReferences>
    <we:reference id="WA200010453" version="1.0.0.1" store="WA200010453" storeType="OMEX"/>
  </we:alternateReferences>
  <we:properties>
    <we:property name="claude.fileId" value="&quot;228e5dbb-a28f-4e9b-a7f7-0891d684ed8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e6e8c1b-6ba5-43da-8d26-7b316883106c" xsi:nil="true"/>
  </documentManagement>
</p:properties>
</file>

<file path=customXml/item2.xml><?xml version="1.0" encoding="utf-8"?>
<b:Sources xmlns:b="http://schemas.openxmlformats.org/officeDocument/2006/bibliography" xmlns="http://schemas.openxmlformats.org/officeDocument/2006/bibliography" SelectedStyle="\IEEE2006OfficeOnline.xsl" StyleName="IEEE" Version="2006">
  <b:Source>
    <b:Tag>For13</b:Tag>
    <b:SourceType>JournalArticle</b:SourceType>
    <b:Guid>{1EB80056-C281-465F-BA7C-404C57C12110}</b:Guid>
    <b:Author>
      <b:Author>
        <b:NameList>
          <b:Person>
            <b:Last>Forghani</b:Last>
            <b:First>A.</b:First>
          </b:Person>
          <b:Person>
            <b:Last>Zobeiry</b:Last>
            <b:First>N.</b:First>
          </b:Person>
          <b:Person>
            <b:Last>Poursartip</b:Last>
            <b:First>A.</b:First>
          </b:Person>
          <b:Person>
            <b:Last>Vaziri</b:Last>
            <b:First>R.</b:First>
          </b:Person>
        </b:NameList>
      </b:Author>
    </b:Author>
    <b:Title>A structural modelling framework for prediction of damage development and failure of composite laminates</b:Title>
    <b:JournalName>Journal of Composite Materials</b:JournalName>
    <b:Year>2013</b:Year>
    <b:Pages>2553 – 2573</b:Pages>
    <b:Volume>47</b:Volume>
    <b:Issue>20-21</b:Issue>
    <b:RefOrder>1</b:RefOrder>
  </b:Source>
  <b:Source>
    <b:Tag>Zob10</b:Tag>
    <b:SourceType>Book</b:SourceType>
    <b:Guid>{FB32C27E-332D-4F5F-9056-3A8B39D1AC02}</b:Guid>
    <b:Author>
      <b:Author>
        <b:NameList>
          <b:Person>
            <b:Last>Zobeiry</b:Last>
            <b:First>N.</b:First>
          </b:Person>
        </b:NameList>
      </b:Author>
    </b:Author>
    <b:Title>Extracting the strain-softening response of composites using full-field displacement measurement</b:Title>
    <b:Year>2010</b:Year>
    <b:Publisher>University of British Columbia</b:Publisher>
    <b:Medium>Ph.D. Thesiss</b:Medium>
    <b:RefOrder>2</b:RefOrder>
  </b:Source>
  <b:Source>
    <b:Tag>XuX14</b:Tag>
    <b:SourceType>JournalArticle</b:SourceType>
    <b:Guid>{EF9698F4-7AB7-40FA-8789-4DDFAEDE69C7}</b:Guid>
    <b:Author>
      <b:Author>
        <b:NameList>
          <b:Person>
            <b:Last>Xu</b:Last>
            <b:First>X.</b:First>
          </b:Person>
          <b:Person>
            <b:Last>Wisnom</b:Last>
            <b:First>M.</b:First>
            <b:Middle>R.</b:Middle>
          </b:Person>
          <b:Person>
            <b:Last>Mahadik</b:Last>
            <b:First>Y.</b:First>
          </b:Person>
          <b:Person>
            <b:Last>Hallett</b:Last>
            <b:First>S.</b:First>
            <b:Middle>R.</b:Middle>
          </b:Person>
        </b:NameList>
      </b:Author>
    </b:Author>
    <b:Title>Scaling of fracture response in Over-height Compact Tension tests</b:Title>
    <b:JournalName>Composites Part A: Applied Science and Manufacturing</b:JournalName>
    <b:Year>2014</b:Year>
    <b:Pages>40-48</b:Pages>
    <b:Volume>69</b:Volume>
    <b:RefOrder>3</b:RefOrder>
  </b:Source>
  <b:Source>
    <b:Tag>Nix13</b:Tag>
    <b:SourceType>JournalArticle</b:SourceType>
    <b:Guid>{EA0CF211-F3A1-4D2A-8141-E7079EC9504C}</b:Guid>
    <b:Author>
      <b:Author>
        <b:NameList>
          <b:Person>
            <b:Last>Nixon-Pearson</b:Last>
            <b:First>O.</b:First>
            <b:Middle>J.</b:Middle>
          </b:Person>
          <b:Person>
            <b:Last>Hallett</b:Last>
            <b:First>S.</b:First>
            <b:Middle>R.</b:Middle>
          </b:Person>
          <b:Person>
            <b:Last>Harper</b:Last>
            <b:First>P.</b:First>
            <b:Middle>W.</b:Middle>
          </b:Person>
          <b:Person>
            <b:Last>Kawashita</b:Last>
            <b:First>L.</b:First>
            <b:Middle>F.</b:Middle>
          </b:Person>
        </b:NameList>
      </b:Author>
    </b:Author>
    <b:Title>Damage development in open-hole composite specimens in fatigue. Part 2: Numerical modelling</b:Title>
    <b:JournalName>Composite Structures</b:JournalName>
    <b:Year>2013</b:Year>
    <b:Pages>890-898</b:Pages>
    <b:Volume>106</b:Volume>
    <b:RefOrder>4</b:RefOrder>
  </b:Source>
  <b:Source>
    <b:Tag>Hoo17</b:Tag>
    <b:SourceType>JournalArticle</b:SourceType>
    <b:Guid>{B8AF8C64-C149-4AC9-AE2B-7B952C4B13DE}</b:Guid>
    <b:Author>
      <b:Author>
        <b:NameList>
          <b:Person>
            <b:Last>Hoos</b:Last>
            <b:First>K.</b:First>
          </b:Person>
          <b:Person>
            <b:Last>Iarve</b:Last>
            <b:First>E.</b:First>
            <b:Middle>V.</b:Middle>
          </b:Person>
          <b:Person>
            <b:Last>Braginsky</b:Last>
            <b:First>M.</b:First>
          </b:Person>
          <b:Person>
            <b:Last>Zhou</b:Last>
            <b:First>E.</b:First>
          </b:Person>
          <b:Person>
            <b:Last>Mollenhauer</b:Last>
            <b:First>D.</b:First>
            <b:Middle>H.</b:Middle>
          </b:Person>
        </b:NameList>
      </b:Author>
    </b:Author>
    <b:Title>Static strength prediction in laminated composites by using discrete damage modeling</b:Title>
    <b:JournalName>Journal of Composite Materials</b:JournalName>
    <b:Year>2017</b:Year>
    <b:Pages>1473-1498</b:Pages>
    <b:Volume>51</b:Volume>
    <b:Issue>10</b:Issue>
    <b:RefOrder>5</b:RefOrder>
  </b:Source>
  <b:Source>
    <b:Tag>HBa13</b:Tag>
    <b:SourceType>JournalArticle</b:SourceType>
    <b:Guid>{540BA5E4-4687-4779-85EA-5BE9792F13EF}</b:Guid>
    <b:Author>
      <b:Author>
        <b:NameList>
          <b:Person>
            <b:Last>Bao</b:Last>
            <b:First>H.</b:First>
          </b:Person>
          <b:Person>
            <b:Last>Liu</b:Last>
            <b:First>G.</b:First>
          </b:Person>
        </b:NameList>
      </b:Author>
    </b:Author>
    <b:Title>Progressive failure analysis on scaled open-hole tensile composite laminates</b:Title>
    <b:JournalName>Composite Structures</b:JournalName>
    <b:Year>2013</b:Year>
    <b:Pages>890-898</b:Pages>
    <b:RefOrder>6</b:RefOrder>
  </b:Source>
  <b:Source>
    <b:Tag>Har12</b:Tag>
    <b:SourceType>JournalArticle</b:SourceType>
    <b:Guid>{F90E6CAC-CAD9-4387-B75A-E238F8A55913}</b:Guid>
    <b:Author>
      <b:Author>
        <b:NameList>
          <b:Person>
            <b:Last>Harper</b:Last>
            <b:First>P.</b:First>
            <b:Middle>W.</b:Middle>
          </b:Person>
          <b:Person>
            <b:Last>Sun</b:Last>
            <b:First>L.</b:First>
          </b:Person>
          <b:Person>
            <b:Last>Hallett</b:Last>
            <b:First>S.</b:First>
            <b:Middle>R.</b:Middle>
          </b:Person>
        </b:NameList>
      </b:Author>
    </b:Author>
    <b:Title>A study on the influence of cohesive zone interface element strength parameters on mixed mode behavior</b:Title>
    <b:JournalName>Composites Part A: Applied Science and Manufacturing</b:JournalName>
    <b:Year>2012</b:Year>
    <b:Pages>722 – 734</b:Pages>
    <b:Volume>43</b:Volume>
    <b:Issue>4</b:Issue>
    <b:RefOrder>7</b:RefOrder>
  </b:Source>
  <b:Source>
    <b:Year>2015</b:Year>
    <b:Volume>68</b:Volume>
    <b:BIBTEX_Entry>article</b:BIBTEX_Entry>
    <b:SourceType>JournalArticle</b:SourceType>
    <b:Title>Characterization of strain-softening behavior and failure mechanisms of composites under tension and compression</b:Title>
    <b:BIBTEX_Abstract>A methodology is presented to directly measure the damage properties and strain softening response of laminated composites by conducting over-height compact tension (OCT) and compact compression (CC) tests. Through the use of digital image correlation (DIC) technique, and analysis of the measured surface displacement/strain data, the strain-softening response of composites is constructed. This method leads to a direct determination of the Mode I translaminar fracture properties with the assumption that the shear stress is negligible around the damage zone and the crack growth occurs in the symmetric opening mode. Using this methodology, and by correlating the observed failure mechanisms with the strain-softening curves, the interaction of failure mechanisms leading to the final failure and also the distinction between the tensile and compressive failure mechanisms can be studied. The effectiveness of the method in accurate identification of the damage parameters is demonstrated through sectioning and deplying techniques. As a consistency check and further verification of the method, the obtained strain-softening curves are fed into a numerical damage mechanics model and successfully used to simulate the detailed response of the very same OCT and CC specimens from which the strain-softening curves were extracted.</b:BIBTEX_Abstract>
    <b:Tag>Zobeiry2015</b:Tag>
    <b:Publisher>Elsevier Ltd</b:Publisher>
    <b:BIBTEX_KeyWords>A. Polymer-matrix composites (PMCs), B. Fracture, B. Fracture toughness, C. Damage mechanics</b:BIBTEX_KeyWords>
    <b:DOI>10.1016/j.compositesa.2014.09.009</b:DOI>
    <b:Author>
      <b:Author>
        <b:NameList>
          <b:Person>
            <b:Last>Zobeiry</b:Last>
            <b:First>N.</b:First>
          </b:Person>
          <b:Person>
            <b:Last>Vaziri</b:Last>
            <b:First>R.</b:First>
          </b:Person>
          <b:Person>
            <b:Last>Poursartip</b:Last>
            <b:First>A.</b:First>
          </b:Person>
        </b:NameList>
      </b:Author>
    </b:Author>
    <b:Pages>29-41</b:Pages>
    <b:JournalName>Composites Part A: Applied Science and Manufacturing</b:JournalName>
    <b:RefOrder>8</b:RefOrder>
  </b:Source>
  <b:Source>
    <b:Year>2019</b:Year>
    <b:Volume>118</b:Volume>
    <b:BIBTEX_Entry>article</b:BIBTEX_Entry>
    <b:SourceType>JournalArticle</b:SourceType>
    <b:Title>Deducing the R-curve for trans-laminar fracture from a virtual Over-height Compact Tension (OCT) test</b:Title>
    <b:BIBTEX_Abstract>The R-curve for Mode I trans-laminar fracture energy in quasi-isotropic IM7/8552 carbon/epoxy laminates is here deduced numerically from a virtual Over-height Compact Tension (OCT) test. A High-fidelity Finite Element Method (Hi-FEM) using the explicit Finite Element (FE) software LS-Dyna was adopted. Cohesive interface elements and a Weibull fibre failure criterion were used to predict failure. The input parameters for the Hi-FEM were measured from independent characterisation tests. OCT specimens were tested to verify the Hi-FEM results with good agreement. The R-curve effect is postulated to be caused by the growth of the height of the Fracture Process Zone (FPZ) with crack length. Hi-FEM can be used to better understand Mode I trans-laminar fracture toughness tests and generate fracture properties such as damage heights and R-curves for future structural scale models.</b:BIBTEX_Abstract>
    <b:Tag>Xu2019</b:Tag>
    <b:Publisher>Elsevier Ltd</b:Publisher>
    <b:BIBTEX_KeyWords>A. Laminates, B. Fracture, B. Fracture toughness, C. Finite Element Analysis (FEA), R-curve</b:BIBTEX_KeyWords>
    <b:DOI>10.1016/j.compositesa.2018.12.027</b:DOI>
    <b:Author>
      <b:Author>
        <b:NameList>
          <b:Person>
            <b:Last>Xu</b:Last>
            <b:First>Xiaodong</b:First>
          </b:Person>
          <b:Person>
            <b:Last>Wisnom</b:Last>
            <b:Middle>R.</b:Middle>
            <b:First>Michael</b:First>
          </b:Person>
          <b:Person>
            <b:Last>Hallett</b:Last>
            <b:Middle>R.</b:Middle>
            <b:First>Stephen</b:First>
          </b:Person>
        </b:NameList>
      </b:Author>
    </b:Author>
    <b:Pages>162-170</b:Pages>
    <b:JournalName>Composites Part A: Applied Science and Manufacturing</b:JournalName>
    <b:RefOrder>9</b:RefOrder>
  </b:Source>
  <b:Source>
    <b:Year>1995</b:Year>
    <b:Volume>20</b:Volume>
    <b:BIBTEX_Entry>article</b:BIBTEX_Entry>
    <b:SourceType>JournalArticle</b:SourceType>
    <b:Title>A constitutive model for anisotropic damage in fiber-composites</b:Title>
    <b:Tag>Matzenmiller1995</b:Tag>
    <b:BIBTEX_Abstract>A constitutive model for anisotropic damage is developed to describe the elastic-brittle behavior of fiber-reinforced composites. The main objective of the paper focuses on the relationship between damage of the material and the effective elastic properties for the purpose of stress analysis of structures. A homogenized continuum is adopted for the constitutive theory of anisotropic damage and elasticity. Internal variables are introduced to describe the evolution of the damage state under loading and as a subsequence the degradation of the material stiffness. The corresponding rate-equations are subjected to the laws of thermomechanics. Emphasis is placed on a suitable coupling among the equations for the rates of the damage variables with respect to different damage modes. Evolution equations for the progression of the passive damage variables complete the kinetic equations. Most material parameters are obtained from uniaxial and simple shear tests as demonstrated by the example.</b:BIBTEX_Abstract>
    <b:BIBTEX_KeyWords>Anisotropic damage, Rate equations, Damage mechanics, Dissipation potential, Failure mechanics, Fiber-reinforced composites, Internal variables, Passive damage</b:BIBTEX_KeyWords>
    <b:Author>
      <b:Author>
        <b:NameList>
          <b:Person>
            <b:Last>Matzenmiller</b:Last>
            <b:First>A.</b:First>
          </b:Person>
          <b:Person>
            <b:Last>Lubliner</b:Last>
            <b:First>J.</b:First>
          </b:Person>
          <b:Person>
            <b:Last>Taylor</b:Last>
            <b:Middle>L.</b:Middle>
            <b:First>R.</b:First>
          </b:Person>
        </b:NameList>
      </b:Author>
    </b:Author>
    <b:Pages>125-152</b:Pages>
    <b:JournalName>Mechanics of Materials</b:JournalName>
    <b:RefOrder>10</b:RefOrder>
  </b:Source>
  <b:Source>
    <b:Issue>2</b:Issue>
    <b:Year>2015</b:Year>
    <b:Volume>22</b:Volume>
    <b:BIBTEX_Entry>article</b:BIBTEX_Entry>
    <b:SourceType>JournalArticle</b:SourceType>
    <b:Title>Modelling the effect of gaps and overlaps in automated fibre placement (AFP)-manufactured laminates</b:Title>
    <b:BIBTEX_Abstract>In automated fibre placement (AFP) process, gaps and overlaps parallel to the fibre direction can be introduced between the adjoining tapes. These gaps and overlaps can cause a reduction in strength compared with pristine conditions. Finite element modelling is an effective way to understand how the size and distribution of such gaps and overlaps influences the strength and failure development. Many modelling work showed that out-of-plane waviness and ply thickness variations caused by gaps and overlaps play an important role in inducing the strength knock-down; however, there has been a lack of effective way to explicitly model the ply waviness, which constrained the relevant research. In this work, 3D meshing tools were developed to automatically generate ply-by-ply models with gaps and overlaps. Intra-ply and inter-ply cohesive elements are also automatically inserted in the model to capture the influence of splitting and delamination. Out-of-plane waviness and ply thickness variations caused by gaps and overlaps are automatically modelled. Models with various sizes and distribution of gaps and overlaps were built to predict the reduction of strength as a function of the magnitude and type of the defects. Results of gap and overlap models will be used to guide future experimental characterization of simulated AFP process defects, manufactured by hand layup from pre-preg tape.</b:BIBTEX_Abstract>
    <b:Tag>Li2015</b:Tag>
    <b:Publisher>Walter de Gruyter GmbH</b:Publisher>
    <b:BIBTEX_KeyWords>automated fibre placement, defects, failure, gaps, overlaps</b:BIBTEX_KeyWords>
    <b:BookTitle>Science and Engineering of Composite Materials</b:BookTitle>
    <b:DOI>10.1515/secm-2013-0322</b:DOI>
    <b:Author>
      <b:Author>
        <b:NameList>
          <b:Person>
            <b:Last>Li</b:Last>
            <b:First>Xiangqian</b:First>
          </b:Person>
          <b:Person>
            <b:Last>Hallett</b:Last>
            <b:Middle>R.</b:Middle>
            <b:First>Stephen</b:First>
          </b:Person>
          <b:Person>
            <b:Last>Wisnom</b:Last>
            <b:Middle>R.</b:Middle>
            <b:First>Michael</b:First>
          </b:Person>
        </b:NameList>
      </b:Author>
    </b:Author>
    <b:Pages>115-129</b:Pages>
    <b:ConferenceName>Science and Engineering of Composite Materials</b:ConferenceName>
    <b:RefOrder>11</b:RefOrder>
  </b:Source>
  <b:Source>
    <b:Issue>12</b:Issue>
    <b:Year>2009</b:Year>
    <b:Volume>40</b:Volume>
    <b:BIBTEX_Entry>article</b:BIBTEX_Entry>
    <b:SourceType>JournalArticle</b:SourceType>
    <b:Title>Experimental study of damage propagation in Over-height Compact Tension tests</b:Title>
    <b:BIBTEX_Abstract>This paper describes an experimental investigation into progressive damage development in notched fibre-reinforced composites laminates. The Over-height Compact Tension (OCT) test captures the behaviour of laminates typical of large structures and permits the stable formation of a process zone ahead of the crack tip. This allows a study of the influence of sub-critical damage on progression of fibre failure. A range of lay-ups have been tested using dispersed and blocked plies in the thickness direction. The load vs. pin opening displacement (POD) curve is used to characterise the progressive failure of specimens. A number of interrupted tests were performed for each lay-up to capture the sub-critical damage process before the onset of fibre fracture. Results show that dispersed plies promote fibre failure and crack growth whilst blocked plies promote a larger amount of splitting and delamination which in turn causes a larger process zone and ultimately a tougher laminate. © 2009 Elsevier Ltd. All rights reserved.</b:BIBTEX_Abstract>
    <b:Tag>Li2009</b:Tag>
    <b:BIBTEX_KeyWords>B. Damage tolerance, B. Delamination, B. Fracture, D. Mechanical testing, Over-height Compact Tension test</b:BIBTEX_KeyWords>
    <b:DOI>10.1016/j.compositesa.2009.08.017</b:DOI>
    <b:Author>
      <b:Author>
        <b:NameList>
          <b:Person>
            <b:Last>Li</b:Last>
            <b:First>Xiangqian</b:First>
          </b:Person>
          <b:Person>
            <b:Last>Hallett</b:Last>
            <b:Middle>R.</b:Middle>
            <b:First>Stephen</b:First>
          </b:Person>
          <b:Person>
            <b:Last>Wisnom</b:Last>
            <b:Middle>R.</b:Middle>
            <b:First>Michael</b:First>
          </b:Person>
          <b:Person>
            <b:Last>Zobeiry</b:Last>
            <b:First>Navid</b:First>
          </b:Person>
          <b:Person>
            <b:Last>Vaziri</b:Last>
            <b:First>Reza</b:First>
          </b:Person>
          <b:Person>
            <b:Last>Poursartip</b:Last>
            <b:First>Anoush</b:First>
          </b:Person>
        </b:NameList>
      </b:Author>
    </b:Author>
    <b:Pages>1891-1899</b:Pages>
    <b:JournalName>Composites Part A: Applied Science and Manufacturing</b:JournalName>
    <b:RefOrder>12</b:RefOrder>
  </b:Source>
  <b:Source>
    <b:Issue>3</b:Issue>
    <b:Year>2012</b:Year>
    <b:Volume>31</b:Volume>
    <b:BIBTEX_Entry>article</b:BIBTEX_Entry>
    <b:SourceType>JournalArticle</b:SourceType>
    <b:Title>Translaminar fracture toughness testing of composites: A review</b:Title>
    <b:BIBTEX_Abstract>A comprehensive review of techniques for the experimental characterisation of the fracture toughness associated with the translaminar (fibre-breaking) failure modes of continuously reinforced laminated composites is presented. The collection of work relating to tensile failure reveals a varied approach in terms of specimen configuration, size and data reduction, despite the existence of an ASTM standard. Best practices are identified and suggestions for extending the scope of the current standard are made. Works on compressive failure are found to be less comprehensive. Measurement of the toughness associated with initiation of the failure mode in isolation has been achieved, but this review finds that significant research steps need to be taken before a resistance curve can be fully characterised. © 2011 Elsevier Ltd. All rights reserved.</b:BIBTEX_Abstract>
    <b:Tag>Laffan2012</b:Tag>
    <b:BIBTEX_KeyWords>Composite, Damage tolerance, Fracture toughness, Notch</b:BIBTEX_KeyWords>
    <b:DOI>10.1016/j.polymertesting.2012.01.002</b:DOI>
    <b:Author>
      <b:Author>
        <b:NameList>
          <b:Person>
            <b:Last>Laffan</b:Last>
            <b:Middle>J.</b:Middle>
            <b:First>M.</b:First>
          </b:Person>
          <b:Person>
            <b:Last>Pinho</b:Last>
            <b:Middle>T.</b:Middle>
            <b:First>S.</b:First>
          </b:Person>
          <b:Person>
            <b:Last>Robinson</b:Last>
            <b:First>P.</b:First>
          </b:Person>
          <b:Person>
            <b:Last>McMillan</b:Last>
            <b:Middle>J.</b:Middle>
            <b:First>A.</b:First>
          </b:Person>
        </b:NameList>
      </b:Author>
    </b:Author>
    <b:Pages>481-489</b:Pages>
    <b:JournalName>Polymer Testing</b:JournalName>
    <b:RefOrder>13</b:RefOrder>
  </b:Source>
  <b:Source>
    <b:Issue>1</b:Issue>
    <b:Year>1999</b:Year>
    <b:Volume>59</b:Volume>
    <b:BIBTEX_Entry>article</b:BIBTEX_Entry>
    <b:SourceType>JournalArticle</b:SourceType>
    <b:Title>Experimental investigation of a strain-softening approach to predicting failure in notched fibre-reinforced composite laminates</b:Title>
    <b:BIBTEX_Abstract>This work describes an experimental investigation of a strain-softening approach to predicting failure in notched fibre-reinforced composite (FRC) laminates. Traditional approaches underestimate the fracture strength of large notched FRC coupons and structures as they do not properly account for the influence of damage at the notch tip. Strain softening accounts for the effect of this damage by incorporating a strain-softening material response in a finite-element analysis of an FRC structure. A physical understanding of the strain-softening curve is required in order to evaluate and extend the predictive capabilities of the strain-softening approach. For this to be achieved, a physical relationship between the damage created during failure and the post-peak region of the strain-softening curve is needed. In this study, a specimen and test methodology have been developed to study notched behaviour. A detailed physical description of the damage grown in the specimen and the effect of this damage on the load bearing ability of the material are presented. These results, in conjunction with a preliminary FE analysis of the specimen, suggest that a strain-softening approach is both able and necessary to accurately model the damage growth observed in these specimens and to predict failure in a large structure.</b:BIBTEX_Abstract>
    <b:Tag>Kongshavn1999</b:Tag>
    <b:Publisher>Elsevier</b:Publisher>
    <b:BIBTEX_KeyWords>A. polymer-matrix composites (PMCs), B. stress/strain curves, C. damage mechanics, C. finite-element analysis (FEA), Strain softening behaviour</b:BIBTEX_KeyWords>
    <b:DOI>10.1016/S0266-3538(98)00034-7</b:DOI>
    <b:Author>
      <b:Author>
        <b:NameList>
          <b:Person>
            <b:Last>Kongshavn</b:Last>
            <b:First>Ingrid</b:First>
          </b:Person>
          <b:Person>
            <b:Last>Poursartip</b:Last>
            <b:First>Anoush</b:First>
          </b:Person>
        </b:NameList>
      </b:Author>
    </b:Author>
    <b:Pages>29-40</b:Pages>
    <b:JournalName>Composites Science and Technology</b:JournalName>
    <b:RefOrder>14</b:RefOrder>
  </b:Source>
  <b:Source>
    <b:Year>2019</b:Year>
    <b:BIBTEX_Entry>misc</b:BIBTEX_Entry>
    <b:SourceType>Misc</b:SourceType>
    <b:Title>LS-DYNA R9.3.1</b:Title>
    <b:Tag>LSDYNAR931</b:Tag>
    <b:Publisher>Livermore Software Technology Corporation</b:Publisher>
    <b:Author>
      <b:Author>
        <b:Corporate> Livermore Software Technology Corporation</b:Corporate>
      </b:Author>
    </b:Author>
    <b:PublicationTitle>LS-DYNA R9.3.1</b:PublicationTitle>
    <b:Guid>{9EE7F7A0-411E-4436-917A-FE073B50E6C1}</b:Guid>
    <b:RefOrder>15</b:RefOrder>
  </b:Source>
  <b:Source>
    <b:Issue>Material Models</b:Issue>
    <b:Year>2016</b:Year>
    <b:Volume>Volume II</b:Volume>
    <b:BIBTEX_Entry>misc</b:BIBTEX_Entry>
    <b:SourceType>Misc</b:SourceType>
    <b:Title>LS-DYNA® KEYWORD USER'S MANUAL</b:Title>
    <b:Tag>LSDYNAR9</b:Tag>
    <b:BookTitle>LS-DYNA R9.0</b:BookTitle>
    <b:Author>
      <b:Author>
        <b:Corporate>Livermore Software Technology Corporation</b:Corporate>
      </b:Author>
    </b:Author>
    <b:ConferenceName>LS-DYNA R9.0</b:ConferenceName>
    <b:PublicationTitle>LS-DYNA® KEYWORD USER'S MANUAL</b:PublicationTitle>
    <b:Guid>{8CB7F709-5A00-4553-B21B-905DCD6859E8}</b:Guid>
    <b:RefOrder>16</b:RefOrder>
  </b:Source>
  <b:Source>
    <b:Tag>Sha17</b:Tag>
    <b:SourceType>ConferenceProceedings</b:SourceType>
    <b:Guid>{D8007B65-6697-49B1-B345-36233BC1E4F0}</b:Guid>
    <b:Author>
      <b:Author>
        <b:NameList>
          <b:Person>
            <b:Last>Shahbazi</b:Last>
            <b:First>M.</b:First>
          </b:Person>
          <b:Person>
            <b:Last>Vaziri</b:Last>
            <b:First>R.</b:First>
          </b:Person>
        </b:NameList>
      </b:Author>
    </b:Author>
    <b:Title>Simulation of the open-hole tensile response of composite Laminates Using a combines discrete and continuum damage approaches</b:Title>
    <b:Year>2017</b:Year>
    <b:ConferenceName>Proceedings of the 21st International Conference on Composite Materials, ICCM 2017</b:ConferenceName>
    <b:RefOrder>17</b:RefOrder>
  </b:Source>
  <b:Source>
    <b:Year>2012</b:Year>
    <b:Volume>43</b:Volume>
    <b:BIBTEX_Entry>article</b:BIBTEX_Entry>
    <b:SourceType>JournalArticle</b:SourceType>
    <b:Title>Numerical investigation of progressive damage and the effect of layup in overheight compact tension tests</b:Title>
    <b:Tag>Li2012</b:Tag>
    <b:Publisher>Elsevier BV</b:Publisher>
    <b:DOI>10.1016/j.compositesa.2012.03.002</b:DOI>
    <b:Author>
      <b:Author>
        <b:NameList>
          <b:Person>
            <b:Last>Li</b:Last>
            <b:First>Xiangqian</b:First>
          </b:Person>
          <b:Person>
            <b:Last>Hallett</b:Last>
            <b:Middle>R.</b:Middle>
            <b:First>Stephen</b:First>
          </b:Person>
          <b:Person>
            <b:Last>Wisnom</b:Last>
            <b:Middle>R.</b:Middle>
            <b:First>Michael</b:First>
          </b:Person>
        </b:NameList>
      </b:Author>
    </b:Author>
    <b:Pages>2137-2150</b:Pages>
    <b:JournalName>Composites Part A: Applied Science and Manufacturing</b:JournalName>
    <b:Number>11</b:Number>
    <b:StandardNumber> ISSN: 1359-835X</b:StandardNumber>
    <b:RefOrder>18</b:RefOrder>
  </b:Source>
  <b:Source>
    <b:Year>2009</b:Year>
    <b:Volume>40</b:Volume>
    <b:BIBTEX_Entry>article</b:BIBTEX_Entry>
    <b:SourceType>JournalArticle</b:SourceType>
    <b:Title>An experimental and numerical investigation into the damage mechanisms in notched composites</b:Title>
    <b:Tag>Hallett2009</b:Tag>
    <b:Publisher>Elsevier BV</b:Publisher>
    <b:DOI>10.1016/j.compositesa.2009.02.021</b:DOI>
    <b:Author>
      <b:Author>
        <b:NameList>
          <b:Person>
            <b:Last>Hallett</b:Last>
            <b:Middle>R.</b:Middle>
            <b:First>S.</b:First>
          </b:Person>
          <b:Person>
            <b:Last>Green</b:Last>
            <b:Middle>G.</b:Middle>
            <b:First>B.</b:First>
          </b:Person>
          <b:Person>
            <b:Last>Jiang</b:Last>
            <b:Middle>G.</b:Middle>
            <b:First>W.</b:First>
          </b:Person>
          <b:Person>
            <b:Last>Wisnom</b:Last>
            <b:Middle>R.</b:Middle>
            <b:First>M.</b:First>
          </b:Person>
        </b:NameList>
      </b:Author>
    </b:Author>
    <b:Pages>613-624</b:Pages>
    <b:JournalName>Composites Part A: Applied Science and Manufacturing</b:JournalName>
    <b:Number>5</b:Number>
    <b:StandardNumber> ISSN: 1359-835X</b:StandardNumber>
    <b:RefOrder>19</b:RefOrder>
  </b:Source>
  <b:Source>
    <b:Year>2015</b:Year>
    <b:BIBTEX_Entry>proceedings</b:BIBTEX_Entry>
    <b:SourceType>ConferenceProceedings</b:SourceType>
    <b:Title>Modelling and analysis of adhesively bonded joints with interface elements for crash analysis</b:Title>
    <b:Tag>Gerlach2015</b:Tag>
    <b:Publisher>DYNAmore GmbH, Stuttgart</b:Publisher>
    <b:BookTitle>LS-DYNA FORUM</b:BookTitle>
    <b:URL>http://www.dynamore.de/download/af05/papers/B-I-35.pdf</b:URL>
    <b:Author>
      <b:Author>
        <b:NameList>
          <b:Person>
            <b:Last>Gerlach</b:Last>
            <b:First>S.</b:First>
          </b:Person>
          <b:Person>
            <b:Last>Fiolka</b:Last>
            <b:First>M.</b:First>
          </b:Person>
          <b:Person>
            <b:Last>Matzenmiller</b:Last>
            <b:First>A.</b:First>
          </b:Person>
        </b:NameList>
      </b:Author>
    </b:Author>
    <b:ConferenceName>LS-DYNA FORUM</b:ConferenceName>
    <b:RefOrder>20</b:RefOrder>
  </b:Source>
  <b:Source>
    <b:Issue>10</b:Issue>
    <b:Year>2007</b:Year>
    <b:Volume>39</b:Volume>
    <b:BIBTEX_Entry>article</b:BIBTEX_Entry>
    <b:SourceType>JournalArticle</b:SourceType>
    <b:Title>A continuum damage model for composite laminates: Part II - Computational implementation and validation</b:Title>
    <b:BIBTEX_Abstract>This papers describes the computational implementation of a new damage model for laminated composites proposed in a previous paper. The objectivity of the numerical solution is assured by regularizing the energy dissipated at a material point by each failure mechanism. A viscous model is proposed to mitigate the convergence difficulties associated with strain softening constitutive models. To verify the accuracy of the approach, analyses of coupon specimens were performed, and the numerical predictions were compared with experimental data. © 2007 Elsevier Ltd. All rights reserved.</b:BIBTEX_Abstract>
    <b:Tag>Maimi2007a</b:Tag>
    <b:BIBTEX_KeyWords>Composite materials, Continuum damage mechanics, Fracture mechanics</b:BIBTEX_KeyWords>
    <b:DOI>10.1016/j.mechmat.2007.03.006</b:DOI>
    <b:Author>
      <b:Author>
        <b:NameList>
          <b:Person>
            <b:Last>Maimí</b:Last>
            <b:First>P.</b:First>
          </b:Person>
          <b:Person>
            <b:Last>Camanho</b:Last>
            <b:Middle>P.</b:Middle>
            <b:First>P.</b:First>
          </b:Person>
          <b:Person>
            <b:Last>Mayugo</b:Last>
            <b:Middle>A.</b:Middle>
            <b:First>J.</b:First>
          </b:Person>
          <b:Person>
            <b:Last>Dávila</b:Last>
            <b:Middle>G.</b:Middle>
            <b:First>C.</b:First>
          </b:Person>
        </b:NameList>
      </b:Author>
    </b:Author>
    <b:Pages>909-919</b:Pages>
    <b:JournalName>Mechanics of Materials</b:JournalName>
    <b:RefOrder>21</b:RefOrder>
  </b:Source>
  <b:Source>
    <b:Issue>10</b:Issue>
    <b:Year>2007</b:Year>
    <b:Volume>39</b:Volume>
    <b:BIBTEX_Entry>article</b:BIBTEX_Entry>
    <b:SourceType>JournalArticle</b:SourceType>
    <b:Title>A continuum damage model for composite laminates: Part I - Constitutive model</b:Title>
    <b:BIBTEX_Abstract>A continuum damage model for the prediction of the onset and evolution of intralaminar failure mechanisms and the collapse of structures manufactured in fiber-reinforced plastic laminates is proposed. The failure mechanisms occurring in the longitudinal and transverse directions of a ply are represented by a set of scalar damage variables. Crack closure effects under load reversal are taken into account by using damage variables that are established as a function of the sign of the components of the stress tensor. Damage activation functions based on the LaRC04 failure criteria are used to predict the different failure mechanisms occurring at the ply level. © 2007 Elsevier Ltd. All rights reserved.</b:BIBTEX_Abstract>
    <b:Tag>Maimi2007</b:Tag>
    <b:BIBTEX_KeyWords>Composite materials, Continuum damage mechanics, Fracture mechanics</b:BIBTEX_KeyWords>
    <b:DOI>10.1016/j.mechmat.2007.03.005</b:DOI>
    <b:Author>
      <b:Author>
        <b:NameList>
          <b:Person>
            <b:Last>Maimí</b:Last>
            <b:First>P.</b:First>
          </b:Person>
          <b:Person>
            <b:Last>Camanho</b:Last>
            <b:Middle>P.</b:Middle>
            <b:First>P.</b:First>
          </b:Person>
          <b:Person>
            <b:Last>Mayugo</b:Last>
            <b:Middle>A.</b:Middle>
            <b:First>J.</b:First>
          </b:Person>
          <b:Person>
            <b:Last>Dávila</b:Last>
            <b:Middle>G.</b:Middle>
            <b:First>C.</b:First>
          </b:Person>
        </b:NameList>
      </b:Author>
    </b:Author>
    <b:Pages>897-908</b:Pages>
    <b:JournalName>Mechanics of Materials</b:JournalName>
    <b:RefOrder>22</b:RefOrder>
  </b:Source>
  <b:Source>
    <b:Tag>XuX15</b:Tag>
    <b:SourceType>JournalArticle</b:SourceType>
    <b:Guid>{491B18FC-A25C-4825-9023-AB70A7D81CAA}</b:Guid>
    <b:Author>
      <b:Author>
        <b:NameList>
          <b:Person>
            <b:Last>Xu</b:Last>
            <b:First>X.</b:First>
          </b:Person>
          <b:Person>
            <b:Last>Wisnom</b:Last>
            <b:First>M.</b:First>
            <b:Middle>R.</b:Middle>
          </b:Person>
          <b:Person>
            <b:Last>Li</b:Last>
            <b:First>X.</b:First>
          </b:Person>
          <b:Person>
            <b:Last>Hallett</b:Last>
            <b:First>S.</b:First>
            <b:Middle>R.</b:Middle>
          </b:Person>
        </b:NameList>
      </b:Author>
    </b:Author>
    <b:Title>A numerical investigation into size effects in centre-notched quasi-isotropic carbon/epoxy laminates</b:Title>
    <b:JournalName>Composites Science and Technology</b:JournalName>
    <b:Year>2015</b:Year>
    <b:Pages>32-39</b:Pages>
    <b:Volume>111</b:Volume>
    <b:RefOrder>23</b:RefOrder>
  </b:Source>
  <b:Source>
    <b:Year>2020</b:Year>
    <b:BIBTEX_Entry>misc</b:BIBTEX_Entry>
    <b:SourceType>DocumentFromInternetSite</b:SourceType>
    <b:Title>HexPly® M21 Product Data Sheet</b:Title>
    <b:Tag>Hexcel2020</b:Tag>
    <b:URL>https://www.hexcel.com/user_area/content_media/raw/HexPly_M21_global_DataSheet.pdf</b:URL>
    <b:Author>
      <b:Author>
        <b:NameList>
          <b:Person>
            <b:Last>Hexcel</b:Last>
          </b:Person>
        </b:NameList>
      </b:Author>
    </b:Author>
    <b:PublicationTitle>HexPly® M21 Product Data Sheet</b:PublicationTitle>
    <b:Guid>{52673B77-FFA8-474F-BD51-D80D0AB451EA}</b:Guid>
    <b:YearAccessed>2024</b:YearAccessed>
    <b:MonthAccessed>01</b:MonthAccessed>
    <b:DayAccessed>01</b:DayAccessed>
    <b:RefOrder>24</b:RefOrder>
  </b:Source>
  <b:Source>
    <b:Year>2023</b:Year>
    <b:BIBTEX_Entry>misc</b:BIBTEX_Entry>
    <b:SourceType>DocumentFromInternetSite</b:SourceType>
    <b:Title>HexTow® AS4C Carbon Fiber Datasheet (Aerospace)</b:Title>
    <b:Tag>Hexcel2023</b:Tag>
    <b:URL>https://www.hexcel.com/user_area/content_media/raw/AS4C_Aerospace_HexTow_DataSheet1.pdf</b:URL>
    <b:Author>
      <b:Author>
        <b:NameList>
          <b:Person>
            <b:Last>Hexcel</b:Last>
          </b:Person>
        </b:NameList>
      </b:Author>
    </b:Author>
    <b:PublicationTitle>HexTow® AS4C Carbon Fiber Datasheet (Aerospace)</b:PublicationTitle>
    <b:Guid>{6886D396-82A5-404E-9358-24EC29192B30}</b:Guid>
    <b:YearAccessed>2024</b:YearAccessed>
    <b:MonthAccessed>01</b:MonthAccessed>
    <b:DayAccessed>25</b:DayAccessed>
    <b:RefOrder>25</b:RefOrder>
  </b:Source>
  <b:Source>
    <b:Year>2023</b:Year>
    <b:BIBTEX_Entry>misc</b:BIBTEX_Entry>
    <b:SourceType>DocumentFromInternetSite</b:SourceType>
    <b:Title>HexTow® IMA Carbon Fiber Datasheet</b:Title>
    <b:Tag>Hexcel2023a</b:Tag>
    <b:URL>https://www.hexcel.com/user_area/content_media/raw/IMA_HexTow_DataSheet.pdf</b:URL>
    <b:Author>
      <b:Author>
        <b:NameList>
          <b:Person>
            <b:Last>Hexcel</b:Last>
          </b:Person>
        </b:NameList>
      </b:Author>
    </b:Author>
    <b:PublicationTitle>HexTow® IMA Carbon Fiber Datasheet</b:PublicationTitle>
    <b:Guid>{C2C9E6F9-170E-4EB9-BAC3-C20AF832D57B}</b:Guid>
    <b:YearAccessed>2024</b:YearAccessed>
    <b:MonthAccessed>01</b:MonthAccessed>
    <b:DayAccessed>25</b:DayAccessed>
    <b:RefOrder>26</b:RefOrder>
  </b:Source>
  <b:Source>
    <b:Tag>Sho24</b:Tag>
    <b:SourceType>Misc</b:SourceType>
    <b:Guid>{B9388F46-3DD9-4FA7-BCDA-72DF13D203DD}</b:Guid>
    <b:Title>Hexply M21 UD and twill weave AFRL in plane characterization summary, DM 38554939</b:Title>
    <b:Year>2024</b:Year>
    <b:Author>
      <b:Author>
        <b:NameList>
          <b:Person>
            <b:Last>Shor</b:Last>
            <b:First>Ofir</b:First>
          </b:Person>
        </b:NameList>
      </b:Author>
    </b:Author>
    <b:Issue>DM 38554939</b:Issue>
    <b:RefOrder>27</b:RefOrder>
  </b:Source>
  <b:Source>
    <b:Tag>Kon99</b:Tag>
    <b:SourceType>JournalArticle</b:SourceType>
    <b:Guid>{7DA46A93-CEA1-4905-8163-B961031AEF1C}</b:Guid>
    <b:Title>Experimental investigation of a strain-softening approach to predicting failure in notched fibre-reinforced composite laminates</b:Title>
    <b:Year>1999</b:Year>
    <b:Author>
      <b:Author>
        <b:NameList>
          <b:Person>
            <b:Last>Kongshavn I</b:Last>
            <b:First>Poursartip</b:First>
            <b:Middle>A.</b:Middle>
          </b:Person>
        </b:NameList>
      </b:Author>
    </b:Author>
    <b:JournalName>Composites Science and Technology</b:JournalName>
    <b:Pages>29-40</b:Pages>
    <b:Volume>59</b:Volume>
    <b:Issue>1</b:Issue>
    <b:RefOrder>28</b:RefOrder>
  </b:Source>
  <b:Source>
    <b:Tag>Zob15</b:Tag>
    <b:SourceType>JournalArticle</b:SourceType>
    <b:Guid>{09F404B1-8C8D-469B-81B0-788BA411BE7A}</b:Guid>
    <b:Author>
      <b:Author>
        <b:NameList>
          <b:Person>
            <b:Last>Zobeiry N</b:Last>
            <b:First>Vaziri</b:First>
            <b:Middle>R, Poursartip A</b:Middle>
          </b:Person>
        </b:NameList>
      </b:Author>
    </b:Author>
    <b:Title>Characterization of strain-softening behavior and failure mechanisms of composites under tension and compression</b:Title>
    <b:JournalName>Composites Part A: Applied Science and Manufacturing</b:JournalName>
    <b:Year>2015</b:Year>
    <b:Pages>29-41</b:Pages>
    <b:Volume>68</b:Volume>
    <b:RefOrder>29</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19CA3BD07ABF6741933246AAA406E62F" ma:contentTypeVersion="15" ma:contentTypeDescription="Create a new document." ma:contentTypeScope="" ma:versionID="d0d207d42a150c1d6564ecbaaecc8a05">
  <xsd:schema xmlns:xsd="http://www.w3.org/2001/XMLSchema" xmlns:xs="http://www.w3.org/2001/XMLSchema" xmlns:p="http://schemas.microsoft.com/office/2006/metadata/properties" xmlns:ns3="be6e8c1b-6ba5-43da-8d26-7b316883106c" xmlns:ns4="98a8fa0d-8995-44c7-91be-96118535543b" targetNamespace="http://schemas.microsoft.com/office/2006/metadata/properties" ma:root="true" ma:fieldsID="81ecadafed23add099087b161205ace3" ns3:_="" ns4:_="">
    <xsd:import namespace="be6e8c1b-6ba5-43da-8d26-7b316883106c"/>
    <xsd:import namespace="98a8fa0d-8995-44c7-91be-96118535543b"/>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6e8c1b-6ba5-43da-8d26-7b316883106c"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8a8fa0d-8995-44c7-91be-96118535543b"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F264158-CB60-487D-BC77-89C890BC70D0}">
  <ds:schemaRefs>
    <ds:schemaRef ds:uri="http://schemas.microsoft.com/office/2006/metadata/properties"/>
    <ds:schemaRef ds:uri="http://schemas.microsoft.com/office/infopath/2007/PartnerControls"/>
    <ds:schemaRef ds:uri="be6e8c1b-6ba5-43da-8d26-7b316883106c"/>
  </ds:schemaRefs>
</ds:datastoreItem>
</file>

<file path=customXml/itemProps2.xml><?xml version="1.0" encoding="utf-8"?>
<ds:datastoreItem xmlns:ds="http://schemas.openxmlformats.org/officeDocument/2006/customXml" ds:itemID="{0BE823A0-C393-4E74-AD5A-731A4901BF00}">
  <ds:schemaRefs>
    <ds:schemaRef ds:uri="http://schemas.openxmlformats.org/officeDocument/2006/bibliography"/>
  </ds:schemaRefs>
</ds:datastoreItem>
</file>

<file path=customXml/itemProps3.xml><?xml version="1.0" encoding="utf-8"?>
<ds:datastoreItem xmlns:ds="http://schemas.openxmlformats.org/officeDocument/2006/customXml" ds:itemID="{AE4483E1-8545-4918-98F3-F56D114047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6e8c1b-6ba5-43da-8d26-7b316883106c"/>
    <ds:schemaRef ds:uri="98a8fa0d-8995-44c7-91be-9611853554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2DD33F0-8A34-4ACE-89C2-3DCD9F9AAAA0}">
  <ds:schemaRefs>
    <ds:schemaRef ds:uri="http://schemas.microsoft.com/sharepoint/v3/contenttype/forms"/>
  </ds:schemaRefs>
</ds:datastoreItem>
</file>

<file path=docMetadata/LabelInfo.xml><?xml version="1.0" encoding="utf-8"?>
<clbl:labelList xmlns:clbl="http://schemas.microsoft.com/office/2020/mipLabelMetadata">
  <clbl:label id="{b5a65d61-d7b8-421d-8c35-77932271ec4e}" enabled="1" method="Privileged" siteId="{d9d3d3ff-6c08-40ca-a4a9-aefb873ec020}" removed="0"/>
</clbl:labelList>
</file>

<file path=docProps/app.xml><?xml version="1.0" encoding="utf-8"?>
<Properties xmlns="http://schemas.openxmlformats.org/officeDocument/2006/extended-properties" xmlns:vt="http://schemas.openxmlformats.org/officeDocument/2006/docPropsVTypes">
  <Template>Normal.dotm</Template>
  <TotalTime>6351</TotalTime>
  <Pages>30</Pages>
  <Words>4835</Words>
  <Characters>26596</Characters>
  <Application>Microsoft Office Word</Application>
  <DocSecurity>0</DocSecurity>
  <Lines>1108</Lines>
  <Paragraphs>402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31029</CharactersWithSpaces>
  <SharedDoc>false</SharedDoc>
  <HLinks>
    <vt:vector size="132" baseType="variant">
      <vt:variant>
        <vt:i4>1638458</vt:i4>
      </vt:variant>
      <vt:variant>
        <vt:i4>134</vt:i4>
      </vt:variant>
      <vt:variant>
        <vt:i4>0</vt:i4>
      </vt:variant>
      <vt:variant>
        <vt:i4>5</vt:i4>
      </vt:variant>
      <vt:variant>
        <vt:lpwstr/>
      </vt:variant>
      <vt:variant>
        <vt:lpwstr>_Toc225844909</vt:lpwstr>
      </vt:variant>
      <vt:variant>
        <vt:i4>1638458</vt:i4>
      </vt:variant>
      <vt:variant>
        <vt:i4>128</vt:i4>
      </vt:variant>
      <vt:variant>
        <vt:i4>0</vt:i4>
      </vt:variant>
      <vt:variant>
        <vt:i4>5</vt:i4>
      </vt:variant>
      <vt:variant>
        <vt:lpwstr/>
      </vt:variant>
      <vt:variant>
        <vt:lpwstr>_Toc225844908</vt:lpwstr>
      </vt:variant>
      <vt:variant>
        <vt:i4>1638458</vt:i4>
      </vt:variant>
      <vt:variant>
        <vt:i4>122</vt:i4>
      </vt:variant>
      <vt:variant>
        <vt:i4>0</vt:i4>
      </vt:variant>
      <vt:variant>
        <vt:i4>5</vt:i4>
      </vt:variant>
      <vt:variant>
        <vt:lpwstr/>
      </vt:variant>
      <vt:variant>
        <vt:lpwstr>_Toc225844907</vt:lpwstr>
      </vt:variant>
      <vt:variant>
        <vt:i4>1638458</vt:i4>
      </vt:variant>
      <vt:variant>
        <vt:i4>116</vt:i4>
      </vt:variant>
      <vt:variant>
        <vt:i4>0</vt:i4>
      </vt:variant>
      <vt:variant>
        <vt:i4>5</vt:i4>
      </vt:variant>
      <vt:variant>
        <vt:lpwstr/>
      </vt:variant>
      <vt:variant>
        <vt:lpwstr>_Toc225844906</vt:lpwstr>
      </vt:variant>
      <vt:variant>
        <vt:i4>1638458</vt:i4>
      </vt:variant>
      <vt:variant>
        <vt:i4>110</vt:i4>
      </vt:variant>
      <vt:variant>
        <vt:i4>0</vt:i4>
      </vt:variant>
      <vt:variant>
        <vt:i4>5</vt:i4>
      </vt:variant>
      <vt:variant>
        <vt:lpwstr/>
      </vt:variant>
      <vt:variant>
        <vt:lpwstr>_Toc225844905</vt:lpwstr>
      </vt:variant>
      <vt:variant>
        <vt:i4>1638458</vt:i4>
      </vt:variant>
      <vt:variant>
        <vt:i4>104</vt:i4>
      </vt:variant>
      <vt:variant>
        <vt:i4>0</vt:i4>
      </vt:variant>
      <vt:variant>
        <vt:i4>5</vt:i4>
      </vt:variant>
      <vt:variant>
        <vt:lpwstr/>
      </vt:variant>
      <vt:variant>
        <vt:lpwstr>_Toc225844904</vt:lpwstr>
      </vt:variant>
      <vt:variant>
        <vt:i4>1507383</vt:i4>
      </vt:variant>
      <vt:variant>
        <vt:i4>92</vt:i4>
      </vt:variant>
      <vt:variant>
        <vt:i4>0</vt:i4>
      </vt:variant>
      <vt:variant>
        <vt:i4>5</vt:i4>
      </vt:variant>
      <vt:variant>
        <vt:lpwstr/>
      </vt:variant>
      <vt:variant>
        <vt:lpwstr>_Toc226636020</vt:lpwstr>
      </vt:variant>
      <vt:variant>
        <vt:i4>1310775</vt:i4>
      </vt:variant>
      <vt:variant>
        <vt:i4>86</vt:i4>
      </vt:variant>
      <vt:variant>
        <vt:i4>0</vt:i4>
      </vt:variant>
      <vt:variant>
        <vt:i4>5</vt:i4>
      </vt:variant>
      <vt:variant>
        <vt:lpwstr/>
      </vt:variant>
      <vt:variant>
        <vt:lpwstr>_Toc226636019</vt:lpwstr>
      </vt:variant>
      <vt:variant>
        <vt:i4>1310775</vt:i4>
      </vt:variant>
      <vt:variant>
        <vt:i4>80</vt:i4>
      </vt:variant>
      <vt:variant>
        <vt:i4>0</vt:i4>
      </vt:variant>
      <vt:variant>
        <vt:i4>5</vt:i4>
      </vt:variant>
      <vt:variant>
        <vt:lpwstr/>
      </vt:variant>
      <vt:variant>
        <vt:lpwstr>_Toc226636018</vt:lpwstr>
      </vt:variant>
      <vt:variant>
        <vt:i4>1310775</vt:i4>
      </vt:variant>
      <vt:variant>
        <vt:i4>74</vt:i4>
      </vt:variant>
      <vt:variant>
        <vt:i4>0</vt:i4>
      </vt:variant>
      <vt:variant>
        <vt:i4>5</vt:i4>
      </vt:variant>
      <vt:variant>
        <vt:lpwstr/>
      </vt:variant>
      <vt:variant>
        <vt:lpwstr>_Toc226636017</vt:lpwstr>
      </vt:variant>
      <vt:variant>
        <vt:i4>1310775</vt:i4>
      </vt:variant>
      <vt:variant>
        <vt:i4>68</vt:i4>
      </vt:variant>
      <vt:variant>
        <vt:i4>0</vt:i4>
      </vt:variant>
      <vt:variant>
        <vt:i4>5</vt:i4>
      </vt:variant>
      <vt:variant>
        <vt:lpwstr/>
      </vt:variant>
      <vt:variant>
        <vt:lpwstr>_Toc226636016</vt:lpwstr>
      </vt:variant>
      <vt:variant>
        <vt:i4>1310775</vt:i4>
      </vt:variant>
      <vt:variant>
        <vt:i4>62</vt:i4>
      </vt:variant>
      <vt:variant>
        <vt:i4>0</vt:i4>
      </vt:variant>
      <vt:variant>
        <vt:i4>5</vt:i4>
      </vt:variant>
      <vt:variant>
        <vt:lpwstr/>
      </vt:variant>
      <vt:variant>
        <vt:lpwstr>_Toc226636015</vt:lpwstr>
      </vt:variant>
      <vt:variant>
        <vt:i4>1310775</vt:i4>
      </vt:variant>
      <vt:variant>
        <vt:i4>56</vt:i4>
      </vt:variant>
      <vt:variant>
        <vt:i4>0</vt:i4>
      </vt:variant>
      <vt:variant>
        <vt:i4>5</vt:i4>
      </vt:variant>
      <vt:variant>
        <vt:lpwstr/>
      </vt:variant>
      <vt:variant>
        <vt:lpwstr>_Toc226636014</vt:lpwstr>
      </vt:variant>
      <vt:variant>
        <vt:i4>1310775</vt:i4>
      </vt:variant>
      <vt:variant>
        <vt:i4>50</vt:i4>
      </vt:variant>
      <vt:variant>
        <vt:i4>0</vt:i4>
      </vt:variant>
      <vt:variant>
        <vt:i4>5</vt:i4>
      </vt:variant>
      <vt:variant>
        <vt:lpwstr/>
      </vt:variant>
      <vt:variant>
        <vt:lpwstr>_Toc226636013</vt:lpwstr>
      </vt:variant>
      <vt:variant>
        <vt:i4>1310775</vt:i4>
      </vt:variant>
      <vt:variant>
        <vt:i4>44</vt:i4>
      </vt:variant>
      <vt:variant>
        <vt:i4>0</vt:i4>
      </vt:variant>
      <vt:variant>
        <vt:i4>5</vt:i4>
      </vt:variant>
      <vt:variant>
        <vt:lpwstr/>
      </vt:variant>
      <vt:variant>
        <vt:lpwstr>_Toc226636012</vt:lpwstr>
      </vt:variant>
      <vt:variant>
        <vt:i4>1310775</vt:i4>
      </vt:variant>
      <vt:variant>
        <vt:i4>38</vt:i4>
      </vt:variant>
      <vt:variant>
        <vt:i4>0</vt:i4>
      </vt:variant>
      <vt:variant>
        <vt:i4>5</vt:i4>
      </vt:variant>
      <vt:variant>
        <vt:lpwstr/>
      </vt:variant>
      <vt:variant>
        <vt:lpwstr>_Toc226636011</vt:lpwstr>
      </vt:variant>
      <vt:variant>
        <vt:i4>1310775</vt:i4>
      </vt:variant>
      <vt:variant>
        <vt:i4>32</vt:i4>
      </vt:variant>
      <vt:variant>
        <vt:i4>0</vt:i4>
      </vt:variant>
      <vt:variant>
        <vt:i4>5</vt:i4>
      </vt:variant>
      <vt:variant>
        <vt:lpwstr/>
      </vt:variant>
      <vt:variant>
        <vt:lpwstr>_Toc226636010</vt:lpwstr>
      </vt:variant>
      <vt:variant>
        <vt:i4>1376311</vt:i4>
      </vt:variant>
      <vt:variant>
        <vt:i4>26</vt:i4>
      </vt:variant>
      <vt:variant>
        <vt:i4>0</vt:i4>
      </vt:variant>
      <vt:variant>
        <vt:i4>5</vt:i4>
      </vt:variant>
      <vt:variant>
        <vt:lpwstr/>
      </vt:variant>
      <vt:variant>
        <vt:lpwstr>_Toc226636009</vt:lpwstr>
      </vt:variant>
      <vt:variant>
        <vt:i4>1376311</vt:i4>
      </vt:variant>
      <vt:variant>
        <vt:i4>20</vt:i4>
      </vt:variant>
      <vt:variant>
        <vt:i4>0</vt:i4>
      </vt:variant>
      <vt:variant>
        <vt:i4>5</vt:i4>
      </vt:variant>
      <vt:variant>
        <vt:lpwstr/>
      </vt:variant>
      <vt:variant>
        <vt:lpwstr>_Toc226636008</vt:lpwstr>
      </vt:variant>
      <vt:variant>
        <vt:i4>1376311</vt:i4>
      </vt:variant>
      <vt:variant>
        <vt:i4>14</vt:i4>
      </vt:variant>
      <vt:variant>
        <vt:i4>0</vt:i4>
      </vt:variant>
      <vt:variant>
        <vt:i4>5</vt:i4>
      </vt:variant>
      <vt:variant>
        <vt:lpwstr/>
      </vt:variant>
      <vt:variant>
        <vt:lpwstr>_Toc226636007</vt:lpwstr>
      </vt:variant>
      <vt:variant>
        <vt:i4>1376311</vt:i4>
      </vt:variant>
      <vt:variant>
        <vt:i4>8</vt:i4>
      </vt:variant>
      <vt:variant>
        <vt:i4>0</vt:i4>
      </vt:variant>
      <vt:variant>
        <vt:i4>5</vt:i4>
      </vt:variant>
      <vt:variant>
        <vt:lpwstr/>
      </vt:variant>
      <vt:variant>
        <vt:lpwstr>_Toc226636006</vt:lpwstr>
      </vt:variant>
      <vt:variant>
        <vt:i4>1376311</vt:i4>
      </vt:variant>
      <vt:variant>
        <vt:i4>2</vt:i4>
      </vt:variant>
      <vt:variant>
        <vt:i4>0</vt:i4>
      </vt:variant>
      <vt:variant>
        <vt:i4>5</vt:i4>
      </vt:variant>
      <vt:variant>
        <vt:lpwstr/>
      </vt:variant>
      <vt:variant>
        <vt:lpwstr>_Toc226636005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IDO SIMON</dc:creator>
  <cp:keywords/>
  <dc:description/>
  <cp:lastModifiedBy>Nir Karl</cp:lastModifiedBy>
  <cp:revision>9</cp:revision>
  <dcterms:created xsi:type="dcterms:W3CDTF">2026-05-06T20:18:00Z</dcterms:created>
  <dcterms:modified xsi:type="dcterms:W3CDTF">2026-05-11T20:17:00Z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0x01010019CA3BD07ABF6741933246AAA406E62F</vt:lpwstr>
  </property>
  <property fmtid="{D5CDD505-2E9C-101B-9397-08002B2CF9AE}" pid="3" name="MSIP_Label_b5a65d61-d7b8-421d-8c35-77932271ec4e_Enabled">
    <vt:lpwstr>true</vt:lpwstr>
  </property>
  <property fmtid="{D5CDD505-2E9C-101B-9397-08002B2CF9AE}" pid="4" name="MSIP_Label_b5a65d61-d7b8-421d-8c35-77932271ec4e_SetDate">
    <vt:lpwstr>2024-01-17T04:37:35Z</vt:lpwstr>
  </property>
  <property fmtid="{D5CDD505-2E9C-101B-9397-08002B2CF9AE}" pid="5" name="MSIP_Label_b5a65d61-d7b8-421d-8c35-77932271ec4e_Method">
    <vt:lpwstr>Privileged</vt:lpwstr>
  </property>
  <property fmtid="{D5CDD505-2E9C-101B-9397-08002B2CF9AE}" pid="6" name="MSIP_Label_b5a65d61-d7b8-421d-8c35-77932271ec4e_Name">
    <vt:lpwstr>White</vt:lpwstr>
  </property>
  <property fmtid="{D5CDD505-2E9C-101B-9397-08002B2CF9AE}" pid="7" name="MSIP_Label_b5a65d61-d7b8-421d-8c35-77932271ec4e_SiteId">
    <vt:lpwstr>d9d3d3ff-6c08-40ca-a4a9-aefb873ec020</vt:lpwstr>
  </property>
  <property fmtid="{D5CDD505-2E9C-101B-9397-08002B2CF9AE}" pid="8" name="MSIP_Label_b5a65d61-d7b8-421d-8c35-77932271ec4e_ActionId">
    <vt:lpwstr>44667c2a-4c5d-4ace-870a-462329422a3f</vt:lpwstr>
  </property>
  <property fmtid="{D5CDD505-2E9C-101B-9397-08002B2CF9AE}" pid="9" name="MSIP_Label_b5a65d61-d7b8-421d-8c35-77932271ec4e_ContentBits">
    <vt:lpwstr>0</vt:lpwstr>
  </property>
</Properties>
</file>